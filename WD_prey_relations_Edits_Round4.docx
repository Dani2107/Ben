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51F3" w14:textId="7F2223D3" w:rsidR="00EC0DAE" w:rsidRDefault="007D7ACC" w:rsidP="007552E1">
      <w:pPr>
        <w:spacing w:line="276" w:lineRule="auto"/>
        <w:jc w:val="center"/>
        <w:rPr>
          <w:b/>
        </w:rPr>
      </w:pPr>
      <w:r w:rsidRPr="008816DE">
        <w:rPr>
          <w:b/>
        </w:rPr>
        <w:t>Ambient t</w:t>
      </w:r>
      <w:r w:rsidR="00EC0DAE" w:rsidRPr="008816DE">
        <w:rPr>
          <w:b/>
        </w:rPr>
        <w:t xml:space="preserve">emperature affects </w:t>
      </w:r>
      <w:r w:rsidR="00153590" w:rsidRPr="008816DE">
        <w:rPr>
          <w:b/>
        </w:rPr>
        <w:t xml:space="preserve">mammalian </w:t>
      </w:r>
      <w:r w:rsidR="00EC0DAE" w:rsidRPr="008816DE">
        <w:rPr>
          <w:b/>
        </w:rPr>
        <w:t>predator-prey interactions in an African savanna</w:t>
      </w:r>
    </w:p>
    <w:p w14:paraId="303E6782" w14:textId="77777777" w:rsidR="00956092" w:rsidRPr="00956092" w:rsidRDefault="00956092" w:rsidP="007552E1">
      <w:pPr>
        <w:spacing w:line="276" w:lineRule="auto"/>
        <w:jc w:val="center"/>
      </w:pPr>
    </w:p>
    <w:p w14:paraId="16F2AF8F" w14:textId="26201950" w:rsidR="00EC0DAE" w:rsidRDefault="00EC0DAE" w:rsidP="00416AEF">
      <w:pPr>
        <w:spacing w:line="276" w:lineRule="auto"/>
        <w:jc w:val="center"/>
        <w:rPr>
          <w:vertAlign w:val="superscript"/>
        </w:rPr>
      </w:pPr>
      <w:r w:rsidRPr="009303C7">
        <w:t>D</w:t>
      </w:r>
      <w:r>
        <w:t>.</w:t>
      </w:r>
      <w:r w:rsidRPr="009303C7">
        <w:t xml:space="preserve"> Rabaiotti</w:t>
      </w:r>
      <w:r w:rsidRPr="009303C7">
        <w:rPr>
          <w:vertAlign w:val="superscript"/>
        </w:rPr>
        <w:t>1,2</w:t>
      </w:r>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xml:space="preserve">, </w:t>
      </w:r>
      <w:r w:rsidR="00416AEF">
        <w:t>Jacob R. Goheen</w:t>
      </w:r>
      <w:r w:rsidR="00416AEF" w:rsidRPr="001C215E">
        <w:rPr>
          <w:vertAlign w:val="superscript"/>
        </w:rPr>
        <w:t>4</w:t>
      </w:r>
      <w:r w:rsidR="008816DE">
        <w:rPr>
          <w:vertAlign w:val="superscript"/>
        </w:rPr>
        <w:t>,5</w:t>
      </w:r>
      <w:r w:rsidR="00416AEF">
        <w:t xml:space="preserve">, Andrea </w:t>
      </w:r>
      <w:r w:rsidR="008816DE">
        <w:t>Fuller</w:t>
      </w:r>
      <w:r w:rsidR="008816DE">
        <w:rPr>
          <w:vertAlign w:val="superscript"/>
        </w:rPr>
        <w:t>6</w:t>
      </w:r>
      <w:r w:rsidR="00416AEF">
        <w:t>,</w:t>
      </w:r>
      <w:r w:rsidR="00416AEF">
        <w:rPr>
          <w:vertAlign w:val="superscript"/>
        </w:rPr>
        <w:t xml:space="preserve"> </w:t>
      </w:r>
      <w:r w:rsidRPr="009303C7">
        <w:t>Sophie Morrill</w:t>
      </w:r>
      <w:r w:rsidRPr="009303C7">
        <w:rPr>
          <w:vertAlign w:val="superscript"/>
        </w:rPr>
        <w:t>2</w:t>
      </w:r>
      <w:r w:rsidR="00416AEF">
        <w:rPr>
          <w:vertAlign w:val="superscript"/>
        </w:rPr>
        <w:t xml:space="preserve"> </w:t>
      </w:r>
      <w:r w:rsidRPr="009303C7">
        <w:t>and Rosie Woodroffe</w:t>
      </w:r>
      <w:r w:rsidRPr="009303C7">
        <w:rPr>
          <w:vertAlign w:val="superscript"/>
        </w:rPr>
        <w:t>1</w:t>
      </w:r>
      <w:r w:rsidR="000A7A29">
        <w:rPr>
          <w:vertAlign w:val="superscript"/>
        </w:rPr>
        <w:t>,5</w:t>
      </w:r>
    </w:p>
    <w:p w14:paraId="25A889D5" w14:textId="77777777" w:rsidR="004C6BE2" w:rsidRDefault="004C6BE2" w:rsidP="007552E1">
      <w:pPr>
        <w:spacing w:line="240" w:lineRule="auto"/>
        <w:jc w:val="center"/>
      </w:pPr>
    </w:p>
    <w:p w14:paraId="4BA2A32E" w14:textId="26ABB2FC" w:rsidR="00EC0DAE" w:rsidRPr="00C556F2" w:rsidRDefault="00EC0DAE" w:rsidP="009710CF">
      <w:pPr>
        <w:spacing w:line="276" w:lineRule="auto"/>
        <w:rPr>
          <w:sz w:val="20"/>
          <w:szCs w:val="20"/>
        </w:rPr>
      </w:pPr>
      <w:r w:rsidRPr="00C556F2">
        <w:rPr>
          <w:sz w:val="20"/>
          <w:szCs w:val="20"/>
          <w:vertAlign w:val="superscript"/>
        </w:rPr>
        <w:t>1</w:t>
      </w:r>
      <w:r w:rsidRPr="00C556F2">
        <w:rPr>
          <w:sz w:val="20"/>
          <w:szCs w:val="20"/>
        </w:rPr>
        <w:t>Institute of Zoology, Regents Park, London, UK, NW1 4RY</w:t>
      </w:r>
    </w:p>
    <w:p w14:paraId="6FBF0896" w14:textId="1B3104C5" w:rsidR="00EC0DAE" w:rsidRPr="00C556F2" w:rsidRDefault="00EC0DAE" w:rsidP="009710CF">
      <w:pPr>
        <w:spacing w:line="276" w:lineRule="auto"/>
        <w:ind w:left="426" w:hanging="142"/>
        <w:rPr>
          <w:sz w:val="20"/>
          <w:szCs w:val="20"/>
        </w:rPr>
      </w:pPr>
      <w:r w:rsidRPr="00C556F2">
        <w:rPr>
          <w:sz w:val="20"/>
          <w:szCs w:val="20"/>
          <w:vertAlign w:val="superscript"/>
        </w:rPr>
        <w:t>2</w:t>
      </w:r>
      <w:r w:rsidRPr="00C556F2">
        <w:rPr>
          <w:sz w:val="20"/>
          <w:szCs w:val="20"/>
        </w:rPr>
        <w:t>Department of Genetics, Evolution and Environment, University College London, Gower Street, London, UK, WC1H 0AG</w:t>
      </w:r>
    </w:p>
    <w:p w14:paraId="744F0EFC" w14:textId="64933C99" w:rsidR="00EC0DAE" w:rsidRPr="00C556F2" w:rsidRDefault="00EC0DAE" w:rsidP="009710CF">
      <w:pPr>
        <w:spacing w:line="276" w:lineRule="auto"/>
        <w:ind w:left="426" w:hanging="142"/>
        <w:rPr>
          <w:sz w:val="20"/>
          <w:szCs w:val="20"/>
        </w:rPr>
      </w:pPr>
      <w:r w:rsidRPr="00C556F2">
        <w:rPr>
          <w:sz w:val="20"/>
          <w:szCs w:val="20"/>
          <w:vertAlign w:val="superscript"/>
        </w:rPr>
        <w:t>3</w:t>
      </w:r>
      <w:r w:rsidRPr="00C556F2">
        <w:rPr>
          <w:sz w:val="20"/>
          <w:szCs w:val="20"/>
        </w:rPr>
        <w:t>Departent of Biology, University of British Columbia, 3187 University Way, ASC 413, Kelowna, BC Canada V1V 1V7</w:t>
      </w:r>
    </w:p>
    <w:p w14:paraId="17FEC6A5" w14:textId="3365A41B" w:rsidR="00EC0DAE" w:rsidRDefault="00EC0DAE" w:rsidP="009710CF">
      <w:pPr>
        <w:spacing w:line="276" w:lineRule="auto"/>
        <w:ind w:left="426" w:hanging="142"/>
        <w:rPr>
          <w:sz w:val="20"/>
          <w:szCs w:val="20"/>
        </w:rPr>
      </w:pPr>
      <w:r w:rsidRPr="00C556F2">
        <w:rPr>
          <w:sz w:val="20"/>
          <w:szCs w:val="20"/>
          <w:vertAlign w:val="superscript"/>
        </w:rPr>
        <w:t>4</w:t>
      </w:r>
      <w:r w:rsidRPr="00C556F2">
        <w:rPr>
          <w:sz w:val="20"/>
          <w:szCs w:val="20"/>
        </w:rPr>
        <w:t>Departent of Zoology and Physiology, University of Wyoming, 1000 E. University Ave., Laramie, USA, WY 82071</w:t>
      </w:r>
    </w:p>
    <w:p w14:paraId="6E3A9055" w14:textId="1FB1FD5E" w:rsidR="008816DE" w:rsidRPr="008816DE" w:rsidRDefault="00D62BE9" w:rsidP="009710CF">
      <w:pPr>
        <w:spacing w:line="276" w:lineRule="auto"/>
        <w:ind w:left="426" w:hanging="142"/>
        <w:rPr>
          <w:sz w:val="20"/>
          <w:szCs w:val="20"/>
        </w:rPr>
      </w:pPr>
      <w:r w:rsidRPr="00D62BE9">
        <w:rPr>
          <w:sz w:val="20"/>
          <w:szCs w:val="20"/>
          <w:vertAlign w:val="superscript"/>
        </w:rPr>
        <w:t>5</w:t>
      </w:r>
      <w:r w:rsidR="008816DE" w:rsidRPr="008816DE">
        <w:rPr>
          <w:sz w:val="20"/>
          <w:szCs w:val="20"/>
        </w:rPr>
        <w:t>Mpala Research Centre, PO Box 555, Nanyuki, Kenya</w:t>
      </w:r>
    </w:p>
    <w:p w14:paraId="38468AAD" w14:textId="633F7DD2" w:rsidR="00D62BE9" w:rsidRPr="00D62BE9" w:rsidRDefault="008816DE" w:rsidP="009710CF">
      <w:pPr>
        <w:spacing w:line="276" w:lineRule="auto"/>
        <w:ind w:left="426" w:hanging="142"/>
        <w:rPr>
          <w:sz w:val="20"/>
          <w:szCs w:val="20"/>
        </w:rPr>
      </w:pPr>
      <w:r w:rsidRPr="008816DE">
        <w:rPr>
          <w:vertAlign w:val="superscript"/>
        </w:rPr>
        <w:t>6</w:t>
      </w:r>
      <w:r w:rsidR="00D62BE9" w:rsidRPr="00D62BE9">
        <w:rPr>
          <w:sz w:val="20"/>
          <w:szCs w:val="20"/>
        </w:rPr>
        <w:t>School of Physiology, Faculty of Health Sciences</w:t>
      </w:r>
      <w:r w:rsidR="00D62BE9">
        <w:t xml:space="preserve">, </w:t>
      </w:r>
      <w:r w:rsidR="00D62BE9" w:rsidRPr="00D62BE9">
        <w:rPr>
          <w:sz w:val="20"/>
          <w:szCs w:val="20"/>
        </w:rPr>
        <w:t>University of Witwatersrand 7 York Road, Parktown 2193. Johannesburg South Africa</w:t>
      </w:r>
    </w:p>
    <w:p w14:paraId="5D5572C1" w14:textId="2FE3BE5C" w:rsidR="00C17A7B" w:rsidRDefault="00C17A7B" w:rsidP="007C2A70">
      <w:pPr>
        <w:spacing w:line="240" w:lineRule="auto"/>
      </w:pPr>
    </w:p>
    <w:p w14:paraId="009162A3" w14:textId="1D66B582" w:rsidR="00B359D4" w:rsidRPr="00B359D4" w:rsidRDefault="00C17A7B" w:rsidP="007552E1">
      <w:pPr>
        <w:ind w:firstLine="0"/>
      </w:pPr>
      <w:r>
        <w:t xml:space="preserve">Abbreviated title: </w:t>
      </w:r>
      <w:r w:rsidRPr="00ED5FED">
        <w:rPr>
          <w:bCs/>
          <w:iCs/>
        </w:rPr>
        <w:t>Temperature affects pred</w:t>
      </w:r>
      <w:r w:rsidR="00B359D4">
        <w:rPr>
          <w:bCs/>
          <w:iCs/>
        </w:rPr>
        <w:t>ator</w:t>
      </w:r>
      <w:r w:rsidRPr="00ED5FED">
        <w:rPr>
          <w:bCs/>
          <w:iCs/>
        </w:rPr>
        <w:t>-prey interactions</w:t>
      </w:r>
      <w:r w:rsidRPr="00C17A7B">
        <w:t xml:space="preserve"> </w:t>
      </w:r>
    </w:p>
    <w:p w14:paraId="78829FD8" w14:textId="201D88A2" w:rsidR="00C17A7B" w:rsidRDefault="00C17A7B" w:rsidP="00C17A7B">
      <w:pPr>
        <w:pStyle w:val="Heading1"/>
        <w:spacing w:line="276" w:lineRule="auto"/>
        <w:rPr>
          <w:b w:val="0"/>
          <w:bCs/>
          <w:i w:val="0"/>
          <w:iCs/>
        </w:rPr>
      </w:pPr>
      <w:r>
        <w:t xml:space="preserve">Article type: </w:t>
      </w:r>
      <w:r w:rsidR="00F97348">
        <w:rPr>
          <w:b w:val="0"/>
          <w:bCs/>
          <w:i w:val="0"/>
          <w:iCs/>
        </w:rPr>
        <w:t>Research article</w:t>
      </w:r>
    </w:p>
    <w:p w14:paraId="2A973051" w14:textId="3085EF46" w:rsidR="00C17A7B" w:rsidRDefault="00C17A7B" w:rsidP="00C17A7B">
      <w:pPr>
        <w:spacing w:line="276" w:lineRule="auto"/>
        <w:ind w:firstLine="0"/>
      </w:pPr>
    </w:p>
    <w:p w14:paraId="1D39215B" w14:textId="2477D52A" w:rsidR="00C17A7B" w:rsidRDefault="00C17A7B" w:rsidP="00C17A7B">
      <w:pPr>
        <w:spacing w:line="276" w:lineRule="auto"/>
        <w:ind w:firstLine="0"/>
      </w:pPr>
      <w:r w:rsidRPr="009710CF">
        <w:rPr>
          <w:b/>
          <w:bCs/>
          <w:i/>
          <w:iCs/>
        </w:rPr>
        <w:t xml:space="preserve">Number of </w:t>
      </w:r>
      <w:r w:rsidR="00C556F2">
        <w:rPr>
          <w:b/>
          <w:bCs/>
          <w:i/>
          <w:iCs/>
        </w:rPr>
        <w:t>w</w:t>
      </w:r>
      <w:r w:rsidRPr="009710CF">
        <w:rPr>
          <w:b/>
          <w:bCs/>
          <w:i/>
          <w:iCs/>
        </w:rPr>
        <w:t xml:space="preserve">ords: </w:t>
      </w:r>
      <w:r>
        <w:t xml:space="preserve">Abstract = </w:t>
      </w:r>
      <w:r w:rsidR="00D942CE">
        <w:t>3</w:t>
      </w:r>
      <w:r w:rsidR="005A053C">
        <w:t>72</w:t>
      </w:r>
      <w:r>
        <w:t xml:space="preserve">, Main text = </w:t>
      </w:r>
      <w:r w:rsidR="005A053C">
        <w:t>5524</w:t>
      </w:r>
    </w:p>
    <w:p w14:paraId="5F98299A" w14:textId="50D01D24" w:rsidR="00C556F2" w:rsidRDefault="00C556F2" w:rsidP="00C17A7B">
      <w:pPr>
        <w:spacing w:line="276" w:lineRule="auto"/>
        <w:ind w:firstLine="0"/>
      </w:pPr>
    </w:p>
    <w:p w14:paraId="5AFAC1FF" w14:textId="5DE8E635" w:rsidR="00C556F2" w:rsidRDefault="00C556F2" w:rsidP="00C17A7B">
      <w:pPr>
        <w:spacing w:line="276" w:lineRule="auto"/>
        <w:ind w:firstLine="0"/>
      </w:pPr>
      <w:r>
        <w:rPr>
          <w:b/>
          <w:bCs/>
          <w:i/>
          <w:iCs/>
        </w:rPr>
        <w:t>Corresponding author:</w:t>
      </w:r>
      <w:r w:rsidRPr="00B15CDB">
        <w:rPr>
          <w:b/>
          <w:bCs/>
          <w:i/>
          <w:iCs/>
        </w:rPr>
        <w:t xml:space="preserve"> </w:t>
      </w:r>
      <w:r>
        <w:t xml:space="preserve">D. Rabaiotti, Daniella.Rabaiotti@ioz.ac.uk, +447968018087 </w:t>
      </w:r>
    </w:p>
    <w:p w14:paraId="4D09F07D" w14:textId="66F91C19" w:rsidR="00C17A7B" w:rsidRDefault="00C17A7B" w:rsidP="00C17A7B">
      <w:pPr>
        <w:spacing w:line="276" w:lineRule="auto"/>
        <w:ind w:firstLine="0"/>
      </w:pPr>
    </w:p>
    <w:p w14:paraId="3E29E058" w14:textId="6429192A" w:rsidR="00F97348" w:rsidRDefault="00F97348">
      <w:pPr>
        <w:spacing w:line="240" w:lineRule="auto"/>
        <w:ind w:firstLine="0"/>
      </w:pPr>
      <w:r>
        <w:br w:type="page"/>
      </w:r>
    </w:p>
    <w:p w14:paraId="188198A6" w14:textId="77777777" w:rsidR="00EC0DAE" w:rsidRPr="007C2A70" w:rsidRDefault="00EC0DAE" w:rsidP="007C2A70">
      <w:pPr>
        <w:pStyle w:val="Heading1"/>
      </w:pPr>
      <w:r w:rsidRPr="007C2A70">
        <w:lastRenderedPageBreak/>
        <w:t>Abstract</w:t>
      </w:r>
    </w:p>
    <w:p w14:paraId="3705412C" w14:textId="3ABF5142" w:rsidR="00243579" w:rsidRDefault="00B63AD7" w:rsidP="00243579">
      <w:pPr>
        <w:pStyle w:val="ListParagraph"/>
        <w:numPr>
          <w:ilvl w:val="0"/>
          <w:numId w:val="13"/>
        </w:numPr>
      </w:pPr>
      <w:r>
        <w:t>In</w:t>
      </w:r>
      <w:r w:rsidR="00243579">
        <w:t xml:space="preserve"> response to high </w:t>
      </w:r>
      <w:r w:rsidR="000A7A29">
        <w:t xml:space="preserve">ambient </w:t>
      </w:r>
      <w:r w:rsidR="00243579">
        <w:t xml:space="preserve">temperatures, </w:t>
      </w:r>
      <w:r>
        <w:t xml:space="preserve">individuals alter their resource use by </w:t>
      </w:r>
      <w:r w:rsidR="00243579" w:rsidRPr="007C2A70">
        <w:t xml:space="preserve">curtailing foraging time, </w:t>
      </w:r>
      <w:r w:rsidR="00243579">
        <w:t xml:space="preserve">seeking cooler microclimates, choosing different foods, increasing water intake, </w:t>
      </w:r>
      <w:r>
        <w:t xml:space="preserve">and </w:t>
      </w:r>
      <w:r w:rsidR="00243579" w:rsidRPr="007C2A70">
        <w:t xml:space="preserve">switching from diurnal to nocturnal </w:t>
      </w:r>
      <w:r>
        <w:t>activity</w:t>
      </w:r>
      <w:r w:rsidR="004F6210">
        <w:t xml:space="preserve">. These shifts enable them </w:t>
      </w:r>
      <w:r w:rsidR="00243579">
        <w:t xml:space="preserve">to more effectively </w:t>
      </w:r>
      <w:r w:rsidR="004F6210">
        <w:t>thermoregulate, as well as conserve water,</w:t>
      </w:r>
      <w:r w:rsidR="00243579">
        <w:t xml:space="preserve"> in the face of hot weather.</w:t>
      </w:r>
      <w:r w:rsidR="00243579" w:rsidRPr="007C2A70">
        <w:t xml:space="preserve"> </w:t>
      </w:r>
    </w:p>
    <w:p w14:paraId="283A9981" w14:textId="5AB3F7F7" w:rsidR="00243579" w:rsidRDefault="00B63AD7" w:rsidP="004646A2">
      <w:pPr>
        <w:pStyle w:val="ListParagraph"/>
        <w:numPr>
          <w:ilvl w:val="0"/>
          <w:numId w:val="13"/>
        </w:numPr>
      </w:pPr>
      <w:r>
        <w:t>During hot weather, such b</w:t>
      </w:r>
      <w:r w:rsidR="004F6210">
        <w:t>ehavioural</w:t>
      </w:r>
      <w:r w:rsidR="00243579">
        <w:t xml:space="preserve"> shifts</w:t>
      </w:r>
      <w:r w:rsidR="004F6210">
        <w:t xml:space="preserve"> </w:t>
      </w:r>
      <w:r w:rsidR="00243579">
        <w:t xml:space="preserve">are likely to impact </w:t>
      </w:r>
      <w:r>
        <w:t>predator-prey interactions</w:t>
      </w:r>
      <w:r w:rsidR="00243579">
        <w:t xml:space="preserve">, with predation risk </w:t>
      </w:r>
      <w:r>
        <w:t>arising from the joint</w:t>
      </w:r>
      <w:r w:rsidR="00243579">
        <w:t xml:space="preserve"> </w:t>
      </w:r>
      <w:r w:rsidR="004F6210">
        <w:t xml:space="preserve">responses of </w:t>
      </w:r>
      <w:r w:rsidR="00243579">
        <w:t>predator and prey to climatic conditions.</w:t>
      </w:r>
    </w:p>
    <w:p w14:paraId="455C4EBD" w14:textId="4A832F95" w:rsidR="00243579" w:rsidRDefault="00243579" w:rsidP="00243579">
      <w:pPr>
        <w:pStyle w:val="ListParagraph"/>
        <w:numPr>
          <w:ilvl w:val="0"/>
          <w:numId w:val="13"/>
        </w:numPr>
      </w:pPr>
      <w:r>
        <w:t>I</w:t>
      </w:r>
      <w:r w:rsidRPr="00243579">
        <w:t>t has</w:t>
      </w:r>
      <w:r w:rsidR="004F6210">
        <w:t xml:space="preserve"> </w:t>
      </w:r>
      <w:r w:rsidRPr="00243579">
        <w:t>been proposed that larger</w:t>
      </w:r>
      <w:r w:rsidR="00B63AD7">
        <w:t>-bodied</w:t>
      </w:r>
      <w:r w:rsidRPr="00243579">
        <w:t xml:space="preserve"> mammals will have more difficulty dissipating h</w:t>
      </w:r>
      <w:r>
        <w:t>eat at high temperatures</w:t>
      </w:r>
      <w:r w:rsidRPr="00243579">
        <w:t>,</w:t>
      </w:r>
      <w:r>
        <w:t xml:space="preserve"> </w:t>
      </w:r>
      <w:r w:rsidR="00B63AD7">
        <w:t>and should</w:t>
      </w:r>
      <w:r>
        <w:t xml:space="preserve"> overheat during chases by smaller</w:t>
      </w:r>
      <w:r w:rsidR="00B63AD7">
        <w:t>-</w:t>
      </w:r>
      <w:r>
        <w:t>bodied predators.</w:t>
      </w:r>
      <w:r w:rsidRPr="00243579">
        <w:t xml:space="preserve"> </w:t>
      </w:r>
      <w:r>
        <w:t xml:space="preserve">This </w:t>
      </w:r>
      <w:r w:rsidR="00B63AD7">
        <w:t xml:space="preserve">hypothesis </w:t>
      </w:r>
      <w:r>
        <w:t>focuses on dry heat loss, however,</w:t>
      </w:r>
      <w:r w:rsidRPr="00243579">
        <w:t xml:space="preserve"> and fails to consider the role of evaporative cooling for heat dissipation</w:t>
      </w:r>
      <w:r w:rsidR="008816DE">
        <w:t xml:space="preserve"> in mammals</w:t>
      </w:r>
      <w:r w:rsidRPr="00243579">
        <w:t xml:space="preserve">.  </w:t>
      </w:r>
    </w:p>
    <w:p w14:paraId="2FABA2B8" w14:textId="0110C0BA" w:rsidR="004F6210" w:rsidRDefault="004F6210" w:rsidP="004F6210">
      <w:pPr>
        <w:pStyle w:val="ListParagraph"/>
        <w:numPr>
          <w:ilvl w:val="0"/>
          <w:numId w:val="13"/>
        </w:numPr>
      </w:pPr>
      <w:r>
        <w:t xml:space="preserve">We investigated how ambient temperature impacted predator-prey interactions in a three-species system comprising one predator, the African wild dog </w:t>
      </w:r>
      <w:r w:rsidRPr="007C2A70">
        <w:t>(</w:t>
      </w:r>
      <w:r w:rsidRPr="004E56D5">
        <w:rPr>
          <w:i/>
          <w:iCs/>
        </w:rPr>
        <w:t>Lycaon pictus</w:t>
      </w:r>
      <w:r w:rsidRPr="007C2A70">
        <w:t>)</w:t>
      </w:r>
      <w:r>
        <w:t xml:space="preserve">, and two prey species, </w:t>
      </w:r>
      <w:r w:rsidR="00F26790">
        <w:t>ca. 5</w:t>
      </w:r>
      <w:r w:rsidR="000137CF">
        <w:t xml:space="preserve"> </w:t>
      </w:r>
      <w:r w:rsidR="00F26790">
        <w:t xml:space="preserve">kg </w:t>
      </w:r>
      <w:r w:rsidR="000C771F">
        <w:t xml:space="preserve">dik-diks </w:t>
      </w:r>
      <w:r w:rsidRPr="007C2A70">
        <w:t>(</w:t>
      </w:r>
      <w:r w:rsidRPr="004E56D5">
        <w:rPr>
          <w:i/>
          <w:iCs/>
        </w:rPr>
        <w:t>Madoqua guentheri</w:t>
      </w:r>
      <w:r w:rsidRPr="007C2A70">
        <w:t>)</w:t>
      </w:r>
      <w:r>
        <w:t xml:space="preserve"> and </w:t>
      </w:r>
      <w:r w:rsidR="00F26790">
        <w:t>ca. 40</w:t>
      </w:r>
      <w:r w:rsidR="000137CF">
        <w:t xml:space="preserve"> </w:t>
      </w:r>
      <w:r w:rsidR="00F26790">
        <w:t xml:space="preserve">kg </w:t>
      </w:r>
      <w:r w:rsidRPr="007C2A70">
        <w:t>impala (</w:t>
      </w:r>
      <w:r w:rsidRPr="004E56D5">
        <w:rPr>
          <w:i/>
          <w:iCs/>
        </w:rPr>
        <w:t>Aepyceros melampus</w:t>
      </w:r>
      <w:r w:rsidRPr="007C2A70">
        <w:t>)</w:t>
      </w:r>
      <w:r>
        <w:t>.</w:t>
      </w:r>
      <w:r w:rsidRPr="007C2A70">
        <w:t xml:space="preserve"> </w:t>
      </w:r>
    </w:p>
    <w:p w14:paraId="1323EA39" w14:textId="18AF6575" w:rsidR="004F6210" w:rsidRDefault="004F6210" w:rsidP="004F6210">
      <w:pPr>
        <w:pStyle w:val="ListParagraph"/>
        <w:numPr>
          <w:ilvl w:val="0"/>
          <w:numId w:val="13"/>
        </w:numPr>
      </w:pPr>
      <w:r>
        <w:t xml:space="preserve">We predicted that predator-prey dynamics would change in three ways. First, we predicted that African wild dog activity would be reduced when daytime temperatures were higher, leading to increased predation on abundant </w:t>
      </w:r>
      <w:r w:rsidR="00B63AD7">
        <w:t xml:space="preserve">(and thus more readily encountered) </w:t>
      </w:r>
      <w:r w:rsidR="00381A1D">
        <w:t>dik-dik</w:t>
      </w:r>
      <w:r w:rsidR="000A7A29">
        <w:t>s</w:t>
      </w:r>
      <w:r>
        <w:t xml:space="preserve"> over less abundant impala. Secondly, we predicted</w:t>
      </w:r>
      <w:r w:rsidR="008816DE">
        <w:t xml:space="preserve"> </w:t>
      </w:r>
      <w:r>
        <w:t>that</w:t>
      </w:r>
      <w:r w:rsidR="00F26790">
        <w:t>, at higher temperatures,</w:t>
      </w:r>
      <w:r>
        <w:t xml:space="preserve"> impala would </w:t>
      </w:r>
      <w:r w:rsidR="00F26790">
        <w:t>seek shade more than dik-dik</w:t>
      </w:r>
      <w:r w:rsidR="000A7A29">
        <w:t>s would</w:t>
      </w:r>
      <w:r>
        <w:t xml:space="preserve">, </w:t>
      </w:r>
      <w:r w:rsidR="00F26790">
        <w:t xml:space="preserve">attracting </w:t>
      </w:r>
      <w:r w:rsidR="000A7A29">
        <w:t xml:space="preserve">impala </w:t>
      </w:r>
      <w:r w:rsidR="00F26790">
        <w:t xml:space="preserve">to areas with </w:t>
      </w:r>
      <w:r w:rsidR="00DD0E72">
        <w:t>reduced visibility</w:t>
      </w:r>
      <w:r w:rsidR="00F26790">
        <w:t xml:space="preserve"> and thereby increasing their risk of predation</w:t>
      </w:r>
      <w:r>
        <w:t xml:space="preserve">. </w:t>
      </w:r>
      <w:r w:rsidR="006306AC">
        <w:t>Thirdly, based on suggestions from previous studies, we predicted</w:t>
      </w:r>
      <w:r w:rsidR="006306AC" w:rsidRPr="007C2A70">
        <w:t xml:space="preserve"> </w:t>
      </w:r>
      <w:r w:rsidRPr="007C2A70">
        <w:t xml:space="preserve">that </w:t>
      </w:r>
      <w:r>
        <w:t xml:space="preserve">difficulties of dissipating metabolic heat during chases at high ambient temperatures would affect </w:t>
      </w:r>
      <w:r w:rsidRPr="007C2A70">
        <w:t>impala</w:t>
      </w:r>
      <w:r>
        <w:t xml:space="preserve"> more than </w:t>
      </w:r>
      <w:r w:rsidR="00381A1D">
        <w:t>dik-dik</w:t>
      </w:r>
      <w:r>
        <w:t>s.</w:t>
      </w:r>
    </w:p>
    <w:p w14:paraId="48930DE3" w14:textId="7348D435" w:rsidR="004F6210" w:rsidRDefault="00F26790" w:rsidP="004F6210">
      <w:pPr>
        <w:pStyle w:val="ListParagraph"/>
        <w:numPr>
          <w:ilvl w:val="0"/>
          <w:numId w:val="13"/>
        </w:numPr>
      </w:pPr>
      <w:r>
        <w:t xml:space="preserve">Habitat </w:t>
      </w:r>
      <w:r w:rsidR="008816DE">
        <w:t>use</w:t>
      </w:r>
      <w:r>
        <w:t xml:space="preserve"> (by both dik-dik</w:t>
      </w:r>
      <w:r w:rsidR="00B92416">
        <w:t>s</w:t>
      </w:r>
      <w:r>
        <w:t xml:space="preserve"> and impala) and activity (of African wild dogs)</w:t>
      </w:r>
      <w:r w:rsidR="004F6210">
        <w:t xml:space="preserve"> changed with temperature </w:t>
      </w:r>
      <w:r w:rsidR="00B92416">
        <w:t>as we</w:t>
      </w:r>
      <w:r>
        <w:t xml:space="preserve"> predict</w:t>
      </w:r>
      <w:r w:rsidR="00B92416">
        <w:t>ed</w:t>
      </w:r>
      <w:r>
        <w:t>. However</w:t>
      </w:r>
      <w:r w:rsidR="004F6210">
        <w:t xml:space="preserve">, </w:t>
      </w:r>
      <w:r>
        <w:t>in contrast to our predictions</w:t>
      </w:r>
      <w:r w:rsidR="006306AC">
        <w:t xml:space="preserve"> that increased habitat overlap would increase predation on impala</w:t>
      </w:r>
      <w:r>
        <w:t xml:space="preserve">, </w:t>
      </w:r>
      <w:r w:rsidR="004F6210">
        <w:t>fewer</w:t>
      </w:r>
      <w:r>
        <w:t xml:space="preserve"> </w:t>
      </w:r>
      <w:r w:rsidR="004F6210" w:rsidRPr="007C2A70">
        <w:t>wild dog scats contain</w:t>
      </w:r>
      <w:r w:rsidR="004F6210">
        <w:t xml:space="preserve">ed </w:t>
      </w:r>
      <w:r w:rsidR="004F6210" w:rsidRPr="007C2A70">
        <w:t xml:space="preserve">impala </w:t>
      </w:r>
      <w:r w:rsidR="004F6210">
        <w:t xml:space="preserve">remains </w:t>
      </w:r>
      <w:r w:rsidR="004F6210" w:rsidRPr="007C2A70">
        <w:t xml:space="preserve">when </w:t>
      </w:r>
      <w:r w:rsidR="004F6210">
        <w:t xml:space="preserve">ambient </w:t>
      </w:r>
      <w:r w:rsidR="004F6210" w:rsidRPr="007C2A70">
        <w:t xml:space="preserve">temperatures were high. </w:t>
      </w:r>
      <w:r w:rsidR="004F6210">
        <w:t>W</w:t>
      </w:r>
      <w:r w:rsidR="004F6210" w:rsidRPr="007C2A70">
        <w:t xml:space="preserve">ild dogs spent less time hunting on hot days and, consistent with </w:t>
      </w:r>
      <w:r w:rsidR="004F6210">
        <w:t>models</w:t>
      </w:r>
      <w:r w:rsidR="004F6210" w:rsidRPr="007C2A70">
        <w:t xml:space="preserve"> of optimal foraging, </w:t>
      </w:r>
      <w:r w:rsidR="004F6210">
        <w:t xml:space="preserve">appeared to </w:t>
      </w:r>
      <w:r w:rsidR="004F6210" w:rsidRPr="007C2A70">
        <w:t>select abundant, lower</w:t>
      </w:r>
      <w:r w:rsidR="004F6210">
        <w:t xml:space="preserve">-value </w:t>
      </w:r>
      <w:r w:rsidR="00381A1D">
        <w:t>dik-dik</w:t>
      </w:r>
      <w:r w:rsidR="004F6210">
        <w:t>s</w:t>
      </w:r>
      <w:r w:rsidR="004F6210" w:rsidRPr="007C2A70">
        <w:t xml:space="preserve"> over rarer </w:t>
      </w:r>
      <w:r>
        <w:t>(</w:t>
      </w:r>
      <w:r w:rsidR="004F6210" w:rsidRPr="007C2A70">
        <w:t>but higher</w:t>
      </w:r>
      <w:r w:rsidR="004F6210">
        <w:t>-</w:t>
      </w:r>
      <w:r w:rsidR="004F6210" w:rsidRPr="007C2A70">
        <w:t>value</w:t>
      </w:r>
      <w:r>
        <w:t>)</w:t>
      </w:r>
      <w:r w:rsidR="004F6210" w:rsidRPr="007C2A70">
        <w:t xml:space="preserve"> impala. </w:t>
      </w:r>
    </w:p>
    <w:p w14:paraId="4C889548" w14:textId="7BDC1B54" w:rsidR="004F6210" w:rsidRPr="007C2A70" w:rsidRDefault="00956092" w:rsidP="004F6210">
      <w:pPr>
        <w:pStyle w:val="ListParagraph"/>
        <w:numPr>
          <w:ilvl w:val="0"/>
          <w:numId w:val="13"/>
        </w:numPr>
      </w:pPr>
      <w:r>
        <w:t>T</w:t>
      </w:r>
      <w:r w:rsidR="004F6210">
        <w:t>emperature can influence predator-prey interactions among endotherms, and studies assuming otherwise should be interpreted with caution</w:t>
      </w:r>
      <w:r w:rsidR="004F6210" w:rsidRPr="007C2A70">
        <w:t>.</w:t>
      </w:r>
    </w:p>
    <w:p w14:paraId="29E1D8C8" w14:textId="77777777" w:rsidR="00243579" w:rsidRDefault="00243579" w:rsidP="004F6210">
      <w:pPr>
        <w:pStyle w:val="ListParagraph"/>
        <w:ind w:left="644" w:firstLine="0"/>
      </w:pPr>
    </w:p>
    <w:p w14:paraId="5ED7E69C" w14:textId="77777777" w:rsidR="00EC0DAE" w:rsidRPr="007C2A70" w:rsidRDefault="00EC0DAE" w:rsidP="007C2A70"/>
    <w:p w14:paraId="1BB6E49D" w14:textId="62D6A6BF" w:rsidR="00EC0DAE" w:rsidRPr="007C2A70" w:rsidRDefault="00EC0DAE"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r w:rsidR="00381A1D">
        <w:t>dik-dik</w:t>
      </w:r>
      <w:r w:rsidRPr="007C2A70">
        <w:t xml:space="preserve">; habitat </w:t>
      </w:r>
      <w:r w:rsidR="008816DE">
        <w:t>use</w:t>
      </w:r>
      <w:r w:rsidRPr="007C2A70">
        <w:t>; impala; predation</w:t>
      </w:r>
      <w:r w:rsidR="00F47D6C">
        <w:t>;</w:t>
      </w:r>
      <w:r w:rsidRPr="007C2A70">
        <w:t xml:space="preserve"> thermal tolerance</w:t>
      </w:r>
    </w:p>
    <w:p w14:paraId="526D0AC4" w14:textId="77777777" w:rsidR="00EC0DAE" w:rsidRPr="007C2A70" w:rsidRDefault="00EC0DAE" w:rsidP="007C2A70">
      <w:r w:rsidRPr="007C2A70">
        <w:br w:type="page"/>
      </w:r>
    </w:p>
    <w:p w14:paraId="3C42CFBB" w14:textId="77777777" w:rsidR="00EC0DAE" w:rsidRPr="00670977" w:rsidRDefault="00EC0DAE" w:rsidP="007C2A70">
      <w:pPr>
        <w:pStyle w:val="Heading1"/>
      </w:pPr>
      <w:r w:rsidRPr="00670977">
        <w:lastRenderedPageBreak/>
        <w:t>Introduction</w:t>
      </w:r>
    </w:p>
    <w:p w14:paraId="6A27FA32" w14:textId="192B44C1" w:rsidR="00EC0DAE" w:rsidRPr="007C2A70" w:rsidRDefault="00EC0DAE">
      <w:r w:rsidRPr="007C2A70">
        <w:t xml:space="preserve">Climate change </w:t>
      </w:r>
      <w:r w:rsidR="001428EC">
        <w:t xml:space="preserve">is </w:t>
      </w:r>
      <w:r w:rsidRPr="007C2A70">
        <w:t>ha</w:t>
      </w:r>
      <w:r w:rsidR="001428EC">
        <w:t>ving</w:t>
      </w:r>
      <w:r w:rsidRPr="007C2A70">
        <w:t xml:space="preserve">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sidR="00381A1D">
        <w:rPr>
          <w:noProof/>
        </w:rPr>
        <w:t xml:space="preserve"> Pacifici et al 2017</w:t>
      </w:r>
      <w:r w:rsidRPr="007C2A70">
        <w:rPr>
          <w:noProof/>
        </w:rPr>
        <w:t>)</w:t>
      </w:r>
      <w:r w:rsidRPr="007C2A70">
        <w:fldChar w:fldCharType="end"/>
      </w:r>
      <w:r w:rsidRPr="007C2A70">
        <w:t>. Meta-analyses suggest that</w:t>
      </w:r>
      <w:r w:rsidR="00C80F00">
        <w:t xml:space="preserve"> many</w:t>
      </w:r>
      <w:r w:rsidRPr="007C2A70">
        <w:t xml:space="preserve"> climate impacts on species operate indirectly</w:t>
      </w:r>
      <w:r w:rsidR="00956092">
        <w:t xml:space="preserve"> </w:t>
      </w:r>
      <w:r w:rsidR="00842464">
        <w:t>by influencing the outcome</w:t>
      </w:r>
      <w:r w:rsidR="0064181A">
        <w:t>s</w:t>
      </w:r>
      <w:r w:rsidRPr="007C2A70">
        <w:t xml:space="preserve"> </w:t>
      </w:r>
      <w:r w:rsidR="00842464">
        <w:t xml:space="preserve">of </w:t>
      </w:r>
      <w:r w:rsidRPr="007C2A70">
        <w:t xml:space="preserve">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rsidR="00816A18">
        <w:t xml:space="preserve">As weather patterns </w:t>
      </w:r>
      <w:r w:rsidR="00956092">
        <w:t xml:space="preserve">are expected to </w:t>
      </w:r>
      <w:r w:rsidR="00816A18">
        <w:t xml:space="preserve">shift under novel climate regimes, </w:t>
      </w:r>
      <w:r w:rsidR="00106F22">
        <w:t xml:space="preserve">understanding how </w:t>
      </w:r>
      <w:r w:rsidR="000F105C">
        <w:t xml:space="preserve">ambient </w:t>
      </w:r>
      <w:r w:rsidR="00106F22">
        <w:t xml:space="preserve">temperature and other </w:t>
      </w:r>
      <w:r w:rsidR="000F105C">
        <w:t xml:space="preserve">abiotic processes influence species </w:t>
      </w:r>
      <w:r w:rsidR="007A11AB">
        <w:t>i</w:t>
      </w:r>
      <w:r w:rsidR="000F105C">
        <w:t xml:space="preserve">nteractions will become </w:t>
      </w:r>
      <w:r w:rsidR="007A11AB">
        <w:t xml:space="preserve">critical to wildlife conservation in the coming decades. </w:t>
      </w:r>
      <w:r w:rsidR="00610B4C">
        <w:t xml:space="preserve"> </w:t>
      </w:r>
    </w:p>
    <w:p w14:paraId="68C2ADF0" w14:textId="4AB1BC26" w:rsidR="00745BE8" w:rsidRDefault="00842464">
      <w:r>
        <w:t>The effects of changing weather conditions on species interactions will be affected by traits, especially those traits linked to metabolism.</w:t>
      </w:r>
      <w:r w:rsidR="000C771F">
        <w:t xml:space="preserve"> </w:t>
      </w:r>
      <w:r w:rsidR="008D34B1">
        <w:t>E</w:t>
      </w:r>
      <w:r w:rsidR="00E860AB">
        <w:t>ct</w:t>
      </w:r>
      <w:r w:rsidR="005A165C">
        <w:t>otherm</w:t>
      </w:r>
      <w:r w:rsidR="008D34B1">
        <w:t>s</w:t>
      </w:r>
      <w:r w:rsidR="005A165C">
        <w:t xml:space="preserve"> rely </w:t>
      </w:r>
      <w:r w:rsidR="00491DD7">
        <w:t xml:space="preserve">primarily </w:t>
      </w:r>
      <w:r w:rsidR="005A165C">
        <w:t xml:space="preserve">on </w:t>
      </w:r>
      <w:r w:rsidR="008D34B1">
        <w:t>external sources of heat</w:t>
      </w:r>
      <w:r w:rsidR="005A165C">
        <w:t xml:space="preserve"> to regulate their body temperature, meaning that high </w:t>
      </w:r>
      <w:r w:rsidR="00A70C5E">
        <w:t xml:space="preserve">ambient </w:t>
      </w:r>
      <w:r w:rsidR="005A165C">
        <w:t xml:space="preserve">temperatures directly lead to changes in </w:t>
      </w:r>
      <w:r w:rsidR="008D34B1">
        <w:t xml:space="preserve">their </w:t>
      </w:r>
      <w:r w:rsidR="005A165C">
        <w:t>physiology, movement and behaviour. These i</w:t>
      </w:r>
      <w:r w:rsidR="005A165C" w:rsidRPr="007C2A70">
        <w:t>ndividual behaviour</w:t>
      </w:r>
      <w:r w:rsidR="005A165C">
        <w:t>al shifts</w:t>
      </w:r>
      <w:r w:rsidR="005A165C" w:rsidRPr="007C2A70">
        <w:t xml:space="preserve"> </w:t>
      </w:r>
      <w:r w:rsidR="008D34B1">
        <w:t xml:space="preserve">of ectotherms </w:t>
      </w:r>
      <w:r w:rsidR="005A165C" w:rsidRPr="007C2A70">
        <w:t xml:space="preserve">can drive climate impacts on species interactions. </w:t>
      </w:r>
      <w:r w:rsidR="00EC0DAE" w:rsidRPr="007C2A70">
        <w:t>For examp</w:t>
      </w:r>
      <w:r w:rsidR="00AB0D46">
        <w:t xml:space="preserve">le, </w:t>
      </w:r>
      <w:r w:rsidR="008D34B1">
        <w:t xml:space="preserve">increasing speed of locomotion associated with increasing </w:t>
      </w:r>
      <w:r w:rsidR="00AB0D46">
        <w:t xml:space="preserve">ambient temperatures </w:t>
      </w:r>
      <w:r w:rsidR="008D34B1">
        <w:t>may increase the</w:t>
      </w:r>
      <w:r w:rsidR="00EC0DAE" w:rsidRPr="007C2A70">
        <w:t xml:space="preserve"> efficien</w:t>
      </w:r>
      <w:r w:rsidR="008D34B1">
        <w:t>cy of</w:t>
      </w:r>
      <w:r w:rsidR="00EC0DAE" w:rsidRPr="007C2A70">
        <w:t xml:space="preserve"> predators and </w:t>
      </w:r>
      <w:r w:rsidR="008D34B1">
        <w:t>the escape success of</w:t>
      </w:r>
      <w:r w:rsidR="00EC0DAE" w:rsidRPr="007C2A70">
        <w:t xml:space="preserve"> prey, with cascading consequences for community structure </w:t>
      </w:r>
      <w:r w:rsidR="00EC0DAE"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 </w:instrText>
      </w:r>
      <w:r w:rsidR="00EC0DAE" w:rsidRPr="00CC378F">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EN.CITE.DATA </w:instrText>
      </w:r>
      <w:r w:rsidR="00EC0DAE" w:rsidRPr="00CC378F">
        <w:fldChar w:fldCharType="end"/>
      </w:r>
      <w:r w:rsidR="00EC0DAE" w:rsidRPr="007C2A70">
        <w:fldChar w:fldCharType="separate"/>
      </w:r>
      <w:r w:rsidR="00EC0DAE" w:rsidRPr="007C2A70">
        <w:rPr>
          <w:noProof/>
        </w:rPr>
        <w:t>(Dell, Pawar &amp; Savage 2014)</w:t>
      </w:r>
      <w:r w:rsidR="00EC0DAE" w:rsidRPr="007C2A70">
        <w:fldChar w:fldCharType="end"/>
      </w:r>
      <w:r w:rsidR="00EC0DAE" w:rsidRPr="007C2A70">
        <w:t xml:space="preserve">. </w:t>
      </w:r>
      <w:r w:rsidR="0091775D">
        <w:t>Because endotherms can regulate their body temperature internally, i</w:t>
      </w:r>
      <w:r w:rsidR="00EC0DAE" w:rsidRPr="007C2A70">
        <w:t xml:space="preserve">t is </w:t>
      </w:r>
      <w:r w:rsidR="001B54F6">
        <w:t>often</w:t>
      </w:r>
      <w:r w:rsidR="001B54F6" w:rsidRPr="007C2A70">
        <w:t xml:space="preserve"> </w:t>
      </w:r>
      <w:r w:rsidR="00EC0DAE" w:rsidRPr="007C2A70">
        <w:t>assumed that</w:t>
      </w:r>
      <w:r w:rsidR="007D7ACC">
        <w:t xml:space="preserve"> </w:t>
      </w:r>
      <w:r w:rsidR="0091775D">
        <w:t xml:space="preserve">predator-prey interactions involving endotherms are relatively unaffected by high </w:t>
      </w:r>
      <w:r w:rsidR="00244DF8">
        <w:t>ambient</w:t>
      </w:r>
      <w:r w:rsidR="00244DF8" w:rsidRPr="007C2A70">
        <w:t xml:space="preserve"> </w:t>
      </w:r>
      <w:r w:rsidR="00EC0DAE" w:rsidRPr="007C2A70">
        <w:t>temperature</w:t>
      </w:r>
      <w:r w:rsidR="0091775D">
        <w:t>s</w:t>
      </w:r>
      <w:r w:rsidR="00EC0DAE" w:rsidRPr="007C2A70">
        <w:t xml:space="preserve"> </w: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 </w:instrTex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EN.CITE.DATA </w:instrText>
      </w:r>
      <w:r w:rsidR="00EC0DAE" w:rsidRPr="007C2A70">
        <w:rPr>
          <w:color w:val="000000" w:themeColor="text1"/>
        </w:rPr>
      </w:r>
      <w:r w:rsidR="00EC0DAE" w:rsidRPr="007C2A70">
        <w:rPr>
          <w:color w:val="000000" w:themeColor="text1"/>
        </w:rPr>
        <w:fldChar w:fldCharType="end"/>
      </w:r>
      <w:r w:rsidR="00EC0DAE" w:rsidRPr="007C2A70">
        <w:rPr>
          <w:color w:val="000000" w:themeColor="text1"/>
        </w:rPr>
      </w:r>
      <w:r w:rsidR="00EC0DAE" w:rsidRPr="007C2A70">
        <w:rPr>
          <w:color w:val="000000" w:themeColor="text1"/>
        </w:rPr>
        <w:fldChar w:fldCharType="separate"/>
      </w:r>
      <w:r w:rsidR="00EC0DAE" w:rsidRPr="007C2A70">
        <w:rPr>
          <w:noProof/>
          <w:color w:val="000000" w:themeColor="text1"/>
        </w:rPr>
        <w:t>(e.g., Dell, Pawar &amp; Savage 2014; Harfoot</w:t>
      </w:r>
      <w:r w:rsidR="00EC0DAE" w:rsidRPr="007C2A70">
        <w:rPr>
          <w:i/>
          <w:noProof/>
          <w:color w:val="000000" w:themeColor="text1"/>
        </w:rPr>
        <w:t xml:space="preserve"> et al.</w:t>
      </w:r>
      <w:r w:rsidR="00EC0DAE" w:rsidRPr="007C2A70">
        <w:rPr>
          <w:noProof/>
          <w:color w:val="000000" w:themeColor="text1"/>
        </w:rPr>
        <w:t xml:space="preserve"> 2014)</w:t>
      </w:r>
      <w:r w:rsidR="00EC0DAE" w:rsidRPr="007C2A70">
        <w:rPr>
          <w:color w:val="000000" w:themeColor="text1"/>
        </w:rPr>
        <w:fldChar w:fldCharType="end"/>
      </w:r>
      <w:r w:rsidR="008D34B1">
        <w:rPr>
          <w:color w:val="000000" w:themeColor="text1"/>
        </w:rPr>
        <w:t xml:space="preserve"> as endotherms can regulate their body temperature independently of</w:t>
      </w:r>
      <w:r w:rsidR="008816DE">
        <w:rPr>
          <w:color w:val="000000" w:themeColor="text1"/>
        </w:rPr>
        <w:t xml:space="preserve"> ambient</w:t>
      </w:r>
      <w:r w:rsidR="008D34B1">
        <w:rPr>
          <w:color w:val="000000" w:themeColor="text1"/>
        </w:rPr>
        <w:t xml:space="preserve"> </w:t>
      </w:r>
      <w:r w:rsidR="001B54F6">
        <w:rPr>
          <w:color w:val="000000" w:themeColor="text1"/>
        </w:rPr>
        <w:t>temperature. H</w:t>
      </w:r>
      <w:r w:rsidR="00EC0DAE" w:rsidRPr="007C2A70">
        <w:rPr>
          <w:color w:val="000000" w:themeColor="text1"/>
        </w:rPr>
        <w:t xml:space="preserve">owever, </w:t>
      </w:r>
      <w:r w:rsidR="00032B12">
        <w:rPr>
          <w:color w:val="000000" w:themeColor="text1"/>
        </w:rPr>
        <w:t xml:space="preserve">most </w:t>
      </w:r>
      <w:r w:rsidR="00EC0DAE" w:rsidRPr="007C2A70">
        <w:rPr>
          <w:color w:val="000000" w:themeColor="text1"/>
        </w:rPr>
        <w:t xml:space="preserve">birds and mammals may respond to </w:t>
      </w:r>
      <w:r w:rsidR="00EC0DAE" w:rsidRPr="007C2A70">
        <w:t xml:space="preserve">high ambient temperatures by curtailing their foraging time </w:t>
      </w:r>
      <w:r w:rsidR="00EC0DAE"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 </w:instrText>
      </w:r>
      <w:r w:rsidR="00EC0DAE"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EN.CITE.DATA </w:instrText>
      </w:r>
      <w:r w:rsidR="00EC0DAE" w:rsidRPr="00C80F00">
        <w:fldChar w:fldCharType="end"/>
      </w:r>
      <w:r w:rsidR="00EC0DAE" w:rsidRPr="007C2A70">
        <w:fldChar w:fldCharType="separate"/>
      </w:r>
      <w:r w:rsidR="00EC0DAE" w:rsidRPr="007C2A70">
        <w:rPr>
          <w:noProof/>
        </w:rPr>
        <w:t>(Ricklefs &amp; Hainsworth 1968; Quaglietta, Mira &amp; Boitani 2018)</w:t>
      </w:r>
      <w:r w:rsidR="00EC0DAE" w:rsidRPr="007C2A70">
        <w:fldChar w:fldCharType="end"/>
      </w:r>
      <w:r w:rsidR="00EC0DAE" w:rsidRPr="007C2A70">
        <w:t xml:space="preserve">, switching from diurnal to nocturnal foraging </w:t>
      </w:r>
      <w:r w:rsidR="00EC0DAE" w:rsidRPr="007C2A70">
        <w:fldChar w:fldCharType="begin"/>
      </w:r>
      <w:r w:rsidR="00EC0DAE"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00EC0DAE" w:rsidRPr="007C2A70">
        <w:fldChar w:fldCharType="separate"/>
      </w:r>
      <w:r w:rsidR="00EC0DAE" w:rsidRPr="007C2A70">
        <w:rPr>
          <w:noProof/>
        </w:rPr>
        <w:t>(Levy</w:t>
      </w:r>
      <w:r w:rsidR="00EC0DAE" w:rsidRPr="007C2A70">
        <w:rPr>
          <w:i/>
          <w:noProof/>
        </w:rPr>
        <w:t xml:space="preserve"> et al.</w:t>
      </w:r>
      <w:r w:rsidR="00EC0DAE" w:rsidRPr="007C2A70">
        <w:rPr>
          <w:noProof/>
        </w:rPr>
        <w:t xml:space="preserve"> 2018)</w:t>
      </w:r>
      <w:r w:rsidR="00EC0DAE" w:rsidRPr="007C2A70">
        <w:fldChar w:fldCharType="end"/>
      </w:r>
      <w:r w:rsidR="00EC0DAE" w:rsidRPr="007C2A70">
        <w:t xml:space="preserve">, selecting different habitats </w:t>
      </w:r>
      <w:r w:rsidR="00491DD7">
        <w:t xml:space="preserve">and microclimates </w: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 </w:instrTex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(Austin 1976; Pigeon</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choosing different foods </w: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 </w:instrTex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(Doolan &amp; Macdonald 1996; Garcia-Heras</w:t>
      </w:r>
      <w:r w:rsidR="00EC0DAE" w:rsidRPr="007C2A70">
        <w:rPr>
          <w:i/>
          <w:noProof/>
        </w:rPr>
        <w:t xml:space="preserve"> et al.</w:t>
      </w:r>
      <w:r w:rsidR="00EC0DAE" w:rsidRPr="007C2A70">
        <w:rPr>
          <w:noProof/>
        </w:rPr>
        <w:t xml:space="preserve"> 2017)</w:t>
      </w:r>
      <w:r w:rsidR="00EC0DAE" w:rsidRPr="007C2A70">
        <w:fldChar w:fldCharType="end"/>
      </w:r>
      <w:r w:rsidR="00EC0DAE" w:rsidRPr="007C2A70">
        <w:t xml:space="preserve">, </w:t>
      </w:r>
      <w:r w:rsidR="00491DD7">
        <w:t xml:space="preserve">and increasing their water intake (Veldhuis et al 2019), </w:t>
      </w:r>
      <w:r w:rsidR="00EC0DAE" w:rsidRPr="007C2A70">
        <w:t xml:space="preserve">all of which are likely to influence </w:t>
      </w:r>
      <w:r w:rsidR="001B54F6">
        <w:t>predator-prey interactions</w:t>
      </w:r>
      <w:r w:rsidR="00EC0DAE" w:rsidRPr="007C2A70">
        <w:t>.</w:t>
      </w:r>
      <w:r w:rsidR="00FE212D">
        <w:t xml:space="preserve"> </w:t>
      </w:r>
      <w:r w:rsidR="00EC0DAE" w:rsidRPr="007C2A70">
        <w:t xml:space="preserve"> </w:t>
      </w:r>
    </w:p>
    <w:p w14:paraId="47A2D285" w14:textId="77777777" w:rsidR="006306AC" w:rsidRDefault="002056A8" w:rsidP="00CC378F">
      <w:r>
        <w:lastRenderedPageBreak/>
        <w:t>It has been suggested that p</w:t>
      </w:r>
      <w:r w:rsidR="00EC0DAE" w:rsidRPr="007C2A70">
        <w:t>redator-prey interactions involving large-bodied endotherms might be especially sensitive to</w:t>
      </w:r>
      <w:r w:rsidR="00E1196B">
        <w:t xml:space="preserve"> </w:t>
      </w:r>
      <w:r w:rsidR="001B54F6">
        <w:t xml:space="preserve">increasing </w:t>
      </w:r>
      <w:r w:rsidR="007D7ACC">
        <w:t xml:space="preserve">environmental </w:t>
      </w:r>
      <w:r w:rsidR="00EC0DAE" w:rsidRPr="007C2A70">
        <w:t>temperature</w:t>
      </w:r>
      <w:r w:rsidR="00D816B5">
        <w:t>s</w:t>
      </w:r>
      <w:r w:rsidR="00EC0DAE" w:rsidRPr="007C2A70">
        <w:t>, because the low surface-area-to-volume ratios of large animals</w:t>
      </w:r>
      <w:r w:rsidR="001B54F6">
        <w:t xml:space="preserve"> </w:t>
      </w:r>
      <w:r w:rsidR="00EC0DAE" w:rsidRPr="007C2A70">
        <w:t>make</w:t>
      </w:r>
      <w:r w:rsidR="001B54F6">
        <w:t>s</w:t>
      </w:r>
      <w:r w:rsidR="00EC0DAE" w:rsidRPr="007C2A70">
        <w:t xml:space="preserve"> it difficult </w:t>
      </w:r>
      <w:r w:rsidR="004E0B4C">
        <w:t xml:space="preserve">for them </w:t>
      </w:r>
      <w:r w:rsidR="00EC0DAE" w:rsidRPr="007C2A70">
        <w:t xml:space="preserve">to dissipate </w:t>
      </w:r>
      <w:r w:rsidR="004E0B4C">
        <w:t>the</w:t>
      </w:r>
      <w:r w:rsidR="00F265D7">
        <w:t xml:space="preserve"> </w:t>
      </w:r>
      <w:r w:rsidR="00EC0DAE" w:rsidRPr="007C2A70">
        <w:t xml:space="preserve">heat </w:t>
      </w:r>
      <w:r w:rsidR="004E0B4C">
        <w:t xml:space="preserve">load from the environment together with the metabolic heat </w:t>
      </w:r>
      <w:r w:rsidR="00EC0DAE" w:rsidRPr="007C2A70">
        <w:t xml:space="preserve">generated by pursuing or </w:t>
      </w:r>
      <w:r w:rsidR="001B54F6">
        <w:t>escaping</w:t>
      </w:r>
      <w:r w:rsidR="00EC0DAE" w:rsidRPr="007C2A70">
        <w:t xml:space="preserve"> predation </w: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 </w:instrText>
      </w:r>
      <w:r w:rsidR="00EC0DAE" w:rsidRPr="00CC378F">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EN.CITE.DATA </w:instrText>
      </w:r>
      <w:r w:rsidR="00EC0DAE" w:rsidRPr="00CC378F">
        <w:fldChar w:fldCharType="end"/>
      </w:r>
      <w:r w:rsidR="00EC0DAE" w:rsidRPr="007C2A70">
        <w:fldChar w:fldCharType="separate"/>
      </w:r>
      <w:r w:rsidR="00EC0DAE" w:rsidRPr="007C2A70">
        <w:rPr>
          <w:noProof/>
        </w:rPr>
        <w:t>(Speakman &amp; Krol 2010; Creel</w:t>
      </w:r>
      <w:r w:rsidR="00EC0DAE" w:rsidRPr="007C2A70">
        <w:rPr>
          <w:i/>
          <w:noProof/>
        </w:rPr>
        <w:t xml:space="preserve"> et al.</w:t>
      </w:r>
      <w:r w:rsidR="00EC0DAE" w:rsidRPr="007C2A70">
        <w:rPr>
          <w:noProof/>
        </w:rPr>
        <w:t xml:space="preserve"> 2016</w:t>
      </w:r>
      <w:r w:rsidR="006306AC">
        <w:rPr>
          <w:noProof/>
        </w:rPr>
        <w:t>, Du Toit and Yemen 2005</w:t>
      </w:r>
      <w:r w:rsidR="00EC0DAE" w:rsidRPr="007C2A70">
        <w:rPr>
          <w:noProof/>
        </w:rPr>
        <w:t>)</w:t>
      </w:r>
      <w:r w:rsidR="00EC0DAE" w:rsidRPr="007C2A70">
        <w:fldChar w:fldCharType="end"/>
      </w:r>
      <w:r w:rsidR="00EC0DAE" w:rsidRPr="007C2A70">
        <w:t xml:space="preserve">. </w:t>
      </w:r>
      <w:r w:rsidR="00FE212D">
        <w:t>If larger-bodied endotherms are prone to overheating faster than smaller-bodied endotherms, h</w:t>
      </w:r>
      <w:r w:rsidR="00EC0DAE" w:rsidRPr="007C2A70">
        <w:t>igh</w:t>
      </w:r>
      <w:r w:rsidR="00745BE8">
        <w:t>er</w:t>
      </w:r>
      <w:r w:rsidR="00EC0DAE" w:rsidRPr="007C2A70">
        <w:t xml:space="preserve"> ambient temperatures</w:t>
      </w:r>
      <w:r w:rsidR="00745BE8">
        <w:t xml:space="preserve"> </w:t>
      </w:r>
      <w:r w:rsidR="00EC0DAE" w:rsidRPr="007C2A70">
        <w:t xml:space="preserve">might favour </w:t>
      </w:r>
      <w:r w:rsidR="00032B12">
        <w:t>the smaller</w:t>
      </w:r>
      <w:r w:rsidR="00452409">
        <w:t>-</w:t>
      </w:r>
      <w:r w:rsidR="00032B12">
        <w:t xml:space="preserve">sized animal in a predator-prey interaction,  i.e., </w:t>
      </w:r>
      <w:r w:rsidR="00EC0DAE" w:rsidRPr="007C2A70">
        <w:t>prey that are smaller than their predators</w:t>
      </w:r>
      <w:r w:rsidR="00032B12">
        <w:t xml:space="preserve">, </w:t>
      </w:r>
      <w:r w:rsidR="0064181A">
        <w:t xml:space="preserve">and </w:t>
      </w:r>
      <w:r w:rsidR="00745BE8" w:rsidRPr="007C2A70">
        <w:t>predators that are smaller than their prey</w:t>
      </w:r>
      <w:r w:rsidR="004E0B4C">
        <w:t xml:space="preserve"> </w:t>
      </w:r>
      <w:r w:rsidR="004E0B4C" w:rsidRPr="007C2A70">
        <w:fldChar w:fldCharType="begin"/>
      </w:r>
      <w:r w:rsidR="004E0B4C"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4E0B4C" w:rsidRPr="007C2A70">
        <w:fldChar w:fldCharType="separate"/>
      </w:r>
      <w:r w:rsidR="004E0B4C" w:rsidRPr="007C2A70">
        <w:rPr>
          <w:noProof/>
        </w:rPr>
        <w:t>(Creel</w:t>
      </w:r>
      <w:r w:rsidR="004E0B4C" w:rsidRPr="007C2A70">
        <w:rPr>
          <w:i/>
          <w:noProof/>
        </w:rPr>
        <w:t xml:space="preserve"> et al.</w:t>
      </w:r>
      <w:r w:rsidR="004E0B4C" w:rsidRPr="007C2A70">
        <w:rPr>
          <w:noProof/>
        </w:rPr>
        <w:t xml:space="preserve"> 2016)</w:t>
      </w:r>
      <w:r w:rsidR="004E0B4C" w:rsidRPr="007C2A70">
        <w:fldChar w:fldCharType="end"/>
      </w:r>
      <w:r w:rsidR="00745BE8">
        <w:t xml:space="preserve">. </w:t>
      </w:r>
      <w:r w:rsidR="0064181A">
        <w:t>In this scenario</w:t>
      </w:r>
      <w:r w:rsidR="00452409">
        <w:t xml:space="preserve">, with increasing ambient temperatures, </w:t>
      </w:r>
      <w:r w:rsidR="00FE212D">
        <w:t xml:space="preserve">predation rates </w:t>
      </w:r>
      <w:r w:rsidR="0064181A">
        <w:t xml:space="preserve">would </w:t>
      </w:r>
      <w:r w:rsidR="00FE212D">
        <w:t xml:space="preserve">be lower </w:t>
      </w:r>
      <w:r w:rsidR="00452409">
        <w:t>when prey are</w:t>
      </w:r>
      <w:r w:rsidR="00CC74AC">
        <w:t xml:space="preserve"> </w:t>
      </w:r>
      <w:r w:rsidR="00745BE8">
        <w:t>smaller than the</w:t>
      </w:r>
      <w:r w:rsidR="0064181A">
        <w:t>ir</w:t>
      </w:r>
      <w:r w:rsidR="00745BE8">
        <w:t xml:space="preserve"> predator, </w:t>
      </w:r>
      <w:r w:rsidR="00FE212D">
        <w:t xml:space="preserve">and higher </w:t>
      </w:r>
      <w:r w:rsidR="00452409">
        <w:t xml:space="preserve">when </w:t>
      </w:r>
      <w:r w:rsidR="00FE212D">
        <w:t xml:space="preserve">prey </w:t>
      </w:r>
      <w:r w:rsidR="00452409">
        <w:t xml:space="preserve">are </w:t>
      </w:r>
      <w:r w:rsidR="00FE212D">
        <w:t>larger than the</w:t>
      </w:r>
      <w:r w:rsidR="0064181A">
        <w:t>ir</w:t>
      </w:r>
      <w:r w:rsidR="00FE212D">
        <w:t xml:space="preserve"> predator </w:t>
      </w:r>
      <w:r w:rsidR="00EC0DAE" w:rsidRPr="007C2A70">
        <w:fldChar w:fldCharType="begin"/>
      </w:r>
      <w:r w:rsidR="00EC0DAE"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EC0DAE" w:rsidRPr="007C2A70">
        <w:fldChar w:fldCharType="separate"/>
      </w:r>
      <w:r w:rsidR="00EC0DAE" w:rsidRPr="007C2A70">
        <w:rPr>
          <w:noProof/>
        </w:rPr>
        <w:t>(Creel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w:t>
      </w:r>
      <w:r w:rsidR="00494840">
        <w:t xml:space="preserve"> </w:t>
      </w:r>
    </w:p>
    <w:p w14:paraId="5AA9CC32" w14:textId="77333D24" w:rsidR="00EC0DAE" w:rsidRPr="007C2A70" w:rsidRDefault="006306AC" w:rsidP="00CC378F">
      <w:r>
        <w:t xml:space="preserve">Predictions that larger bodied mammals will be more impacted by high temperatures than smaller bodied mammals </w:t>
      </w:r>
      <w:r w:rsidR="00FE212D">
        <w:t xml:space="preserve">ignore the potential </w:t>
      </w:r>
      <w:r w:rsidR="00623B52">
        <w:t xml:space="preserve">role </w:t>
      </w:r>
      <w:r w:rsidR="002056A8">
        <w:t>of evaporative cooling</w:t>
      </w:r>
      <w:r w:rsidR="00DA4A1A">
        <w:t xml:space="preserve"> in heat dissipation</w:t>
      </w:r>
      <w:r>
        <w:t>, however</w:t>
      </w:r>
      <w:r w:rsidR="002056A8">
        <w:t>. Unlike small</w:t>
      </w:r>
      <w:r w:rsidR="00DA4A1A">
        <w:t>-</w:t>
      </w:r>
      <w:r w:rsidR="002056A8">
        <w:t>bodied species,</w:t>
      </w:r>
      <w:r w:rsidR="005A0FBC">
        <w:t xml:space="preserve"> </w:t>
      </w:r>
      <w:r w:rsidR="002056A8">
        <w:t>larger mammal</w:t>
      </w:r>
      <w:r w:rsidR="00623B52">
        <w:t>s</w:t>
      </w:r>
      <w:r w:rsidR="002056A8">
        <w:t xml:space="preserve"> utilise evaporative cooling to</w:t>
      </w:r>
      <w:r w:rsidR="00DE6AA4">
        <w:t xml:space="preserve"> </w:t>
      </w:r>
      <w:r w:rsidR="002056A8">
        <w:t xml:space="preserve">dissipate heat </w:t>
      </w:r>
      <w:r w:rsidR="00452409">
        <w:t xml:space="preserve">when ambient temperatures </w:t>
      </w:r>
      <w:r w:rsidR="00494840">
        <w:t>are high</w:t>
      </w:r>
      <w:r w:rsidR="00452409">
        <w:t xml:space="preserve"> </w:t>
      </w:r>
      <w:r w:rsidR="00623B52">
        <w:t>(</w:t>
      </w:r>
      <w:r w:rsidR="00FE212D">
        <w:t xml:space="preserve">Taylor 1977; </w:t>
      </w:r>
      <w:r w:rsidR="00623B52">
        <w:t>Mitchell et al, 2018)</w:t>
      </w:r>
      <w:r w:rsidR="002056A8">
        <w:t>. In</w:t>
      </w:r>
      <w:r w:rsidR="00623B52">
        <w:t xml:space="preserve">deed, there is evidence that </w:t>
      </w:r>
      <w:r w:rsidR="005A0FBC">
        <w:t xml:space="preserve">smaller </w:t>
      </w:r>
      <w:r w:rsidR="002056A8">
        <w:t xml:space="preserve">species </w:t>
      </w:r>
      <w:r w:rsidR="00FE212D">
        <w:t xml:space="preserve">of antelope </w:t>
      </w:r>
      <w:r w:rsidR="002B7D13">
        <w:t xml:space="preserve">are more likely to </w:t>
      </w:r>
      <w:r w:rsidR="002056A8">
        <w:t>store heat</w:t>
      </w:r>
      <w:r w:rsidR="002B7D13">
        <w:t xml:space="preserve"> during exercise</w:t>
      </w:r>
      <w:r>
        <w:t xml:space="preserve"> than larger bodied species</w:t>
      </w:r>
      <w:r w:rsidR="003579A8">
        <w:t xml:space="preserve"> (T</w:t>
      </w:r>
      <w:r w:rsidR="002056A8">
        <w:t>aylor and Lyman 1972)</w:t>
      </w:r>
      <w:r w:rsidR="00CC6CDA">
        <w:t>,</w:t>
      </w:r>
      <w:r w:rsidR="002B7D13">
        <w:t xml:space="preserve"> and </w:t>
      </w:r>
      <w:r>
        <w:t xml:space="preserve">relatively large bodied </w:t>
      </w:r>
      <w:r w:rsidR="002B7D13">
        <w:t>mammals such as cheetahs</w:t>
      </w:r>
      <w:r w:rsidR="00381A1D">
        <w:t xml:space="preserve"> (</w:t>
      </w:r>
      <w:r w:rsidR="00381A1D" w:rsidRPr="00381A1D">
        <w:rPr>
          <w:i/>
        </w:rPr>
        <w:t>Acinonyx jubatus</w:t>
      </w:r>
      <w:r w:rsidR="00381A1D">
        <w:t>)</w:t>
      </w:r>
      <w:r w:rsidR="002B7D13">
        <w:t xml:space="preserve"> and impala</w:t>
      </w:r>
      <w:r w:rsidR="00381A1D">
        <w:t xml:space="preserve"> (</w:t>
      </w:r>
      <w:r w:rsidR="00381A1D" w:rsidRPr="007C2A70">
        <w:rPr>
          <w:i/>
          <w:iCs/>
        </w:rPr>
        <w:t>Aepyceros melampus</w:t>
      </w:r>
      <w:r w:rsidR="00381A1D">
        <w:rPr>
          <w:iCs/>
        </w:rPr>
        <w:t>)</w:t>
      </w:r>
      <w:r w:rsidR="002B7D13">
        <w:t xml:space="preserve"> rapidly dissipate heat during exercise (Fuller et al., 2016)</w:t>
      </w:r>
      <w:r w:rsidR="002056A8">
        <w:t>.</w:t>
      </w:r>
      <w:r w:rsidR="005A0FBC">
        <w:t xml:space="preserve"> </w:t>
      </w:r>
      <w:r w:rsidR="00FE64DA">
        <w:t>This means that</w:t>
      </w:r>
      <w:r w:rsidR="00DE6AA4">
        <w:t xml:space="preserve"> simple relationship</w:t>
      </w:r>
      <w:r w:rsidR="0003051D">
        <w:t>s</w:t>
      </w:r>
      <w:r w:rsidR="00DE6AA4">
        <w:t xml:space="preserve"> </w:t>
      </w:r>
      <w:r w:rsidR="0003051D">
        <w:t xml:space="preserve">among </w:t>
      </w:r>
      <w:r w:rsidR="00EB32B9">
        <w:t xml:space="preserve">body </w:t>
      </w:r>
      <w:r w:rsidR="00DE6AA4">
        <w:t>size</w:t>
      </w:r>
      <w:r w:rsidR="0003051D">
        <w:t>,</w:t>
      </w:r>
      <w:r w:rsidR="00DE6AA4">
        <w:t xml:space="preserve"> predation risk</w:t>
      </w:r>
      <w:r w:rsidR="0003051D">
        <w:t xml:space="preserve">, and </w:t>
      </w:r>
      <w:r w:rsidR="00FE64DA">
        <w:t xml:space="preserve">the risk of </w:t>
      </w:r>
      <w:r w:rsidR="00EB32B9">
        <w:t>hyperthermia</w:t>
      </w:r>
      <w:r w:rsidR="0003051D">
        <w:t xml:space="preserve"> are therefore unlikely for endotherms</w:t>
      </w:r>
      <w:r w:rsidR="00EC0DAE" w:rsidRPr="007C2A70">
        <w:t>.</w:t>
      </w:r>
    </w:p>
    <w:p w14:paraId="3F0B86F6" w14:textId="79B1A1B1" w:rsidR="00EC0DAE" w:rsidRDefault="0003051D">
      <w:r>
        <w:t>W</w:t>
      </w:r>
      <w:r w:rsidR="00244DF8">
        <w:t>e measured the impact of ambient temperature on predator-prey interactions</w:t>
      </w:r>
      <w:r>
        <w:t xml:space="preserve"> in a three-species system</w:t>
      </w:r>
      <w:r w:rsidR="00852139">
        <w:t xml:space="preserve">. Specifically, </w:t>
      </w:r>
      <w:r w:rsidR="00E70875">
        <w:t xml:space="preserve">we examined how ambient temperature </w:t>
      </w:r>
      <w:r w:rsidR="00E042D0">
        <w:t xml:space="preserve">affected </w:t>
      </w:r>
      <w:r w:rsidR="00852139">
        <w:t xml:space="preserve">the </w:t>
      </w:r>
      <w:r w:rsidR="007E30ED">
        <w:t>habitat use and activity patterns</w:t>
      </w:r>
      <w:r w:rsidR="00E70875">
        <w:t xml:space="preserve"> of </w:t>
      </w:r>
      <w:r w:rsidR="00E042D0">
        <w:t xml:space="preserve">a </w:t>
      </w:r>
      <w:r w:rsidR="00852139">
        <w:t xml:space="preserve">small-bodied </w:t>
      </w:r>
      <w:r w:rsidR="00E042D0">
        <w:t xml:space="preserve">prey species (the </w:t>
      </w:r>
      <w:r w:rsidR="0025749E">
        <w:t>~</w:t>
      </w:r>
      <w:r w:rsidR="00852139">
        <w:t>5</w:t>
      </w:r>
      <w:r w:rsidR="00452409">
        <w:t xml:space="preserve"> </w:t>
      </w:r>
      <w:r w:rsidR="00852139">
        <w:t xml:space="preserve">kg </w:t>
      </w:r>
      <w:r w:rsidR="00852139" w:rsidRPr="007C2A70">
        <w:t xml:space="preserve">Guenther’s </w:t>
      </w:r>
      <w:r w:rsidR="000C771F">
        <w:t xml:space="preserve">dik-dik </w:t>
      </w:r>
      <w:r w:rsidR="00852139" w:rsidRPr="007C2A70">
        <w:rPr>
          <w:i/>
          <w:iCs/>
        </w:rPr>
        <w:t>Madoqua guentheri</w:t>
      </w:r>
      <w:r w:rsidR="00852139" w:rsidRPr="007C2A70">
        <w:t>)</w:t>
      </w:r>
      <w:r w:rsidR="00852139">
        <w:t xml:space="preserve">, </w:t>
      </w:r>
      <w:r w:rsidR="00E042D0">
        <w:t xml:space="preserve">a </w:t>
      </w:r>
      <w:r w:rsidR="00852139">
        <w:t>larger-bodied</w:t>
      </w:r>
      <w:r w:rsidR="00D16E98">
        <w:t xml:space="preserve"> </w:t>
      </w:r>
      <w:r w:rsidR="00E042D0">
        <w:t xml:space="preserve">prey species (the </w:t>
      </w:r>
      <w:r w:rsidR="0025749E">
        <w:t>~</w:t>
      </w:r>
      <w:r w:rsidR="00E70875">
        <w:t>40</w:t>
      </w:r>
      <w:r w:rsidR="00452409">
        <w:t xml:space="preserve"> </w:t>
      </w:r>
      <w:r w:rsidR="00E70875">
        <w:t>kg</w:t>
      </w:r>
      <w:r w:rsidR="00852139">
        <w:t xml:space="preserve"> impala</w:t>
      </w:r>
      <w:r w:rsidR="00E70875" w:rsidRPr="007C2A70">
        <w:t>)</w:t>
      </w:r>
      <w:r w:rsidR="00EC0DAE" w:rsidRPr="007C2A70">
        <w:t xml:space="preserve">, </w:t>
      </w:r>
      <w:r w:rsidR="00E70875">
        <w:t xml:space="preserve">and their </w:t>
      </w:r>
      <w:r w:rsidR="0083426E">
        <w:t>shared</w:t>
      </w:r>
      <w:r w:rsidR="00EC0DAE" w:rsidRPr="007C2A70">
        <w:t xml:space="preserve"> predator</w:t>
      </w:r>
      <w:r w:rsidR="00E042D0">
        <w:t xml:space="preserve"> (the</w:t>
      </w:r>
      <w:r w:rsidR="00E042D0" w:rsidRPr="007C2A70">
        <w:t xml:space="preserve"> </w:t>
      </w:r>
      <w:r w:rsidR="0025749E">
        <w:t>~</w:t>
      </w:r>
      <w:r w:rsidR="00AC3B1F">
        <w:t>2</w:t>
      </w:r>
      <w:r w:rsidR="00E042D0">
        <w:t>3</w:t>
      </w:r>
      <w:r w:rsidR="00452409">
        <w:t xml:space="preserve"> </w:t>
      </w:r>
      <w:r w:rsidR="00AC3B1F">
        <w:t xml:space="preserve">kg </w:t>
      </w:r>
      <w:r w:rsidR="00EC0DAE" w:rsidRPr="007C2A70">
        <w:t xml:space="preserve">African wild dog </w:t>
      </w:r>
      <w:r w:rsidR="00EC0DAE" w:rsidRPr="007C2A70">
        <w:rPr>
          <w:i/>
          <w:iCs/>
        </w:rPr>
        <w:t>Lycaon pictus</w:t>
      </w:r>
      <w:r w:rsidR="00EC0DAE" w:rsidRPr="007C2A70">
        <w:t xml:space="preserve">). At </w:t>
      </w:r>
      <w:r w:rsidR="00452409">
        <w:t>this</w:t>
      </w:r>
      <w:r w:rsidR="00452409" w:rsidRPr="007C2A70">
        <w:t xml:space="preserve"> </w:t>
      </w:r>
      <w:r w:rsidR="00EC0DAE" w:rsidRPr="007C2A70">
        <w:t>study site</w:t>
      </w:r>
      <w:r w:rsidR="00E042D0">
        <w:t xml:space="preserve"> in Kenya</w:t>
      </w:r>
      <w:r w:rsidR="00EC0DAE" w:rsidRPr="007C2A70">
        <w:t xml:space="preserve">, impala and </w:t>
      </w:r>
      <w:r w:rsidR="00381A1D">
        <w:t>dik-dik</w:t>
      </w:r>
      <w:r w:rsidR="00E042D0">
        <w:t>s</w:t>
      </w:r>
      <w:r w:rsidR="00EC0DAE" w:rsidRPr="007C2A70">
        <w:t xml:space="preserve"> are </w:t>
      </w:r>
      <w:r w:rsidR="00EC0DAE" w:rsidRPr="007C2A70">
        <w:lastRenderedPageBreak/>
        <w:t xml:space="preserve">the most abundant ungulates, and their </w:t>
      </w:r>
      <w:r w:rsidR="00BE5A7A">
        <w:t xml:space="preserve">predation </w:t>
      </w:r>
      <w:r w:rsidR="00452409">
        <w:t xml:space="preserve">risk-averse habitat selection and </w:t>
      </w:r>
      <w:r w:rsidR="00EC0DAE" w:rsidRPr="007C2A70">
        <w:t>browsing</w:t>
      </w:r>
      <w:r w:rsidR="00452409">
        <w:t xml:space="preserve"> preferences</w:t>
      </w:r>
      <w:r w:rsidR="00EC0DAE" w:rsidRPr="007C2A70">
        <w:t xml:space="preserve"> shapes </w:t>
      </w:r>
      <w:r w:rsidR="00452409">
        <w:t>tree cover across the landscape</w:t>
      </w:r>
      <w:r w:rsidR="00EC0DAE" w:rsidRPr="007C2A70">
        <w:t xml:space="preserve"> </w: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 </w:instrText>
      </w:r>
      <w:r w:rsidR="00EC0DAE" w:rsidRPr="00CC378F">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EN.CITE.DATA </w:instrText>
      </w:r>
      <w:r w:rsidR="00EC0DAE" w:rsidRPr="00CC378F">
        <w:fldChar w:fldCharType="end"/>
      </w:r>
      <w:r w:rsidR="00EC0DAE" w:rsidRPr="007C2A70">
        <w:fldChar w:fldCharType="separate"/>
      </w:r>
      <w:r w:rsidR="00EC0DAE" w:rsidRPr="007C2A70">
        <w:rPr>
          <w:noProof/>
        </w:rPr>
        <w:t>(</w:t>
      </w:r>
      <w:r w:rsidR="00196FD4">
        <w:rPr>
          <w:noProof/>
        </w:rPr>
        <w:t xml:space="preserve">Goheen </w:t>
      </w:r>
      <w:r w:rsidR="00196FD4" w:rsidRPr="008816DE">
        <w:rPr>
          <w:i/>
          <w:noProof/>
        </w:rPr>
        <w:t xml:space="preserve">et al. </w:t>
      </w:r>
      <w:r w:rsidR="00196FD4">
        <w:rPr>
          <w:noProof/>
        </w:rPr>
        <w:t xml:space="preserve">2013; </w:t>
      </w:r>
      <w:r w:rsidR="00EC0DAE" w:rsidRPr="007C2A70">
        <w:rPr>
          <w:noProof/>
        </w:rPr>
        <w:t>Ford</w:t>
      </w:r>
      <w:r w:rsidR="00EC0DAE" w:rsidRPr="007C2A70">
        <w:rPr>
          <w:i/>
          <w:noProof/>
        </w:rPr>
        <w:t xml:space="preserve"> et al.</w:t>
      </w:r>
      <w:r w:rsidR="00EC0DAE" w:rsidRPr="007C2A70">
        <w:rPr>
          <w:noProof/>
        </w:rPr>
        <w:t xml:space="preserve"> 2014; Ford</w:t>
      </w:r>
      <w:r w:rsidR="00EC0DAE" w:rsidRPr="007C2A70">
        <w:rPr>
          <w:i/>
          <w:noProof/>
        </w:rPr>
        <w:t xml:space="preserve"> et al.</w:t>
      </w:r>
      <w:r w:rsidR="00EC0DAE" w:rsidRPr="007C2A70">
        <w:rPr>
          <w:noProof/>
        </w:rPr>
        <w:t xml:space="preserve"> 2015</w:t>
      </w:r>
      <w:r w:rsidR="00FE64DA">
        <w:rPr>
          <w:noProof/>
        </w:rPr>
        <w:t xml:space="preserve">; Otieno </w:t>
      </w:r>
      <w:r w:rsidR="00FE64DA" w:rsidRPr="00FE64DA">
        <w:rPr>
          <w:i/>
          <w:iCs/>
          <w:noProof/>
        </w:rPr>
        <w:t>et al.</w:t>
      </w:r>
      <w:r w:rsidR="00FE64DA">
        <w:rPr>
          <w:noProof/>
        </w:rPr>
        <w:t xml:space="preserve"> 2019</w:t>
      </w:r>
      <w:r w:rsidR="00EC0DAE" w:rsidRPr="007C2A70">
        <w:rPr>
          <w:noProof/>
        </w:rPr>
        <w:t>)</w:t>
      </w:r>
      <w:r w:rsidR="00EC0DAE" w:rsidRPr="007C2A70">
        <w:fldChar w:fldCharType="end"/>
      </w:r>
      <w:r w:rsidR="00EC0DAE" w:rsidRPr="007C2A70">
        <w:t xml:space="preserve">. Wild dogs are crepuscular, and hunt by running </w:t>
      </w:r>
      <w:r w:rsidR="006445BE">
        <w:t>prey</w:t>
      </w:r>
      <w:r w:rsidR="006445BE" w:rsidRPr="007C2A70">
        <w:t xml:space="preserve"> </w:t>
      </w:r>
      <w:r w:rsidR="00EC0DAE" w:rsidRPr="007C2A70">
        <w:t xml:space="preserve">down </w:t>
      </w:r>
      <w:r w:rsidR="00EC0DAE" w:rsidRPr="007C2A70">
        <w:fldChar w:fldCharType="begin"/>
      </w:r>
      <w:r w:rsidR="00EC0DAE"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00EC0DAE" w:rsidRPr="007C2A70">
        <w:fldChar w:fldCharType="separate"/>
      </w:r>
      <w:r w:rsidR="00EC0DAE" w:rsidRPr="007C2A70">
        <w:rPr>
          <w:noProof/>
        </w:rPr>
        <w:t>(Creel &amp; Creel 1995)</w:t>
      </w:r>
      <w:r w:rsidR="00EC0DAE" w:rsidRPr="007C2A70">
        <w:fldChar w:fldCharType="end"/>
      </w:r>
      <w:r w:rsidR="00EC0DAE" w:rsidRPr="007C2A70">
        <w:t xml:space="preserve">; </w:t>
      </w:r>
      <w:r w:rsidR="00381A1D">
        <w:t>dik-dik</w:t>
      </w:r>
      <w:r w:rsidR="00E042D0">
        <w:t>s</w:t>
      </w:r>
      <w:r w:rsidR="00EC0DAE" w:rsidRPr="007C2A70">
        <w:t xml:space="preserve"> and impala together comprise 82% of the prey biomass that wild dogs consume at our study site</w:t>
      </w:r>
      <w:r w:rsidR="00DE486A">
        <w:t xml:space="preserve"> </w:t>
      </w:r>
      <w:r w:rsidR="00DE486A">
        <w:fldChar w:fldCharType="begin" w:fldLock="1"/>
      </w:r>
      <w:r w:rsidR="00DE486A">
        <w:instrText>ADDIN CSL_CITATION { "citationItems" : [ { "id" : "ITEM-1", "itemData" : { "author" : [ { "dropping-particle" : "", "family" : "Woodroffe", "given" : "Rosie", "non-dropping-particle" : "", "parse-names" : false, "suffix" : "" }, { "dropping-particle" : "", "family" : "Lindsey", "given" : "Peter A.", "non-dropping-particle" : "", "parse-names" : false, "suffix" : "" }, { "dropping-particle" : "", "family" : "Roma\u00f1ach", "given" : "Stephanie S.", "non-dropping-particle" : "", "parse-names" : false, "suffix" : "" }, { "dropping-particle" : "", "family" : "Ranah", "given" : "Symon M. K. ole", "non-dropping-particle" : "", "parse-names" : false, "suffix" : "" } ], "container-title" : "Journal of Mammalogy", "id" : "ITEM-1", "issue" : "1", "issued" : { "date-parts" : [ [ "2007" ] ] }, "title" : "African Wild Dogs (Lycaon pictus) Can Subsist on Small Prey: Implications for Conservation", "type" : "article-journal", "volume" : "88" }, "uris" : [ "http://www.mendeley.com/documents/?uuid=e447d914-eeea-34d9-a6df-a817529b490f" ] } ], "mendeley" : { "formattedCitation" : "(Woodroffe et al. 2007)", "plainTextFormattedCitation" : "(Woodroffe et al. 2007)", "previouslyFormattedCitation" : "(Woodroffe et al. 2007)" }, "properties" : { "noteIndex" : 0 }, "schema" : "https://github.com/citation-style-language/schema/raw/master/csl-citation.json" }</w:instrText>
      </w:r>
      <w:r w:rsidR="00DE486A">
        <w:fldChar w:fldCharType="separate"/>
      </w:r>
      <w:r w:rsidR="00DE486A" w:rsidRPr="00DE486A">
        <w:rPr>
          <w:noProof/>
        </w:rPr>
        <w:t>(Woodroffe et al. 2007)</w:t>
      </w:r>
      <w:r w:rsidR="00DE486A">
        <w:fldChar w:fldCharType="end"/>
      </w:r>
      <w:r w:rsidR="00A95FD4">
        <w:t xml:space="preserve">. </w:t>
      </w:r>
    </w:p>
    <w:p w14:paraId="3B58B888" w14:textId="3B5648CC" w:rsidR="004E5CDD" w:rsidRDefault="00EC0DAE" w:rsidP="00541775">
      <w:r w:rsidRPr="007C2A70">
        <w:t xml:space="preserve">We evaluated </w:t>
      </w:r>
      <w:r w:rsidR="00EF3BC5">
        <w:t>three</w:t>
      </w:r>
      <w:r w:rsidR="00BB025E">
        <w:t xml:space="preserve"> </w:t>
      </w:r>
      <w:r w:rsidRPr="007C2A70">
        <w:t xml:space="preserve">hypotheses </w:t>
      </w:r>
      <w:r w:rsidR="00FF6547">
        <w:t>concerning</w:t>
      </w:r>
      <w:r w:rsidR="00452409">
        <w:t xml:space="preserve"> t</w:t>
      </w:r>
      <w:r w:rsidRPr="007C2A70">
        <w:t>he impacts of ambient temperature on predation by wild dogs</w:t>
      </w:r>
      <w:r w:rsidR="00846EE8">
        <w:t xml:space="preserve"> on impala and </w:t>
      </w:r>
      <w:r w:rsidR="00381A1D">
        <w:t>dik-dik</w:t>
      </w:r>
      <w:r w:rsidR="00BE5A7A">
        <w:t>s</w:t>
      </w:r>
      <w:r w:rsidR="00BB025E">
        <w:t xml:space="preserve"> </w:t>
      </w:r>
      <w:r w:rsidRPr="007C2A70">
        <w:t>(Table</w:t>
      </w:r>
      <w:r w:rsidR="00BB025E">
        <w:t xml:space="preserve"> 1</w:t>
      </w:r>
      <w:r w:rsidRPr="007C2A70">
        <w:t xml:space="preserve">). </w:t>
      </w:r>
      <w:r w:rsidR="004E5CDD">
        <w:t xml:space="preserve">First, </w:t>
      </w:r>
      <w:r w:rsidR="004E5CDD" w:rsidRPr="007C2A70">
        <w:t xml:space="preserve">we </w:t>
      </w:r>
      <w:r w:rsidR="00546DED">
        <w:t xml:space="preserve">hypothesised that predator-prey interactions would be </w:t>
      </w:r>
      <w:r w:rsidR="0003051D">
        <w:t xml:space="preserve">affected </w:t>
      </w:r>
      <w:r w:rsidR="00546DED">
        <w:t xml:space="preserve">by reduced predator activity on hot days </w:t>
      </w:r>
      <w:r w:rsidR="004E5CDD" w:rsidRPr="007C2A70">
        <w:t>(Table 1).</w:t>
      </w:r>
      <w:r w:rsidR="0003051D">
        <w:t xml:space="preserve"> W</w:t>
      </w:r>
      <w:r w:rsidR="004E5CDD" w:rsidRPr="007C2A70">
        <w:t xml:space="preserve">ild </w:t>
      </w:r>
      <w:r w:rsidR="00324D6F" w:rsidRPr="007C2A70">
        <w:t>dog</w:t>
      </w:r>
      <w:r w:rsidR="00324D6F">
        <w:t xml:space="preserve"> activity</w:t>
      </w:r>
      <w:r w:rsidR="00324D6F" w:rsidRPr="007C2A70">
        <w:t xml:space="preserve"> </w:t>
      </w:r>
      <w:r w:rsidR="00546DED">
        <w:t>declines as ambient temperatures increase</w:t>
      </w:r>
      <w:r w:rsidR="004E5CDD" w:rsidRPr="007C2A70">
        <w:t xml:space="preserve"> </w:t>
      </w:r>
      <w:r w:rsidR="004E5CDD" w:rsidRPr="007C2A70">
        <w:fldChar w:fldCharType="begin"/>
      </w:r>
      <w:r w:rsidR="004E5CDD"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004E5CDD" w:rsidRPr="007C2A70">
        <w:fldChar w:fldCharType="separate"/>
      </w:r>
      <w:r w:rsidR="004E5CDD" w:rsidRPr="007C2A70">
        <w:rPr>
          <w:noProof/>
        </w:rPr>
        <w:t>(</w:t>
      </w:r>
      <w:r w:rsidR="00244DF8">
        <w:rPr>
          <w:noProof/>
        </w:rPr>
        <w:t xml:space="preserve">Woodroffe et al 2017, </w:t>
      </w:r>
      <w:r w:rsidR="004E5CDD" w:rsidRPr="007C2A70">
        <w:rPr>
          <w:noProof/>
        </w:rPr>
        <w:t>Rabaiotti &amp; Woodroffe 2019)</w:t>
      </w:r>
      <w:r w:rsidR="004E5CDD" w:rsidRPr="007C2A70">
        <w:fldChar w:fldCharType="end"/>
      </w:r>
      <w:r w:rsidR="004E5CDD" w:rsidRPr="007C2A70">
        <w:t xml:space="preserve">, which may </w:t>
      </w:r>
      <w:r w:rsidR="00FF6547">
        <w:t>reflect</w:t>
      </w:r>
      <w:r w:rsidR="00452409" w:rsidRPr="007C2A70">
        <w:t xml:space="preserve"> </w:t>
      </w:r>
      <w:r w:rsidR="004E5CDD" w:rsidRPr="007C2A70">
        <w:t xml:space="preserve">shorter hunting periods </w:t>
      </w:r>
      <w:r w:rsidR="004E5CDD" w:rsidRPr="007C2A70">
        <w:fldChar w:fldCharType="begin"/>
      </w:r>
      <w:r w:rsidR="004E5CDD"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004E5CDD" w:rsidRPr="007C2A70">
        <w:fldChar w:fldCharType="separate"/>
      </w:r>
      <w:r w:rsidR="004E5CDD" w:rsidRPr="007C2A70">
        <w:rPr>
          <w:noProof/>
        </w:rPr>
        <w:t>(Woodroffe 2011b)</w:t>
      </w:r>
      <w:r w:rsidR="004E5CDD" w:rsidRPr="007C2A70">
        <w:fldChar w:fldCharType="end"/>
      </w:r>
      <w:r w:rsidR="004E5CDD" w:rsidRPr="007C2A70">
        <w:t xml:space="preserve">. Optimal foraging theory suggests that, when foraging time is limited, individuals should accept lower-value prey, rather than continuing to search for higher-value prey </w:t>
      </w:r>
      <w:r w:rsidR="004E5CDD" w:rsidRPr="007C2A70">
        <w:fldChar w:fldCharType="begin"/>
      </w:r>
      <w:r w:rsidR="004E5CDD"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004E5CDD" w:rsidRPr="007C2A70">
        <w:fldChar w:fldCharType="separate"/>
      </w:r>
      <w:r w:rsidR="004E5CDD" w:rsidRPr="007C2A70">
        <w:rPr>
          <w:noProof/>
        </w:rPr>
        <w:t>(Lucas 1983)</w:t>
      </w:r>
      <w:r w:rsidR="004E5CDD" w:rsidRPr="007C2A70">
        <w:fldChar w:fldCharType="end"/>
      </w:r>
      <w:r w:rsidR="004E5CDD" w:rsidRPr="007C2A70">
        <w:t xml:space="preserve">. Therefore, we </w:t>
      </w:r>
      <w:r w:rsidR="00324D6F">
        <w:t>predi</w:t>
      </w:r>
      <w:r w:rsidR="00324D6F" w:rsidRPr="007C2A70">
        <w:t xml:space="preserve">cted </w:t>
      </w:r>
      <w:r w:rsidR="004E5CDD" w:rsidRPr="007C2A70">
        <w:t xml:space="preserve">that, if wild dogs </w:t>
      </w:r>
      <w:r w:rsidR="0003051D">
        <w:t>exhibited</w:t>
      </w:r>
      <w:r w:rsidR="0003051D" w:rsidRPr="007C2A70">
        <w:t xml:space="preserve"> </w:t>
      </w:r>
      <w:r w:rsidR="004E5CDD" w:rsidRPr="007C2A70">
        <w:t xml:space="preserve">reduced foraging time, they would increase predation on </w:t>
      </w:r>
      <w:r w:rsidR="00381A1D">
        <w:t>dik-dik</w:t>
      </w:r>
      <w:r w:rsidR="007225F7">
        <w:t>s</w:t>
      </w:r>
      <w:r w:rsidR="004E5CDD" w:rsidRPr="007C2A70">
        <w:t xml:space="preserve"> (which are encountered more frequently) over impala, which are larger but encountered less frequently </w:t>
      </w:r>
      <w:r w:rsidR="004E5CDD" w:rsidRPr="007C2A70">
        <w:fldChar w:fldCharType="begin"/>
      </w:r>
      <w:r w:rsidR="004E5CDD"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4E5CDD" w:rsidRPr="007C2A70">
        <w:fldChar w:fldCharType="separate"/>
      </w:r>
      <w:r w:rsidR="004E5CDD" w:rsidRPr="007C2A70">
        <w:rPr>
          <w:noProof/>
        </w:rPr>
        <w:t>(Woodroffe</w:t>
      </w:r>
      <w:r w:rsidR="004E5CDD" w:rsidRPr="007C2A70">
        <w:rPr>
          <w:i/>
          <w:noProof/>
        </w:rPr>
        <w:t xml:space="preserve"> et al.</w:t>
      </w:r>
      <w:r w:rsidR="004E5CDD" w:rsidRPr="007C2A70">
        <w:rPr>
          <w:noProof/>
        </w:rPr>
        <w:t xml:space="preserve"> 2007)</w:t>
      </w:r>
      <w:r w:rsidR="004E5CDD" w:rsidRPr="007C2A70">
        <w:fldChar w:fldCharType="end"/>
      </w:r>
      <w:r w:rsidR="004E5CDD" w:rsidRPr="007C2A70">
        <w:t xml:space="preserve">. We term </w:t>
      </w:r>
      <w:r w:rsidR="004E5CDD">
        <w:t>this, Hypothesis 1,</w:t>
      </w:r>
      <w:r w:rsidR="004E5CDD" w:rsidRPr="007C2A70">
        <w:t xml:space="preserve"> the ‘reduced </w:t>
      </w:r>
      <w:r w:rsidR="004E5CDD">
        <w:t xml:space="preserve">daytime </w:t>
      </w:r>
      <w:r w:rsidR="004E5CDD" w:rsidRPr="007C2A70">
        <w:t xml:space="preserve">foraging </w:t>
      </w:r>
      <w:r w:rsidR="00BB025E">
        <w:t>hypothesis</w:t>
      </w:r>
      <w:r w:rsidR="00CC74AC">
        <w:t>’</w:t>
      </w:r>
      <w:r w:rsidR="004E5CDD" w:rsidRPr="007C2A70">
        <w:t>.</w:t>
      </w:r>
    </w:p>
    <w:p w14:paraId="5F80FA62" w14:textId="316B2BA5" w:rsidR="00CC74AC" w:rsidRPr="007C2A70" w:rsidRDefault="00EF3BC5" w:rsidP="00CC74AC">
      <w:r>
        <w:t>Second</w:t>
      </w:r>
      <w:r w:rsidR="00BB025E">
        <w:t xml:space="preserve">, </w:t>
      </w:r>
      <w:r w:rsidR="00CC74AC" w:rsidRPr="007C2A70">
        <w:t xml:space="preserve">we quantified whether habitat </w:t>
      </w:r>
      <w:r w:rsidR="008816DE">
        <w:t>use</w:t>
      </w:r>
      <w:r w:rsidR="00CC74AC" w:rsidRPr="007C2A70">
        <w:t xml:space="preserve"> </w:t>
      </w:r>
      <w:r w:rsidR="00CC74AC">
        <w:t xml:space="preserve">by both predator and prey </w:t>
      </w:r>
      <w:r w:rsidR="00CC74AC" w:rsidRPr="007C2A70">
        <w:t>might be affected by ambient temperatures, with consequences for predation. Many large mammals select shade in hot</w:t>
      </w:r>
      <w:r w:rsidR="00CC74AC">
        <w:t>ter</w:t>
      </w:r>
      <w:r w:rsidR="00CC74AC" w:rsidRPr="007C2A70">
        <w:t xml:space="preserve"> weather </w: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 </w:instrTex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EN.CITE.DATA </w:instrText>
      </w:r>
      <w:r w:rsidR="00CC74AC" w:rsidRPr="007C2A70">
        <w:fldChar w:fldCharType="end"/>
      </w:r>
      <w:r w:rsidR="00CC74AC" w:rsidRPr="007C2A70">
        <w:fldChar w:fldCharType="separate"/>
      </w:r>
      <w:r w:rsidR="00CC74AC" w:rsidRPr="007C2A70">
        <w:rPr>
          <w:noProof/>
        </w:rPr>
        <w:t>(Mole</w:t>
      </w:r>
      <w:r w:rsidR="00CC74AC" w:rsidRPr="007C2A70">
        <w:rPr>
          <w:i/>
          <w:noProof/>
        </w:rPr>
        <w:t xml:space="preserve"> et al.</w:t>
      </w:r>
      <w:r w:rsidR="00CC74AC" w:rsidRPr="007C2A70">
        <w:rPr>
          <w:noProof/>
        </w:rPr>
        <w:t xml:space="preserve"> 2016; Pigeon</w:t>
      </w:r>
      <w:r w:rsidR="00CC74AC" w:rsidRPr="007C2A70">
        <w:rPr>
          <w:i/>
          <w:noProof/>
        </w:rPr>
        <w:t xml:space="preserve"> et al.</w:t>
      </w:r>
      <w:r w:rsidR="00CC74AC" w:rsidRPr="007C2A70">
        <w:rPr>
          <w:noProof/>
        </w:rPr>
        <w:t xml:space="preserve"> 2016)</w:t>
      </w:r>
      <w:r w:rsidR="00CC74AC" w:rsidRPr="007C2A70">
        <w:fldChar w:fldCharType="end"/>
      </w:r>
      <w:r w:rsidR="00CC74AC" w:rsidRPr="007C2A70">
        <w:t xml:space="preserve">, and we predicted that wild dogs, impala, and </w:t>
      </w:r>
      <w:r w:rsidR="00381A1D">
        <w:t>dik-dik</w:t>
      </w:r>
      <w:r w:rsidR="00781CB2">
        <w:t>s</w:t>
      </w:r>
      <w:r w:rsidR="00CC74AC" w:rsidRPr="007C2A70">
        <w:t xml:space="preserve"> would do the same (Table 1). </w:t>
      </w:r>
      <w:r w:rsidR="00C6637E">
        <w:t xml:space="preserve">We would expect to see the greatest shift into denser woody cover </w:t>
      </w:r>
      <w:r w:rsidR="00FF6547">
        <w:t xml:space="preserve">at high ambient temperatures </w:t>
      </w:r>
      <w:r w:rsidR="00C6637E">
        <w:t>by impala</w:t>
      </w:r>
      <w:r w:rsidR="00781CB2">
        <w:t>,</w:t>
      </w:r>
      <w:r w:rsidR="00C6637E">
        <w:t xml:space="preserve"> </w:t>
      </w:r>
      <w:r w:rsidR="000137CF">
        <w:t>because</w:t>
      </w:r>
      <w:r w:rsidR="000D0B5E">
        <w:t xml:space="preserve"> they inhabit more open areas, and therefore are likely to be most exposed to solar radiation (Augustine 2004). </w:t>
      </w:r>
      <w:r w:rsidR="00CC74AC" w:rsidRPr="007C2A70">
        <w:t xml:space="preserve">Further, we predicted that such a change would increase predation on impala, </w:t>
      </w:r>
      <w:r w:rsidR="0039752D">
        <w:t>which</w:t>
      </w:r>
      <w:r w:rsidR="00CC74AC" w:rsidRPr="007C2A70">
        <w:t xml:space="preserve"> face higher </w:t>
      </w:r>
      <w:r w:rsidR="00CC74AC" w:rsidRPr="007C2A70">
        <w:rPr>
          <w:i/>
          <w:iCs/>
        </w:rPr>
        <w:t>per capita</w:t>
      </w:r>
      <w:r w:rsidR="00CC74AC" w:rsidRPr="007C2A70">
        <w:t xml:space="preserve"> predation rates in habitats character</w:t>
      </w:r>
      <w:r w:rsidR="00CC74AC">
        <w:t>ised</w:t>
      </w:r>
      <w:r w:rsidR="00CC74AC" w:rsidRPr="007C2A70">
        <w:t xml:space="preserve"> by </w:t>
      </w:r>
      <w:r w:rsidR="00CC74AC">
        <w:t xml:space="preserve">higher </w:t>
      </w:r>
      <w:r w:rsidR="00CC74AC" w:rsidRPr="007C2A70">
        <w:t xml:space="preserve">woody cover </w:t>
      </w:r>
      <w:r w:rsidR="00CC74AC" w:rsidRPr="007C2A70">
        <w:fldChar w:fldCharType="begin"/>
      </w:r>
      <w:r w:rsidR="00CC74AC"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CC74AC" w:rsidRPr="007C2A70">
        <w:fldChar w:fldCharType="separate"/>
      </w:r>
      <w:r w:rsidR="00CC74AC" w:rsidRPr="007C2A70">
        <w:rPr>
          <w:noProof/>
        </w:rPr>
        <w:t>(and thus shade; Ford</w:t>
      </w:r>
      <w:r w:rsidR="00CC74AC" w:rsidRPr="007C2A70">
        <w:rPr>
          <w:i/>
          <w:noProof/>
        </w:rPr>
        <w:t xml:space="preserve"> et al.</w:t>
      </w:r>
      <w:r w:rsidR="00CC74AC" w:rsidRPr="007C2A70">
        <w:rPr>
          <w:noProof/>
        </w:rPr>
        <w:t xml:space="preserve"> 2014)</w:t>
      </w:r>
      <w:r w:rsidR="00CC74AC" w:rsidRPr="007C2A70">
        <w:fldChar w:fldCharType="end"/>
      </w:r>
      <w:r w:rsidR="00CC74AC" w:rsidRPr="007C2A70">
        <w:t>. We term this</w:t>
      </w:r>
      <w:r w:rsidR="00CC74AC">
        <w:t>,</w:t>
      </w:r>
      <w:r w:rsidR="00CC74AC" w:rsidRPr="007C2A70">
        <w:t xml:space="preserve"> </w:t>
      </w:r>
      <w:r w:rsidR="00CC74AC">
        <w:t xml:space="preserve">Hypothesis </w:t>
      </w:r>
      <w:r>
        <w:t>2</w:t>
      </w:r>
      <w:r w:rsidR="00CC74AC" w:rsidRPr="007C2A70">
        <w:t xml:space="preserve">, the ‘shade-seeking </w:t>
      </w:r>
      <w:r w:rsidR="00CC74AC">
        <w:t>hypothesis</w:t>
      </w:r>
      <w:r w:rsidR="00CC74AC" w:rsidRPr="007C2A70">
        <w:t>’.</w:t>
      </w:r>
    </w:p>
    <w:p w14:paraId="79FE19A7" w14:textId="7FF2A171" w:rsidR="00BB025E" w:rsidRPr="007C2A70" w:rsidRDefault="00CC74AC" w:rsidP="00CC74AC">
      <w:r>
        <w:lastRenderedPageBreak/>
        <w:t xml:space="preserve">Finally, </w:t>
      </w:r>
      <w:r w:rsidR="00BB025E">
        <w:t>w</w:t>
      </w:r>
      <w:r w:rsidR="004E5CDD" w:rsidRPr="007C2A70">
        <w:t xml:space="preserve">e explored the potential consequences of </w:t>
      </w:r>
      <w:r w:rsidR="004E5CDD">
        <w:t xml:space="preserve">both predators and prey </w:t>
      </w:r>
      <w:r w:rsidR="004E5CDD" w:rsidRPr="007C2A70">
        <w:t xml:space="preserve">overheating during chases. </w:t>
      </w:r>
      <w:r w:rsidR="00871066">
        <w:t xml:space="preserve">Creel </w:t>
      </w:r>
      <w:r w:rsidR="00871066" w:rsidRPr="007C2A70">
        <w:rPr>
          <w:i/>
          <w:iCs/>
        </w:rPr>
        <w:t>et al.</w:t>
      </w:r>
      <w:r w:rsidR="00871066" w:rsidRPr="007C2A70">
        <w:t xml:space="preserve"> </w:t>
      </w:r>
      <w:r w:rsidR="00871066" w:rsidRPr="007C2A70">
        <w:fldChar w:fldCharType="begin"/>
      </w:r>
      <w:r w:rsidR="00871066"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871066" w:rsidRPr="007C2A70">
        <w:fldChar w:fldCharType="separate"/>
      </w:r>
      <w:r w:rsidR="00871066" w:rsidRPr="007C2A70">
        <w:rPr>
          <w:noProof/>
        </w:rPr>
        <w:t>(2016)</w:t>
      </w:r>
      <w:r w:rsidR="00871066" w:rsidRPr="007C2A70">
        <w:fldChar w:fldCharType="end"/>
      </w:r>
      <w:r w:rsidR="00871066">
        <w:t xml:space="preserve"> </w:t>
      </w:r>
      <w:r w:rsidR="00C53B7B">
        <w:t xml:space="preserve">suggested </w:t>
      </w:r>
      <w:r w:rsidR="00871066">
        <w:t>that</w:t>
      </w:r>
      <w:r w:rsidR="004E5CDD" w:rsidRPr="007C2A70">
        <w:t xml:space="preserve">, during chases, wild dogs would overheat more slowly than </w:t>
      </w:r>
      <w:r w:rsidR="00C53B7B">
        <w:t xml:space="preserve">their </w:t>
      </w:r>
      <w:r w:rsidR="004E5CDD" w:rsidRPr="007C2A70">
        <w:t xml:space="preserve">larger-bodied prey, leading to shorter </w:t>
      </w:r>
      <w:r w:rsidR="004E5CDD">
        <w:t xml:space="preserve">and more </w:t>
      </w:r>
      <w:r w:rsidR="004E5CDD" w:rsidRPr="007C2A70">
        <w:t>successful chases at high</w:t>
      </w:r>
      <w:r w:rsidR="00C53B7B">
        <w:t>er</w:t>
      </w:r>
      <w:r w:rsidR="004E5CDD" w:rsidRPr="007C2A70">
        <w:t xml:space="preserve"> ambient temperatures</w:t>
      </w:r>
      <w:r w:rsidR="004E5CDD">
        <w:t xml:space="preserve">. </w:t>
      </w:r>
      <w:r w:rsidR="004E5CDD" w:rsidRPr="007C2A70">
        <w:t xml:space="preserve">By extension, </w:t>
      </w:r>
      <w:r w:rsidR="005A0FBC">
        <w:t>this would mean that wild dogs</w:t>
      </w:r>
      <w:r w:rsidR="004E5CDD" w:rsidRPr="007C2A70">
        <w:t xml:space="preserve"> overheat less rapidly than impala but more rapidly than </w:t>
      </w:r>
      <w:r w:rsidR="00381A1D">
        <w:t>dik-</w:t>
      </w:r>
      <w:r w:rsidR="00381A1D" w:rsidRPr="00570689">
        <w:t>dik</w:t>
      </w:r>
      <w:r w:rsidR="00C53B7B" w:rsidRPr="00570689">
        <w:t>s</w:t>
      </w:r>
      <w:r w:rsidR="004E5CDD" w:rsidRPr="00570689">
        <w:t xml:space="preserve">, leading to increased predation on impala relative to </w:t>
      </w:r>
      <w:r w:rsidR="00381A1D" w:rsidRPr="00570689">
        <w:t>dik-dik</w:t>
      </w:r>
      <w:r w:rsidR="00C53B7B" w:rsidRPr="00570689">
        <w:t>s</w:t>
      </w:r>
      <w:r w:rsidR="00C53B7B">
        <w:t xml:space="preserve"> at higher ambient temperatures</w:t>
      </w:r>
      <w:r w:rsidR="004E5CDD" w:rsidRPr="007C2A70">
        <w:t xml:space="preserve"> (Table </w:t>
      </w:r>
      <w:r>
        <w:t>1</w:t>
      </w:r>
      <w:r w:rsidR="004E5CDD" w:rsidRPr="007C2A70">
        <w:t>). We termed this</w:t>
      </w:r>
      <w:r w:rsidR="004E5CDD">
        <w:t>,</w:t>
      </w:r>
      <w:r w:rsidR="00871066">
        <w:t xml:space="preserve"> </w:t>
      </w:r>
      <w:r>
        <w:t xml:space="preserve">Hypothesis </w:t>
      </w:r>
      <w:r w:rsidR="00EF3BC5">
        <w:t>3</w:t>
      </w:r>
      <w:r w:rsidR="00871066">
        <w:t>,</w:t>
      </w:r>
      <w:r w:rsidR="004E5CDD" w:rsidRPr="007C2A70">
        <w:t xml:space="preserve"> the ‘</w:t>
      </w:r>
      <w:r w:rsidR="00DB7DE9">
        <w:t>prey</w:t>
      </w:r>
      <w:r w:rsidR="004E5CDD" w:rsidRPr="007C2A70">
        <w:t xml:space="preserve"> </w:t>
      </w:r>
      <w:r w:rsidR="004E5CDD">
        <w:t>overheating</w:t>
      </w:r>
      <w:r w:rsidR="004E5CDD" w:rsidRPr="007C2A70">
        <w:t xml:space="preserve"> </w:t>
      </w:r>
      <w:r>
        <w:t>hypothesis</w:t>
      </w:r>
      <w:r w:rsidR="004E5CDD" w:rsidRPr="007C2A70">
        <w:t>’.</w:t>
      </w:r>
    </w:p>
    <w:p w14:paraId="4AE53542" w14:textId="07126FFF" w:rsidR="00EC0DAE" w:rsidRPr="007C2A70" w:rsidRDefault="00EC0DAE" w:rsidP="007C2A70">
      <w:r w:rsidRPr="007C2A70">
        <w:t>These hypothesised behavioural responses to</w:t>
      </w:r>
      <w:r w:rsidR="0039752D">
        <w:t xml:space="preserve"> increasing </w:t>
      </w:r>
      <w:r w:rsidRPr="007C2A70">
        <w:t>ambient temperatures generated</w:t>
      </w:r>
      <w:r w:rsidR="00517D24">
        <w:t xml:space="preserve"> </w:t>
      </w:r>
      <w:r w:rsidRPr="007C2A70">
        <w:t xml:space="preserve">contrasting sets of predictions about trophic interactions between wild dogs, impala, and </w:t>
      </w:r>
      <w:r w:rsidR="00381A1D">
        <w:t>dik-dik</w:t>
      </w:r>
      <w:r w:rsidR="00781CB2">
        <w:t>s</w:t>
      </w:r>
      <w:r w:rsidRPr="007C2A70">
        <w:t xml:space="preserve"> (Table 1). By testing these predictions, we explored the behavioural mechanisms underlying whether and how ambient temperature influenced interactions between </w:t>
      </w:r>
      <w:r w:rsidR="00C53B7B">
        <w:t>predators and prey</w:t>
      </w:r>
      <w:r w:rsidRPr="007C2A70">
        <w:t>, in an attempt to evaluate how climate change might affect this ecosystem through predator-prey interactions.</w:t>
      </w:r>
    </w:p>
    <w:p w14:paraId="5639136B" w14:textId="77777777" w:rsidR="00EC0DAE" w:rsidRDefault="00EC0DAE" w:rsidP="007C2A70"/>
    <w:p w14:paraId="66AAE608" w14:textId="77777777" w:rsidR="00EC0DAE" w:rsidRPr="00670977" w:rsidRDefault="00EC0DAE" w:rsidP="007C2A70">
      <w:pPr>
        <w:pStyle w:val="Heading1"/>
      </w:pPr>
      <w:r w:rsidRPr="00670977">
        <w:t>Methods</w:t>
      </w:r>
    </w:p>
    <w:p w14:paraId="4547ABE7" w14:textId="77777777" w:rsidR="00EC0DAE" w:rsidRPr="007C2A70" w:rsidRDefault="00EC0DAE" w:rsidP="007C2A70">
      <w:pPr>
        <w:pStyle w:val="Heading2"/>
      </w:pPr>
      <w:r w:rsidRPr="007C2A70">
        <w:t>Study area</w:t>
      </w:r>
    </w:p>
    <w:p w14:paraId="699AA571" w14:textId="65706E1F" w:rsidR="00EC0DAE" w:rsidRPr="007C2A70" w:rsidRDefault="00196FD4" w:rsidP="007C2A70">
      <w:r>
        <w:t xml:space="preserve">Our study </w:t>
      </w:r>
      <w:r w:rsidR="00781CB2">
        <w:t>was conducted</w:t>
      </w:r>
      <w:r w:rsidR="00A52F8F">
        <w:t xml:space="preserve"> at </w:t>
      </w:r>
      <w:r w:rsidR="00EC0DAE" w:rsidRPr="007C2A70">
        <w:t xml:space="preserve">the Mpala Conservancy, </w:t>
      </w:r>
      <w:r w:rsidR="00093D10" w:rsidRPr="007C2A70">
        <w:t>Kenya</w:t>
      </w:r>
      <w:r w:rsidR="007E6672">
        <w:t xml:space="preserve"> </w:t>
      </w:r>
      <w:r w:rsidR="007E6672" w:rsidRPr="007C2A70">
        <w:t>(0°17’ N, 36°53’ E)</w:t>
      </w:r>
      <w:r w:rsidR="00093D10">
        <w:t>,</w:t>
      </w:r>
      <w:r w:rsidR="00093D10" w:rsidRPr="007C2A70">
        <w:t xml:space="preserve"> </w:t>
      </w:r>
      <w:r w:rsidR="00EC0DAE" w:rsidRPr="007C2A70">
        <w:t>200 km</w:t>
      </w:r>
      <w:r w:rsidR="00EC0DAE" w:rsidRPr="007C2A70">
        <w:rPr>
          <w:vertAlign w:val="superscript"/>
        </w:rPr>
        <w:t>2</w:t>
      </w:r>
      <w:r w:rsidR="00EC0DAE" w:rsidRPr="007C2A70">
        <w:t xml:space="preserve"> </w:t>
      </w:r>
      <w:r w:rsidR="00093D10">
        <w:t xml:space="preserve">of </w:t>
      </w:r>
      <w:r w:rsidR="00EC0DAE" w:rsidRPr="007C2A70">
        <w:t xml:space="preserve">semi-arid savanna managed jointly for livestock production and wildlife conservation. Mpala experiences little seasonal variation in </w:t>
      </w:r>
      <w:r w:rsidR="007D7ACC">
        <w:t xml:space="preserve">ambient </w:t>
      </w:r>
      <w:r w:rsidR="00EC0DAE" w:rsidRPr="007C2A70">
        <w:t xml:space="preserve">temperature; daily maximum temperature ranges from 20-37°C, and mean annual rainfall is 590mm, varying substantially both within and between years </w:t>
      </w:r>
      <w:r w:rsidR="00EC0DAE" w:rsidRPr="007C2A70">
        <w:fldChar w:fldCharType="begin"/>
      </w:r>
      <w:r w:rsidR="00EC0DAE"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rsidRPr="007C2A70">
        <w:fldChar w:fldCharType="separate"/>
      </w:r>
      <w:r w:rsidR="00EC0DAE" w:rsidRPr="007C2A70">
        <w:rPr>
          <w:noProof/>
        </w:rPr>
        <w:t>(Caylor, Gitonga &amp; Martins 2017)</w:t>
      </w:r>
      <w:r w:rsidR="00EC0DAE" w:rsidRPr="007C2A70">
        <w:fldChar w:fldCharType="end"/>
      </w:r>
      <w:r w:rsidR="00EC0DAE" w:rsidRPr="007C2A70">
        <w:t>.</w:t>
      </w:r>
    </w:p>
    <w:p w14:paraId="6CC9C8CC" w14:textId="4C746FFB" w:rsidR="00EC0DAE" w:rsidRPr="007C2A70" w:rsidRDefault="00EC0DAE" w:rsidP="007C2A70">
      <w:r w:rsidRPr="007C2A70">
        <w:t xml:space="preserve">Mpala hosts 22 species of wild ungulate, of which </w:t>
      </w:r>
      <w:r w:rsidR="00381A1D">
        <w:t>dik-dik</w:t>
      </w:r>
      <w:r w:rsidR="0085076D" w:rsidRPr="00570689">
        <w:t>s</w:t>
      </w:r>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rsidR="00301C1E">
        <w:t xml:space="preserve">, at </w:t>
      </w:r>
      <w:r w:rsidR="00A52F8F">
        <w:t>90-</w:t>
      </w:r>
      <w:r w:rsidR="00910E9A">
        <w:t>139</w:t>
      </w:r>
      <w:r w:rsidR="00301C1E">
        <w:t xml:space="preserve"> individuals per km</w:t>
      </w:r>
      <w:r w:rsidR="00301C1E" w:rsidRPr="00301C1E">
        <w:rPr>
          <w:vertAlign w:val="superscript"/>
        </w:rPr>
        <w:t>2</w:t>
      </w:r>
      <w:r w:rsidR="00301C1E">
        <w:t xml:space="preserve"> and </w:t>
      </w:r>
      <w:r w:rsidR="00910E9A">
        <w:t>20.3</w:t>
      </w:r>
      <w:r w:rsidR="00301C1E">
        <w:t xml:space="preserve"> individuals per km</w:t>
      </w:r>
      <w:r w:rsidR="00301C1E" w:rsidRPr="00301C1E">
        <w:rPr>
          <w:vertAlign w:val="superscript"/>
        </w:rPr>
        <w:t>2</w:t>
      </w:r>
      <w:r w:rsidR="00301C1E">
        <w:t xml:space="preserve"> respectively (</w:t>
      </w:r>
      <w:r w:rsidR="00910E9A">
        <w:t>Augustine et al 2004</w:t>
      </w:r>
      <w:r w:rsidR="00530C63">
        <w:t>)</w:t>
      </w:r>
      <w:r w:rsidRPr="007C2A70">
        <w:t xml:space="preserve">. Mpala also supports </w:t>
      </w:r>
      <w:r w:rsidR="00CB07B3">
        <w:t>five</w:t>
      </w:r>
      <w:r w:rsidR="00CB07B3" w:rsidRPr="007C2A70">
        <w:t xml:space="preserve"> </w:t>
      </w:r>
      <w:r w:rsidR="0058258A">
        <w:t xml:space="preserve">species of </w:t>
      </w:r>
      <w:r w:rsidRPr="007C2A70">
        <w:t xml:space="preserve">large </w:t>
      </w:r>
      <w:r w:rsidR="005D63BE">
        <w:t>carnivore</w:t>
      </w:r>
      <w:r w:rsidR="00CB07B3">
        <w:t xml:space="preserve"> in addition to wild dogs</w:t>
      </w:r>
      <w:r w:rsidRPr="007C2A70">
        <w:t>: lion (</w:t>
      </w:r>
      <w:r w:rsidRPr="007C2A70">
        <w:rPr>
          <w:i/>
          <w:iCs/>
        </w:rPr>
        <w:t>Panthera leo</w:t>
      </w:r>
      <w:r w:rsidRPr="007C2A70">
        <w:t>), leopard (</w:t>
      </w:r>
      <w:r w:rsidRPr="007C2A70">
        <w:rPr>
          <w:i/>
          <w:iCs/>
        </w:rPr>
        <w:t>P. pardus</w:t>
      </w:r>
      <w:r w:rsidRPr="007C2A70">
        <w:t>), cheetah (</w:t>
      </w:r>
      <w:r w:rsidRPr="007C2A70">
        <w:rPr>
          <w:i/>
          <w:iCs/>
        </w:rPr>
        <w:t>Acinonyx jubatus</w:t>
      </w:r>
      <w:r w:rsidRPr="007C2A70">
        <w:t xml:space="preserve">), </w:t>
      </w:r>
      <w:r w:rsidRPr="007C2A70">
        <w:lastRenderedPageBreak/>
        <w:t>spotted hyaena (</w:t>
      </w:r>
      <w:r w:rsidRPr="007C2A70">
        <w:rPr>
          <w:i/>
          <w:iCs/>
        </w:rPr>
        <w:t>Crocuta crocuta</w:t>
      </w:r>
      <w:r w:rsidRPr="007C2A70">
        <w:t xml:space="preserve">), </w:t>
      </w:r>
      <w:r w:rsidR="00CB07B3">
        <w:t xml:space="preserve">and </w:t>
      </w:r>
      <w:r w:rsidRPr="007C2A70">
        <w:t>striped hyaena (</w:t>
      </w:r>
      <w:r w:rsidRPr="007C2A70">
        <w:rPr>
          <w:i/>
          <w:iCs/>
        </w:rPr>
        <w:t>Hyaena hyaena</w:t>
      </w:r>
      <w:r w:rsidRPr="007C2A70">
        <w:t>)</w:t>
      </w:r>
      <w:r w:rsidR="00CB07B3">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142937C4" w14:textId="77777777" w:rsidR="00EC0DAE" w:rsidRDefault="00EC0DAE" w:rsidP="007C2A70"/>
    <w:p w14:paraId="0C4D2536" w14:textId="77777777" w:rsidR="00EC0DAE" w:rsidRPr="00F245E9" w:rsidRDefault="00EC0DAE" w:rsidP="007C2A70">
      <w:pPr>
        <w:pStyle w:val="Heading2"/>
      </w:pPr>
      <w:r w:rsidRPr="00F245E9">
        <w:t>Data collection</w:t>
      </w:r>
    </w:p>
    <w:p w14:paraId="06993547" w14:textId="4E8D7589" w:rsidR="00EC0DAE" w:rsidRDefault="00EC0DAE"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w:t>
      </w:r>
      <w:r w:rsidR="005832B9">
        <w:t xml:space="preserve">Because female impala form </w:t>
      </w:r>
      <w:r w:rsidR="00A52F8F">
        <w:t>groups,</w:t>
      </w:r>
      <w:r w:rsidR="005832B9">
        <w:t xml:space="preserve"> collar data from individuals are indicative of herd-level movements. </w:t>
      </w:r>
      <w:r>
        <w:t xml:space="preserve">Each impala GPS-collar </w:t>
      </w:r>
      <w:r w:rsidRPr="00F245E9">
        <w:t>recorded a location every 20 minutes</w:t>
      </w:r>
      <w:r>
        <w:t>, for an average of 245 days</w:t>
      </w:r>
      <w:r w:rsidRPr="00F245E9">
        <w:t>.</w:t>
      </w:r>
      <w:r>
        <w:t xml:space="preserve"> Likewise, GPS-collars </w:t>
      </w:r>
      <w:r w:rsidRPr="00F245E9">
        <w:t>(Savannah Tracking Ltd, Nairobi, Kenya)</w:t>
      </w:r>
      <w:r>
        <w:t xml:space="preserve"> were fitted to </w:t>
      </w:r>
      <w:r w:rsidRPr="00F245E9">
        <w:t xml:space="preserve">15 adult female </w:t>
      </w:r>
      <w:r w:rsidR="00381A1D">
        <w:t>dik-dik</w:t>
      </w:r>
      <w:r w:rsidR="00093B3B">
        <w:t>s</w:t>
      </w:r>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w:t>
      </w:r>
      <w:r w:rsidR="000C771F">
        <w:t xml:space="preserve">dik-diks </w:t>
      </w:r>
      <w:r>
        <w:t xml:space="preserve">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(Vectronic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all of these packs had home ranges overlapping Mpala, although none remained on Mpala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rsidR="0051657E">
        <w:t xml:space="preserve"> units</w:t>
      </w:r>
      <w:r w:rsidRPr="00F245E9">
        <w:t>) every five minutes</w:t>
      </w:r>
      <w:r>
        <w:t>, for 218 days on average.</w:t>
      </w:r>
    </w:p>
    <w:p w14:paraId="3E9DA229" w14:textId="42BA6BEE" w:rsidR="00EC0DAE" w:rsidRDefault="00EC0DAE" w:rsidP="007C2A70">
      <w:r>
        <w:t xml:space="preserve">We used faecal analysis to quantify the relative frequency of predation by wild dogs on impala and </w:t>
      </w:r>
      <w:r w:rsidR="00381A1D">
        <w:t>dik-dik</w:t>
      </w:r>
      <w:r w:rsidR="00093B3B">
        <w:t>s</w:t>
      </w:r>
      <w:r>
        <w:t>. Wild dog scats were collected during 2001-</w:t>
      </w:r>
      <w:r w:rsidR="0058258A">
        <w:t>200</w:t>
      </w:r>
      <w:r>
        <w:t>4 across a 5,700km</w:t>
      </w:r>
      <w:r w:rsidRPr="0071272E">
        <w:rPr>
          <w:vertAlign w:val="superscript"/>
        </w:rPr>
        <w:t>2</w:t>
      </w:r>
      <w:r>
        <w:t xml:space="preserve"> study area which included Mpala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pseudoreplication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w:t>
      </w:r>
      <w:r w:rsidR="001260E1">
        <w:t xml:space="preserve"> </w:t>
      </w:r>
      <w:r w:rsidR="008B77DC">
        <w:t>Because t</w:t>
      </w:r>
      <w:r w:rsidR="00C50767">
        <w:t xml:space="preserve">he </w:t>
      </w:r>
      <w:r w:rsidR="008B77DC">
        <w:t>GPS-collar data</w:t>
      </w:r>
      <w:r w:rsidR="001260E1">
        <w:t xml:space="preserve"> </w:t>
      </w:r>
      <w:r w:rsidR="008B77DC">
        <w:t xml:space="preserve">were collected ≥7 years after the scat samples, they came from the descendants of the </w:t>
      </w:r>
      <w:r w:rsidR="008B77DC">
        <w:lastRenderedPageBreak/>
        <w:t xml:space="preserve">individuals </w:t>
      </w:r>
      <w:r w:rsidR="005832B9">
        <w:t xml:space="preserve">that </w:t>
      </w:r>
      <w:r w:rsidR="008B77DC">
        <w:t xml:space="preserve">deposited the scats. </w:t>
      </w:r>
      <w:r w:rsidR="00A96C6C">
        <w:t xml:space="preserve">There were no major shifts in temperature </w:t>
      </w:r>
      <w:r w:rsidR="00093B3B">
        <w:t xml:space="preserve">or </w:t>
      </w:r>
      <w:r w:rsidR="00A96C6C">
        <w:t>rainfall between the two time periods, however (Table S1).</w:t>
      </w:r>
    </w:p>
    <w:p w14:paraId="4062CFAB" w14:textId="66E450D7" w:rsidR="00EC0DAE" w:rsidRDefault="00572195" w:rsidP="007C2A70">
      <w:r>
        <w:t>Daily rainfall</w:t>
      </w:r>
      <w:r w:rsidR="005A0FBC">
        <w:t>,</w:t>
      </w:r>
      <w:r>
        <w:t xml:space="preserve"> daily maximum </w:t>
      </w:r>
      <w:r w:rsidR="007D7ACC">
        <w:t xml:space="preserve">ambient </w:t>
      </w:r>
      <w:r>
        <w:t>temperature</w:t>
      </w:r>
      <w:r w:rsidR="005A0FBC">
        <w:t>, and</w:t>
      </w:r>
      <w:r w:rsidR="005E6219">
        <w:t xml:space="preserve"> mean</w:t>
      </w:r>
      <w:r w:rsidR="005A0FBC">
        <w:t xml:space="preserve"> daily solar radiation </w:t>
      </w:r>
      <w:r>
        <w:t>were collected from a weather station at</w:t>
      </w:r>
      <w:r w:rsidR="00EC0DAE">
        <w:t xml:space="preserve"> Mpala Research Centre </w:t>
      </w:r>
      <w:r w:rsidR="00EC0DAE">
        <w:fldChar w:fldCharType="begin"/>
      </w:r>
      <w:r w:rsidR="00EC0DAE">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fldChar w:fldCharType="separate"/>
      </w:r>
      <w:r w:rsidR="00EC0DAE">
        <w:rPr>
          <w:noProof/>
        </w:rPr>
        <w:t>(Caylor, Gitonga &amp; Martins 2017)</w:t>
      </w:r>
      <w:r w:rsidR="00EC0DAE">
        <w:fldChar w:fldCharType="end"/>
      </w:r>
      <w:r w:rsidR="00EC0DAE">
        <w:t xml:space="preserve">. </w:t>
      </w:r>
      <w:r w:rsidR="005E41AC">
        <w:t xml:space="preserve">Data on the timing of </w:t>
      </w:r>
      <w:r w:rsidR="00702465">
        <w:t>sunrise</w:t>
      </w:r>
      <w:r w:rsidR="005E41AC">
        <w:t xml:space="preserve"> and sunset were </w:t>
      </w:r>
      <w:r w:rsidR="00702465">
        <w:fldChar w:fldCharType="begin"/>
      </w:r>
      <w:r w:rsidR="00702465">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rsidR="00702465">
        <w:fldChar w:fldCharType="separate"/>
      </w:r>
      <w:r w:rsidR="00702465">
        <w:rPr>
          <w:noProof/>
        </w:rPr>
        <w:t xml:space="preserve">taken from the </w:t>
      </w:r>
      <w:r w:rsidR="00702465" w:rsidRPr="005B2A48">
        <w:rPr>
          <w:i/>
          <w:iCs/>
          <w:noProof/>
        </w:rPr>
        <w:t>R</w:t>
      </w:r>
      <w:r w:rsidR="00702465">
        <w:rPr>
          <w:noProof/>
        </w:rPr>
        <w:t xml:space="preserve"> package </w:t>
      </w:r>
      <w:r w:rsidR="00702465" w:rsidRPr="005B2A48">
        <w:rPr>
          <w:i/>
          <w:iCs/>
          <w:noProof/>
        </w:rPr>
        <w:t>suncalc</w:t>
      </w:r>
      <w:r w:rsidR="005E41AC">
        <w:rPr>
          <w:noProof/>
        </w:rPr>
        <w:t xml:space="preserve"> (</w:t>
      </w:r>
      <w:r w:rsidR="00702465">
        <w:rPr>
          <w:noProof/>
        </w:rPr>
        <w:t>Agafonkin &amp; Thieurmel 2017)</w:t>
      </w:r>
      <w:r w:rsidR="00702465">
        <w:fldChar w:fldCharType="end"/>
      </w:r>
      <w:r w:rsidR="005E41AC">
        <w:t>.</w:t>
      </w:r>
      <w:r w:rsidR="00702465">
        <w:t xml:space="preserve"> </w:t>
      </w:r>
      <w:r w:rsidR="00093B3B">
        <w:t xml:space="preserve">A moonlight index </w:t>
      </w:r>
      <w:r w:rsidR="00910E9A">
        <w:t xml:space="preserve">was calculated by multiplying percentage illumination </w:t>
      </w:r>
      <w:r w:rsidR="00093B3B">
        <w:t xml:space="preserve">of the moon’s disc </w:t>
      </w:r>
      <w:r w:rsidR="00910E9A">
        <w:t xml:space="preserve">by the number of hours the moon was in the sky between sunset and sunrise. </w:t>
      </w:r>
      <w:r w:rsidR="00EC0DAE">
        <w:t xml:space="preserve">Finally, we used </w:t>
      </w:r>
      <w:r w:rsidR="005832B9">
        <w:t xml:space="preserve">data from </w:t>
      </w:r>
      <w:r w:rsidR="00EC0DAE">
        <w:t>GPS-collar</w:t>
      </w:r>
      <w:r w:rsidR="005832B9">
        <w:t>s</w:t>
      </w:r>
      <w:r w:rsidR="00EC0DAE">
        <w:t xml:space="preserve"> to identify periods when wild dog packs were denning </w:t>
      </w:r>
      <w:r w:rsidR="00EC0DAE">
        <w:fldChar w:fldCharType="begin"/>
      </w:r>
      <w:r w:rsidR="00EC0DAE">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rsidR="00EC0DAE">
        <w:fldChar w:fldCharType="separate"/>
      </w:r>
      <w:r w:rsidR="00EC0DAE">
        <w:rPr>
          <w:noProof/>
        </w:rPr>
        <w:t>(raising pups in a den, recognisable from the movement path which shows a “starburst” pattern of repeat visits to the same location, Woodroffe</w:t>
      </w:r>
      <w:r w:rsidR="00CF18E0">
        <w:rPr>
          <w:noProof/>
        </w:rPr>
        <w:t xml:space="preserve"> </w:t>
      </w:r>
      <w:r w:rsidR="00CF18E0" w:rsidRPr="00CF18E0">
        <w:rPr>
          <w:i/>
          <w:noProof/>
        </w:rPr>
        <w:t>et al</w:t>
      </w:r>
      <w:r w:rsidR="00EC0DAE">
        <w:rPr>
          <w:noProof/>
        </w:rPr>
        <w:t xml:space="preserve"> 2017)</w:t>
      </w:r>
      <w:r w:rsidR="00EC0DAE">
        <w:fldChar w:fldCharType="end"/>
      </w:r>
      <w:r>
        <w:t xml:space="preserve"> as activity levels increase during this period (</w:t>
      </w:r>
      <w:r w:rsidR="00910E9A">
        <w:t xml:space="preserve">Woodroffe </w:t>
      </w:r>
      <w:r w:rsidR="00910E9A" w:rsidRPr="00CF18E0">
        <w:rPr>
          <w:i/>
        </w:rPr>
        <w:t>et al</w:t>
      </w:r>
      <w:r w:rsidR="00910E9A">
        <w:t xml:space="preserve"> 2017</w:t>
      </w:r>
      <w:r>
        <w:t>)</w:t>
      </w:r>
      <w:r w:rsidR="00EC0DAE">
        <w:t>.</w:t>
      </w:r>
      <w:r w:rsidR="00546CAA">
        <w:t xml:space="preserve"> Mornings and evenings where individuals were babysitting (guarding the pups and therefore not hunting) were defined as days where the individual did not move </w:t>
      </w:r>
      <w:r w:rsidR="00093B3B">
        <w:t xml:space="preserve">&gt;200m </w:t>
      </w:r>
      <w:r w:rsidR="00546CAA">
        <w:t xml:space="preserve">from the den site during the morning or evening – these </w:t>
      </w:r>
      <w:r w:rsidR="00093B3B">
        <w:t xml:space="preserve">days </w:t>
      </w:r>
      <w:r w:rsidR="00546CAA">
        <w:t>were removed from the analyses.</w:t>
      </w:r>
    </w:p>
    <w:p w14:paraId="29C5A59E" w14:textId="77777777" w:rsidR="00EC0DAE" w:rsidRDefault="00EC0DAE" w:rsidP="007C2A70"/>
    <w:p w14:paraId="1E6F77B7" w14:textId="77777777" w:rsidR="00EC0DAE" w:rsidRPr="00205E74" w:rsidRDefault="00EC0DAE" w:rsidP="007C2A70">
      <w:pPr>
        <w:pStyle w:val="Heading2"/>
      </w:pPr>
      <w:r w:rsidRPr="00205E74">
        <w:t>Identifying hunting periods</w:t>
      </w:r>
      <w:r>
        <w:t xml:space="preserve"> of wild dogs</w:t>
      </w:r>
    </w:p>
    <w:p w14:paraId="35506EBD" w14:textId="7681D946" w:rsidR="00EC0DAE" w:rsidRDefault="00EC0DAE" w:rsidP="007C2A70">
      <w:r>
        <w:t xml:space="preserve">To estimate the time that wild dogs spent hunting, and to compare prey and predator behaviour at times when predation risk was highest, we used accelerometry data </w:t>
      </w:r>
      <w:r w:rsidR="0051657E">
        <w:t xml:space="preserve">collected by GPS-collars </w:t>
      </w:r>
      <w:r>
        <w:t xml:space="preserve">to identify wild dog hunting </w:t>
      </w:r>
      <w:r w:rsidR="00093D10">
        <w:t>bouts</w:t>
      </w:r>
      <w:r w:rsidR="005832B9">
        <w:t xml:space="preserve"> using the following procedure</w:t>
      </w:r>
      <w:r>
        <w:t>. First, we summed the two a</w:t>
      </w:r>
      <w:r w:rsidRPr="00205E74">
        <w:t xml:space="preserve">ccelerometer measurements </w:t>
      </w:r>
      <w:r>
        <w:t xml:space="preserve">for each 5-minute period, </w:t>
      </w:r>
      <w:r w:rsidRPr="00205E74">
        <w:t>to give an overall measure of activity</w:t>
      </w:r>
      <w:r w:rsidR="00CF18E0">
        <w:t xml:space="preserve">. </w:t>
      </w:r>
      <w:r>
        <w:t xml:space="preserve">We then </w:t>
      </w:r>
      <w:r w:rsidRPr="00205E74">
        <w:t xml:space="preserve">defined </w:t>
      </w:r>
      <w:r>
        <w:t>hunt</w:t>
      </w:r>
      <w:r w:rsidR="00093D10">
        <w:t>ing</w:t>
      </w:r>
      <w:r>
        <w:t xml:space="preserve"> </w:t>
      </w:r>
      <w:r w:rsidR="00093D10">
        <w:t xml:space="preserve">bouts </w:t>
      </w:r>
      <w:r>
        <w:t xml:space="preserve">based on three criteria: (i) activity &gt;0 </w:t>
      </w:r>
      <w:r w:rsidR="0051657E">
        <w:t xml:space="preserve">units </w:t>
      </w:r>
      <w:r>
        <w:t>for &gt;20 minutes; (ii) total activity during the activity bout &gt;500</w:t>
      </w:r>
      <w:r w:rsidR="0051657E">
        <w:t xml:space="preserve"> units</w:t>
      </w:r>
      <w:r>
        <w:t xml:space="preserve">; (iii) followed by three or more consecutive records of 0 </w:t>
      </w:r>
      <w:r w:rsidR="0051657E">
        <w:t xml:space="preserve">unit </w:t>
      </w:r>
      <w:r>
        <w:t xml:space="preserve">activity. </w:t>
      </w:r>
      <w:r w:rsidRPr="00205E74">
        <w:t xml:space="preserve">These </w:t>
      </w:r>
      <w:r>
        <w:t>criteria</w:t>
      </w:r>
      <w:r w:rsidRPr="00205E74">
        <w:t xml:space="preserve"> excluded </w:t>
      </w:r>
      <w:r>
        <w:t xml:space="preserve">activity </w:t>
      </w:r>
      <w:r w:rsidRPr="00205E74">
        <w:t xml:space="preserve">bouts which were too short to </w:t>
      </w:r>
      <w:r w:rsidR="00093D10">
        <w:t>represent</w:t>
      </w:r>
      <w:r w:rsidRPr="00205E74">
        <w:t xml:space="preserve"> hunting, or which related to less energetic</w:t>
      </w:r>
      <w:r w:rsidR="005832B9">
        <w:t>ally-demanding</w:t>
      </w:r>
      <w:r w:rsidRPr="00205E74">
        <w:t xml:space="preserve"> behaviours, such as socialising.</w:t>
      </w:r>
      <w:r>
        <w:t xml:space="preserve"> </w:t>
      </w:r>
      <w:r w:rsidR="00572195">
        <w:t xml:space="preserve">Criteria were derived using visual </w:t>
      </w:r>
      <w:r w:rsidR="00702465">
        <w:t xml:space="preserve">inspection </w:t>
      </w:r>
      <w:r w:rsidR="00572195">
        <w:t xml:space="preserve">of activity plots and examining the characteristics of activity bouts in time periods during which </w:t>
      </w:r>
      <w:r w:rsidR="00702465">
        <w:t xml:space="preserve">wild dogs are </w:t>
      </w:r>
      <w:r w:rsidR="00702465">
        <w:lastRenderedPageBreak/>
        <w:t>typically observed</w:t>
      </w:r>
      <w:r w:rsidR="00572195">
        <w:t xml:space="preserve"> hunting. </w:t>
      </w:r>
      <w:r>
        <w:t xml:space="preserve">For each hunting </w:t>
      </w:r>
      <w:r w:rsidR="00093D10">
        <w:t>bout</w:t>
      </w:r>
      <w:r w:rsidR="00702465">
        <w:t xml:space="preserve"> identified in this way</w:t>
      </w:r>
      <w:r>
        <w:t xml:space="preserve">, we recorded start time, end time, duration (in minutes), and intensity (total activity divided by duration). The distributions of start and stop times are shown in </w:t>
      </w:r>
      <w:r w:rsidR="0037275E">
        <w:t>Fig.</w:t>
      </w:r>
      <w:r w:rsidRPr="000D5154">
        <w:t xml:space="preserve"> S1</w:t>
      </w:r>
      <w:r>
        <w:t xml:space="preserve">. We classified hunting </w:t>
      </w:r>
      <w:r w:rsidR="00093D10">
        <w:t xml:space="preserve">bouts </w:t>
      </w:r>
      <w:r>
        <w:t>as “morning”, “evening”, “night” or “midday”, based on their start and stop times, as detailed in Table S</w:t>
      </w:r>
      <w:r w:rsidR="00A96C6C">
        <w:t>2</w:t>
      </w:r>
      <w:r>
        <w:t xml:space="preserve"> and </w:t>
      </w:r>
      <w:r w:rsidR="0037275E">
        <w:t>Fig.</w:t>
      </w:r>
      <w:r>
        <w:t xml:space="preserve"> S1</w:t>
      </w:r>
      <w:r w:rsidR="00EC52CE">
        <w:t xml:space="preserve">. Bouts were categorised into time periods as we anticipated that climatic variables, and in particular temperature, may have differing impacts on morning and evening hunts, given </w:t>
      </w:r>
      <w:r w:rsidR="00D20ABB">
        <w:t xml:space="preserve">that </w:t>
      </w:r>
      <w:r w:rsidR="00EC52CE">
        <w:t xml:space="preserve">morning hunts occur after a period of cold temperatures, when heat load on the animals is lower </w:t>
      </w:r>
      <w:r w:rsidR="00D20ABB">
        <w:t xml:space="preserve">than that during </w:t>
      </w:r>
      <w:r w:rsidR="00EC52CE">
        <w:t xml:space="preserve">evening hunts, which occur following a period of </w:t>
      </w:r>
      <w:r w:rsidR="00D20ABB">
        <w:t xml:space="preserve">high </w:t>
      </w:r>
      <w:r w:rsidR="00EC52CE">
        <w:t>midday temperatures</w:t>
      </w:r>
      <w:r>
        <w:t xml:space="preserve">. Bouts that spanned multiple time periods were excluded from the analysis. After using accelerometry data to </w:t>
      </w:r>
      <w:r w:rsidR="00702465">
        <w:t xml:space="preserve">identify specific </w:t>
      </w:r>
      <w:r>
        <w:t xml:space="preserve">hunting </w:t>
      </w:r>
      <w:r w:rsidR="00093D10">
        <w:t>bouts</w:t>
      </w:r>
      <w:r>
        <w:t>, we categori</w:t>
      </w:r>
      <w:r w:rsidR="0001182F">
        <w:t>s</w:t>
      </w:r>
      <w:r>
        <w:t>ed each wild dog</w:t>
      </w:r>
      <w:r w:rsidR="00D20ABB">
        <w:t xml:space="preserve"> GPS-collar</w:t>
      </w:r>
      <w:r>
        <w:t xml:space="preserve"> location as falling inside or outside a hunting </w:t>
      </w:r>
      <w:r w:rsidR="00093D10">
        <w:t>bout</w:t>
      </w:r>
      <w:r>
        <w:t>.</w:t>
      </w:r>
    </w:p>
    <w:p w14:paraId="6C14FF8C" w14:textId="77777777" w:rsidR="00D464C7" w:rsidRDefault="00D464C7" w:rsidP="007C2A70"/>
    <w:p w14:paraId="494FA567" w14:textId="00449448" w:rsidR="00D464C7" w:rsidRPr="005B24F8" w:rsidRDefault="00D464C7" w:rsidP="00D464C7">
      <w:pPr>
        <w:pStyle w:val="Heading2"/>
      </w:pPr>
      <w:r w:rsidRPr="005B24F8">
        <w:t>Categorising activity periods of prey species</w:t>
      </w:r>
    </w:p>
    <w:p w14:paraId="6C42BA77" w14:textId="54C47E1C" w:rsidR="005B24F8" w:rsidRDefault="005B24F8" w:rsidP="005B24F8">
      <w:r>
        <w:t>We categori</w:t>
      </w:r>
      <w:r w:rsidRPr="0001182F">
        <w:t>s</w:t>
      </w:r>
      <w:r>
        <w:t xml:space="preserve">ed </w:t>
      </w:r>
      <w:r w:rsidR="000C771F">
        <w:t xml:space="preserve">dik-diks </w:t>
      </w:r>
      <w:r w:rsidRPr="005C5674">
        <w:t xml:space="preserve">and impala </w:t>
      </w:r>
      <w:r>
        <w:t xml:space="preserve">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w:t>
      </w:r>
      <w:r w:rsidR="000C771F">
        <w:t xml:space="preserve">dik-diks </w:t>
      </w:r>
      <w:r>
        <w:t xml:space="preserve">“evening” GPS-locations as those recorded between </w:t>
      </w:r>
      <w:r w:rsidRPr="005C5674">
        <w:t xml:space="preserve">the first quartile of start times </w:t>
      </w:r>
      <w:r>
        <w:t xml:space="preserve">for hunting bouts </w:t>
      </w:r>
      <w:r w:rsidRPr="005C5674">
        <w:t xml:space="preserve">(approximately 2h10min before </w:t>
      </w:r>
      <w:r>
        <w:t>sunset; Fig.</w:t>
      </w:r>
      <w:r w:rsidRPr="000D5154">
        <w:t xml:space="preserve"> 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r>
        <w:t xml:space="preserve"> We categorised impala and </w:t>
      </w:r>
      <w:r w:rsidR="000C771F">
        <w:t xml:space="preserve">dik-diks </w:t>
      </w:r>
      <w:r>
        <w:t>GPS-locations as “midday” if they were recorded between the “morning” and “evening” periods, and “night” if they were recorded between sunset and sunrise.</w:t>
      </w:r>
    </w:p>
    <w:p w14:paraId="36827655" w14:textId="77777777" w:rsidR="005B24F8" w:rsidRDefault="005B24F8" w:rsidP="007C2A70"/>
    <w:p w14:paraId="02701FEB" w14:textId="77777777" w:rsidR="00EC0DAE" w:rsidRPr="009C26D8" w:rsidRDefault="00EC0DAE" w:rsidP="007C2A70">
      <w:pPr>
        <w:pStyle w:val="Heading2"/>
      </w:pPr>
      <w:r w:rsidRPr="009C26D8">
        <w:t xml:space="preserve">Habitat </w:t>
      </w:r>
      <w:r>
        <w:t>use</w:t>
      </w:r>
    </w:p>
    <w:p w14:paraId="22853D22" w14:textId="3F81FFEC" w:rsidR="00EC0DAE" w:rsidRDefault="00EC0DAE" w:rsidP="007C2A70">
      <w:r>
        <w:t xml:space="preserve">We analysed habitat use from a </w:t>
      </w:r>
      <w:r w:rsidR="005E41AC">
        <w:t>vegetation</w:t>
      </w:r>
      <w:r w:rsidR="00D14B10">
        <w:t xml:space="preserve"> </w:t>
      </w:r>
      <w:r>
        <w:t xml:space="preserve">map of Mpala </w:t>
      </w:r>
      <w:r w:rsidRPr="008B478A">
        <w:t>created from a 2011 Quickbird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w:t>
      </w:r>
      <w:r w:rsidR="00D14B10">
        <w:t>estimated</w:t>
      </w:r>
      <w:r>
        <w:t xml:space="preserve"> the </w:t>
      </w:r>
      <w:r>
        <w:lastRenderedPageBreak/>
        <w:t xml:space="preserve">woody cover (a measure of shadiness) associated with each impala, </w:t>
      </w:r>
      <w:r w:rsidR="00381A1D">
        <w:t>dik-dik</w:t>
      </w:r>
      <w:r>
        <w:t xml:space="preserve">, and wild dog GPS-collar location </w:t>
      </w:r>
      <w:r w:rsidRPr="008B478A">
        <w:t xml:space="preserve">as the proportion of </w:t>
      </w:r>
      <w:r>
        <w:t>woody</w:t>
      </w:r>
      <w:r w:rsidRPr="008B478A">
        <w:t xml:space="preserve"> cover within a circular area of radius 40m</w:t>
      </w:r>
      <w:r>
        <w:t>, centred on the collar location</w:t>
      </w:r>
      <w:r w:rsidR="00CF18E0">
        <w:t xml:space="preserve">, calculated in </w:t>
      </w:r>
      <w:r w:rsidR="00CF18E0">
        <w:rPr>
          <w:i/>
          <w:iCs/>
        </w:rPr>
        <w:t>QGIS</w:t>
      </w:r>
      <w:r w:rsidR="00CF18E0">
        <w:t xml:space="preserve"> </w:t>
      </w:r>
      <w:r w:rsidR="00CF18E0">
        <w:fldChar w:fldCharType="begin"/>
      </w:r>
      <w:r w:rsidR="00CF18E0">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rsidR="00CF18E0">
        <w:fldChar w:fldCharType="separate"/>
      </w:r>
      <w:r w:rsidR="00CF18E0">
        <w:rPr>
          <w:noProof/>
        </w:rPr>
        <w:t>(QGIS Development Team 2018)</w:t>
      </w:r>
      <w:r w:rsidR="00CF18E0">
        <w:fldChar w:fldCharType="end"/>
      </w:r>
      <w:r>
        <w:t>.</w:t>
      </w:r>
    </w:p>
    <w:p w14:paraId="4EB5718D" w14:textId="77777777" w:rsidR="00EF3BC5" w:rsidRDefault="00EF3BC5" w:rsidP="007C2A70">
      <w:pPr>
        <w:pStyle w:val="Heading2"/>
      </w:pPr>
    </w:p>
    <w:p w14:paraId="28B60A80" w14:textId="77777777" w:rsidR="00EC0DAE" w:rsidRPr="00110852" w:rsidRDefault="00EC0DAE" w:rsidP="007C2A70">
      <w:pPr>
        <w:pStyle w:val="Heading2"/>
      </w:pPr>
      <w:r w:rsidRPr="00110852">
        <w:t>Statistical analyses</w:t>
      </w:r>
    </w:p>
    <w:p w14:paraId="75F09734" w14:textId="6777A87D" w:rsidR="00D21BDF" w:rsidRDefault="00D21BDF" w:rsidP="00D21BDF">
      <w:r>
        <w:t xml:space="preserve">We used multi-model inference to evaluate associations between wild dog hunting outcome variables and a range of explanatory variables (Table S3, Table S4). </w:t>
      </w:r>
      <w:r w:rsidR="00235A6E">
        <w:t>Under t</w:t>
      </w:r>
      <w:r w:rsidR="00EC0DAE">
        <w:t>he reduced</w:t>
      </w:r>
      <w:r w:rsidR="00DA7E2F">
        <w:t xml:space="preserve"> </w:t>
      </w:r>
      <w:r w:rsidR="00DA7E2F" w:rsidRPr="00570689">
        <w:t>daytime</w:t>
      </w:r>
      <w:r w:rsidR="00EC0DAE">
        <w:t xml:space="preserve"> foraging time </w:t>
      </w:r>
      <w:r w:rsidR="00DA7E2F">
        <w:t>hypothesis (</w:t>
      </w:r>
      <w:r w:rsidR="00DE7759">
        <w:t xml:space="preserve">Table 1, </w:t>
      </w:r>
      <w:r w:rsidR="00DA7E2F">
        <w:t>Hypothesis 1)</w:t>
      </w:r>
      <w:r w:rsidR="00235A6E">
        <w:t>, we</w:t>
      </w:r>
      <w:r w:rsidR="00DA7E2F">
        <w:t xml:space="preserve"> </w:t>
      </w:r>
      <w:r w:rsidR="00EC0DAE">
        <w:t xml:space="preserve">predicted that wild dogs would spend less time hunting on hot days. </w:t>
      </w:r>
      <w:r w:rsidR="00DA7E2F">
        <w:t xml:space="preserve">We </w:t>
      </w:r>
      <w:r w:rsidR="00EC0DAE">
        <w:t>analysed continuous outcome variables describing hunt duration, start time, stop time</w:t>
      </w:r>
      <w:r w:rsidR="00DA7E2F">
        <w:t xml:space="preserve">, </w:t>
      </w:r>
      <w:r w:rsidR="00A33268">
        <w:t xml:space="preserve">and </w:t>
      </w:r>
      <w:r w:rsidR="00DA7E2F">
        <w:t>hunt intensity</w:t>
      </w:r>
      <w:r w:rsidR="00A33268">
        <w:t>,</w:t>
      </w:r>
      <w:r w:rsidR="00DA7E2F">
        <w:t xml:space="preserve"> </w:t>
      </w:r>
      <w:r w:rsidR="00A33268">
        <w:t xml:space="preserve">as well as </w:t>
      </w:r>
      <w:r w:rsidR="00DA7E2F">
        <w:t>a binary outcome variable describing whether or not a hunt was recorded for each time period</w:t>
      </w:r>
      <w:r w:rsidR="00570689">
        <w:t xml:space="preserve"> (morning, midday and evening)</w:t>
      </w:r>
      <w:r w:rsidR="00DA7E2F">
        <w:t xml:space="preserve">. </w:t>
      </w:r>
      <w:r w:rsidR="000A5A7B">
        <w:t xml:space="preserve">As only </w:t>
      </w:r>
      <w:r w:rsidR="00972BC9">
        <w:t xml:space="preserve">10% of hunting bouts occurred during </w:t>
      </w:r>
      <w:r w:rsidR="00A33268">
        <w:t xml:space="preserve">the </w:t>
      </w:r>
      <w:r w:rsidR="00972BC9">
        <w:t xml:space="preserve">midday </w:t>
      </w:r>
      <w:r w:rsidR="00A33268">
        <w:t>period</w:t>
      </w:r>
      <w:r w:rsidR="000A5A7B">
        <w:t xml:space="preserve">, </w:t>
      </w:r>
      <w:r w:rsidR="00972BC9">
        <w:t xml:space="preserve">accounting for 2% of daily activity, </w:t>
      </w:r>
      <w:r w:rsidR="00151F46">
        <w:t xml:space="preserve">we </w:t>
      </w:r>
      <w:r w:rsidR="000A5A7B">
        <w:t>excluded these from</w:t>
      </w:r>
      <w:r w:rsidR="00CC2859">
        <w:t xml:space="preserve"> our</w:t>
      </w:r>
      <w:r w:rsidR="00151F46">
        <w:t xml:space="preserve"> </w:t>
      </w:r>
      <w:r w:rsidR="00972BC9">
        <w:t>statistical analyses. Morning and evening</w:t>
      </w:r>
      <w:r w:rsidR="0082342B">
        <w:t xml:space="preserve"> </w:t>
      </w:r>
      <w:r w:rsidR="00972BC9">
        <w:t xml:space="preserve">hunt periods were </w:t>
      </w:r>
      <w:r w:rsidR="0082342B">
        <w:t>analysed separately a</w:t>
      </w:r>
      <w:r w:rsidR="00972BC9">
        <w:t>s</w:t>
      </w:r>
      <w:r w:rsidR="0082342B">
        <w:t xml:space="preserve"> a number of the covariates </w:t>
      </w:r>
      <w:r w:rsidR="00DA7E2F">
        <w:t>(Table S</w:t>
      </w:r>
      <w:r w:rsidR="00A96C6C">
        <w:t>3</w:t>
      </w:r>
      <w:r w:rsidR="00DA7E2F">
        <w:t xml:space="preserve">) </w:t>
      </w:r>
      <w:r w:rsidR="0082342B">
        <w:t>were predicted to impact morning</w:t>
      </w:r>
      <w:r w:rsidR="00151F46">
        <w:t xml:space="preserve"> and </w:t>
      </w:r>
      <w:r w:rsidR="0082342B">
        <w:t xml:space="preserve">evening </w:t>
      </w:r>
      <w:r w:rsidR="00151F46">
        <w:t xml:space="preserve">hunts </w:t>
      </w:r>
      <w:r w:rsidR="0082342B">
        <w:t>in different ways</w:t>
      </w:r>
      <w:r w:rsidR="00151F46">
        <w:t xml:space="preserve">. </w:t>
      </w:r>
      <w:r w:rsidR="00EC0DAE">
        <w:t>For each outcome variable, we constructed Generalised Linear Mixed Models (GLMMs)</w:t>
      </w:r>
      <w:r w:rsidR="00EC0DAE" w:rsidRPr="00B73444">
        <w:t xml:space="preserve"> </w:t>
      </w:r>
      <w:r w:rsidR="00EC0DAE">
        <w:t xml:space="preserve">using the package </w:t>
      </w:r>
      <w:r w:rsidR="00EC0DAE" w:rsidRPr="00923F88">
        <w:rPr>
          <w:i/>
          <w:iCs/>
        </w:rPr>
        <w:t>nlme</w:t>
      </w:r>
      <w:r w:rsidR="00EC0DAE">
        <w:t xml:space="preserve"> </w:t>
      </w:r>
      <w:r w:rsidR="00EC0DAE">
        <w:fldChar w:fldCharType="begin"/>
      </w:r>
      <w:r w:rsidR="00EC0DAE">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rsidR="00EC0DAE">
        <w:fldChar w:fldCharType="separate"/>
      </w:r>
      <w:r w:rsidR="00EC0DAE">
        <w:rPr>
          <w:noProof/>
        </w:rPr>
        <w:t>(Pinheiro</w:t>
      </w:r>
      <w:r w:rsidR="00EC0DAE" w:rsidRPr="003A5CF2">
        <w:rPr>
          <w:i/>
          <w:noProof/>
        </w:rPr>
        <w:t xml:space="preserve"> et al.</w:t>
      </w:r>
      <w:r w:rsidR="00EC0DAE">
        <w:rPr>
          <w:noProof/>
        </w:rPr>
        <w:t xml:space="preserve"> 2015)</w:t>
      </w:r>
      <w:r w:rsidR="00EC0DAE">
        <w:fldChar w:fldCharType="end"/>
      </w:r>
      <w:r w:rsidR="00EC0DAE">
        <w:t xml:space="preserve"> in </w:t>
      </w:r>
      <w:r w:rsidR="00EC0DAE" w:rsidRPr="00923F88">
        <w:rPr>
          <w:i/>
          <w:iCs/>
        </w:rPr>
        <w:t>R</w:t>
      </w:r>
      <w:r w:rsidR="00EC0DAE">
        <w:t xml:space="preserve">, with Gaussian error distribution for the continuous </w:t>
      </w:r>
      <w:r w:rsidR="00374D3F">
        <w:t xml:space="preserve">outcome </w:t>
      </w:r>
      <w:r w:rsidR="00EC0DAE">
        <w:t xml:space="preserve">variables and binomial error distribution for the binary </w:t>
      </w:r>
      <w:r w:rsidR="00374D3F">
        <w:t xml:space="preserve">outcome </w:t>
      </w:r>
      <w:r w:rsidR="00EC0DAE">
        <w:t xml:space="preserve">variable. </w:t>
      </w:r>
      <w:r>
        <w:t xml:space="preserve">Although our hypotheses concerned the potential effects of ambient temperature, we included several other explanatory variables known to influence activity patterns of wild dogs, namely denning status, rainfall, moonlight and, in models of night-time activity, time of moonrise and moonset. Detailed justifications for including each explanatory variable are shown in Table S3. </w:t>
      </w:r>
    </w:p>
    <w:p w14:paraId="08D24211" w14:textId="49C3ADE2" w:rsidR="00EC0DAE" w:rsidRDefault="007D7ACC" w:rsidP="007C2A70">
      <w:r>
        <w:t xml:space="preserve"> </w:t>
      </w:r>
      <w:r w:rsidR="00D21BDF">
        <w:t xml:space="preserve">For each outcome variable, we built a series of statistical models using explanatory variables and biologically-meaningful interactions between explanatory variables, with individual identity as a random variable. We then used </w:t>
      </w:r>
      <w:r w:rsidR="00D21BDF" w:rsidRPr="006543EB">
        <w:t>Akaike</w:t>
      </w:r>
      <w:r w:rsidR="00D21BDF">
        <w:t>’s</w:t>
      </w:r>
      <w:r w:rsidR="00D21BDF" w:rsidRPr="006543EB">
        <w:t xml:space="preserve"> Information Criterion (AIC)</w:t>
      </w:r>
      <w:r w:rsidR="00D21BDF">
        <w:t xml:space="preserve"> </w:t>
      </w:r>
      <w:r w:rsidR="00D21BDF">
        <w:lastRenderedPageBreak/>
        <w:t>to compare models using the</w:t>
      </w:r>
      <w:r w:rsidR="00D21BDF" w:rsidRPr="006543EB">
        <w:t xml:space="preserve"> </w:t>
      </w:r>
      <w:r w:rsidR="00D21BDF" w:rsidRPr="00923F88">
        <w:rPr>
          <w:i/>
          <w:iCs/>
        </w:rPr>
        <w:t>R</w:t>
      </w:r>
      <w:r w:rsidR="00D21BDF">
        <w:rPr>
          <w:i/>
          <w:iCs/>
        </w:rPr>
        <w:t xml:space="preserve"> </w:t>
      </w:r>
      <w:r w:rsidR="00D21BDF">
        <w:fldChar w:fldCharType="begin"/>
      </w:r>
      <w:r w:rsidR="00D21BDF">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rsidR="00D21BDF">
        <w:fldChar w:fldCharType="separate"/>
      </w:r>
      <w:r w:rsidR="00D21BDF">
        <w:rPr>
          <w:noProof/>
        </w:rPr>
        <w:t>(</w:t>
      </w:r>
      <w:r w:rsidR="00D21BDF" w:rsidRPr="00580AAF">
        <w:rPr>
          <w:noProof/>
        </w:rPr>
        <w:t>version 3.3.2</w:t>
      </w:r>
      <w:r w:rsidR="00D21BDF">
        <w:rPr>
          <w:noProof/>
        </w:rPr>
        <w:t>, R Core Team 2017)</w:t>
      </w:r>
      <w:r w:rsidR="00D21BDF">
        <w:fldChar w:fldCharType="end"/>
      </w:r>
      <w:r w:rsidR="00D21BDF" w:rsidRPr="006543EB">
        <w:t xml:space="preserve"> package </w:t>
      </w:r>
      <w:r w:rsidR="00D21BDF" w:rsidRPr="00923F88">
        <w:rPr>
          <w:i/>
          <w:iCs/>
        </w:rPr>
        <w:t>MuMIn</w:t>
      </w:r>
      <w:r w:rsidR="00D21BDF">
        <w:t xml:space="preserve"> </w:t>
      </w:r>
      <w:r w:rsidR="00D21BDF">
        <w:fldChar w:fldCharType="begin"/>
      </w:r>
      <w:r w:rsidR="00D21BDF">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rsidR="00D21BDF">
        <w:fldChar w:fldCharType="separate"/>
      </w:r>
      <w:r w:rsidR="00D21BDF">
        <w:rPr>
          <w:noProof/>
        </w:rPr>
        <w:t>(Bartoń 2017)</w:t>
      </w:r>
      <w:r w:rsidR="00D21BDF">
        <w:fldChar w:fldCharType="end"/>
      </w:r>
      <w:r w:rsidR="00D21BDF" w:rsidRPr="006543EB">
        <w:t xml:space="preserve">. </w:t>
      </w:r>
      <w:r w:rsidR="00D21BDF">
        <w:t>We considered all models with delta AIC scores within 2 units of the lowest AIC  model (</w:t>
      </w:r>
      <w:r w:rsidR="00D21BDF" w:rsidRPr="00F1431D">
        <w:rPr>
          <w:i/>
          <w:iCs/>
        </w:rPr>
        <w:t>i.e.,</w:t>
      </w:r>
      <w:r w:rsidR="00D21BDF">
        <w:t xml:space="preserve"> </w:t>
      </w:r>
      <w:r w:rsidR="00D21BDF" w:rsidRPr="006543EB">
        <w:t>ΔAIC&lt;</w:t>
      </w:r>
      <w:r w:rsidR="00D21BDF">
        <w:t xml:space="preserve"> 2) to have a high</w:t>
      </w:r>
      <w:r w:rsidR="00D21BDF" w:rsidRPr="006543EB">
        <w:t xml:space="preserve"> level of support</w:t>
      </w:r>
      <w:r w:rsidR="00D21BDF">
        <w:t xml:space="preserve">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referring to this array of models as the “top set”. We used model averaging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to estimate the effect on </w:t>
      </w:r>
      <w:r w:rsidR="004546E5">
        <w:t xml:space="preserve">each </w:t>
      </w:r>
      <w:r w:rsidR="00D21BDF">
        <w:t>outcome variable of each explanatory variable in the top set.</w:t>
      </w:r>
    </w:p>
    <w:p w14:paraId="3DD64013" w14:textId="1422913B" w:rsidR="00EC0DAE" w:rsidRDefault="005832B9" w:rsidP="007C2A70">
      <w:r>
        <w:t xml:space="preserve">Under </w:t>
      </w:r>
      <w:r w:rsidR="00EC0DAE">
        <w:t xml:space="preserve">the shade-seeking </w:t>
      </w:r>
      <w:r w:rsidR="00D61DF7">
        <w:t>hypothesis (</w:t>
      </w:r>
      <w:r w:rsidR="00DE7759">
        <w:t xml:space="preserve">Table 1, </w:t>
      </w:r>
      <w:r w:rsidR="00D61DF7">
        <w:t xml:space="preserve">Hypothesis </w:t>
      </w:r>
      <w:r w:rsidR="00EF3BC5">
        <w:t>2</w:t>
      </w:r>
      <w:r w:rsidR="00D61DF7">
        <w:t>)</w:t>
      </w:r>
      <w:r w:rsidR="00EC0DAE">
        <w:t xml:space="preserve"> we </w:t>
      </w:r>
      <w:r w:rsidR="00AD7EA0">
        <w:t xml:space="preserve">predicted </w:t>
      </w:r>
      <w:r w:rsidR="00EC0DAE">
        <w:t xml:space="preserve">that wild dogs, impala, and </w:t>
      </w:r>
      <w:r w:rsidR="00381A1D">
        <w:t>dik-</w:t>
      </w:r>
      <w:r w:rsidR="00381A1D" w:rsidRPr="00580AAF">
        <w:t>dik</w:t>
      </w:r>
      <w:r w:rsidR="00F1773F" w:rsidRPr="00580AAF">
        <w:t>s</w:t>
      </w:r>
      <w:r w:rsidR="00EC0DAE" w:rsidRPr="00580AAF">
        <w:t xml:space="preserve"> w</w:t>
      </w:r>
      <w:r w:rsidR="00EC0DAE">
        <w:t xml:space="preserve">ould increase their use of shaded habitat at high ambient temperatures. To test this hypothesis, we constructed a series of models with use of woody cover as the outcome variable. To avoid pseudoreplication, we averaged the woody cover values for each individual across each morning, midday, evening or night-time period. For wild dogs, </w:t>
      </w:r>
      <w:r w:rsidR="00151F46">
        <w:t xml:space="preserve">we </w:t>
      </w:r>
      <w:r w:rsidR="00EC0DAE">
        <w:t xml:space="preserve">only </w:t>
      </w:r>
      <w:r w:rsidR="00151F46">
        <w:t xml:space="preserve">included measurements of woody cover at </w:t>
      </w:r>
      <w:r w:rsidR="00EC0DAE">
        <w:t xml:space="preserve">locations </w:t>
      </w:r>
      <w:r w:rsidR="00151F46">
        <w:t xml:space="preserve">taken during </w:t>
      </w:r>
      <w:r w:rsidR="00EC0DAE">
        <w:t xml:space="preserve">hunting </w:t>
      </w:r>
      <w:r w:rsidR="0094417B">
        <w:t>bouts</w:t>
      </w:r>
      <w:r w:rsidR="00EC0DAE">
        <w:t>. We analysed these outcome variables using GLMMs with individual identity as a random effect, building a separate array of models for each time of day, and for all times of day together. Candidate explanatory variables were the same as for the analyses of wild dog activity (i.e., tempera</w:t>
      </w:r>
      <w:r w:rsidR="00502AE5">
        <w:t xml:space="preserve">ture, rainfall, solar radiation, moonlight for morning and evening periods, and </w:t>
      </w:r>
      <w:r w:rsidR="00EC0DAE">
        <w:t>denning</w:t>
      </w:r>
      <w:r w:rsidR="00502AE5">
        <w:t xml:space="preserve"> status</w:t>
      </w:r>
      <w:r w:rsidR="00EC0DAE">
        <w:t>), but</w:t>
      </w:r>
      <w:r w:rsidR="00502AE5">
        <w:t xml:space="preserve"> excluded </w:t>
      </w:r>
      <w:r w:rsidR="004546E5">
        <w:t>moonlight</w:t>
      </w:r>
      <w:r w:rsidR="00580AAF">
        <w:t xml:space="preserve"> as it has not been found to impact impala and dikdik movement</w:t>
      </w:r>
      <w:r w:rsidR="004546E5">
        <w:t xml:space="preserve">, and also </w:t>
      </w:r>
      <w:r w:rsidR="00502AE5">
        <w:t>denning status</w:t>
      </w:r>
      <w:r w:rsidR="00B04DAF">
        <w:t xml:space="preserve"> for the </w:t>
      </w:r>
      <w:r w:rsidR="004546E5">
        <w:t xml:space="preserve">impala and </w:t>
      </w:r>
      <w:r w:rsidR="000C771F">
        <w:t xml:space="preserve">dik-dik </w:t>
      </w:r>
      <w:r w:rsidR="00B04DAF">
        <w:t xml:space="preserve">models. </w:t>
      </w:r>
      <w:r w:rsidR="00B64149">
        <w:t>Model selection was performed using model averaging in the same way as when investigating wild dog hunting</w:t>
      </w:r>
      <w:r w:rsidR="00580AAF">
        <w:t>.</w:t>
      </w:r>
    </w:p>
    <w:p w14:paraId="5F64E002" w14:textId="39E55EDD" w:rsidR="00EC0DAE" w:rsidRDefault="00DE7759" w:rsidP="007C2A70">
      <w:r>
        <w:t>T</w:t>
      </w:r>
      <w:r w:rsidR="007552E1">
        <w:t xml:space="preserve">he </w:t>
      </w:r>
      <w:r w:rsidR="00D61DF7">
        <w:t>prey overheating hypothesis</w:t>
      </w:r>
      <w:r w:rsidR="00EC0DAE">
        <w:t xml:space="preserve"> (</w:t>
      </w:r>
      <w:r>
        <w:t xml:space="preserve">Table 1, </w:t>
      </w:r>
      <w:r w:rsidR="00D61DF7">
        <w:t xml:space="preserve">Hypothesis </w:t>
      </w:r>
      <w:r w:rsidR="00EF3BC5">
        <w:t>3</w:t>
      </w:r>
      <w:r>
        <w:t xml:space="preserve">) could not be tested directly from our </w:t>
      </w:r>
      <w:r w:rsidR="00A52F8F">
        <w:t xml:space="preserve">telemetry </w:t>
      </w:r>
      <w:r>
        <w:t xml:space="preserve">datasets, because </w:t>
      </w:r>
      <w:r w:rsidR="00EC0DAE">
        <w:t xml:space="preserve">our GPS-collar locations </w:t>
      </w:r>
      <w:r w:rsidR="00EF3BC5">
        <w:t xml:space="preserve">and accelerometer data </w:t>
      </w:r>
      <w:r w:rsidR="00EC0DAE">
        <w:t>were recorded too infrequently</w:t>
      </w:r>
      <w:r>
        <w:t xml:space="preserve"> to estimate chase speeds</w:t>
      </w:r>
      <w:r w:rsidR="00037673">
        <w:t>.</w:t>
      </w:r>
      <w:r w:rsidR="00EC0DAE">
        <w:t xml:space="preserve"> </w:t>
      </w:r>
      <w:r w:rsidR="00037673">
        <w:t>O</w:t>
      </w:r>
      <w:r w:rsidR="00EC0DAE">
        <w:t xml:space="preserve">ur evaluation of this </w:t>
      </w:r>
      <w:r w:rsidR="00037673">
        <w:t xml:space="preserve">hypothesis thus </w:t>
      </w:r>
      <w:r w:rsidR="00EC0DAE">
        <w:t xml:space="preserve">relied on testing the </w:t>
      </w:r>
      <w:r>
        <w:t xml:space="preserve">prediction </w:t>
      </w:r>
      <w:r w:rsidR="00EC0DAE">
        <w:t xml:space="preserve">that wild dogs </w:t>
      </w:r>
      <w:r w:rsidR="007D31C8">
        <w:t xml:space="preserve">would </w:t>
      </w:r>
      <w:r w:rsidR="00EC0DAE">
        <w:t>kill impala more frequently on hot days</w:t>
      </w:r>
      <w:r>
        <w:t xml:space="preserve"> (Table 1)</w:t>
      </w:r>
      <w:r w:rsidR="00EC0DAE">
        <w:t>. This outco</w:t>
      </w:r>
      <w:r w:rsidR="00D61DF7">
        <w:t xml:space="preserve">me was also predicted </w:t>
      </w:r>
      <w:r>
        <w:t>under</w:t>
      </w:r>
      <w:r w:rsidR="00D61DF7">
        <w:t xml:space="preserve"> Hypothes</w:t>
      </w:r>
      <w:r w:rsidR="007D31C8">
        <w:t>i</w:t>
      </w:r>
      <w:r w:rsidR="00D61DF7">
        <w:t>s 2</w:t>
      </w:r>
      <w:r>
        <w:t xml:space="preserve">, however, and could not be used to </w:t>
      </w:r>
      <w:r w:rsidR="007D31C8">
        <w:t>distinguish</w:t>
      </w:r>
      <w:r>
        <w:t xml:space="preserve"> Hypothes</w:t>
      </w:r>
      <w:r w:rsidR="007D31C8">
        <w:t>e</w:t>
      </w:r>
      <w:r>
        <w:t>s</w:t>
      </w:r>
      <w:r w:rsidR="007D31C8">
        <w:t xml:space="preserve"> 2 and</w:t>
      </w:r>
      <w:r>
        <w:t xml:space="preserve"> </w:t>
      </w:r>
      <w:r w:rsidR="006F06AB">
        <w:t>3</w:t>
      </w:r>
      <w:r w:rsidR="00EC0DAE">
        <w:t xml:space="preserve">. We tested this </w:t>
      </w:r>
      <w:r>
        <w:t xml:space="preserve">prediction </w:t>
      </w:r>
      <w:r w:rsidR="00EC0DAE">
        <w:t>by using a GLM with binomial error distribution to analyse whether or not wild dog scats contained impala remains</w:t>
      </w:r>
      <w:r w:rsidR="007D31C8">
        <w:t xml:space="preserve"> (only xx% of scats contained neither impala nor </w:t>
      </w:r>
      <w:r w:rsidR="000C771F">
        <w:t xml:space="preserve">dik-dik </w:t>
      </w:r>
      <w:r w:rsidR="007D31C8">
        <w:t>remains)</w:t>
      </w:r>
      <w:r w:rsidR="00EC0DAE">
        <w:t xml:space="preserve">. In this model, candidate </w:t>
      </w:r>
      <w:r w:rsidR="00EC0DAE">
        <w:lastRenderedPageBreak/>
        <w:t xml:space="preserve">explanatory variables were </w:t>
      </w:r>
      <w:r w:rsidR="007D7ACC">
        <w:t xml:space="preserve">ambient </w:t>
      </w:r>
      <w:r w:rsidR="00EC0DAE">
        <w:t xml:space="preserve">temperature during </w:t>
      </w:r>
      <w:r w:rsidR="000A24D2" w:rsidRPr="00B64149">
        <w:t>seven days</w:t>
      </w:r>
      <w:r w:rsidR="00483EDE">
        <w:t xml:space="preserve"> prior to scat collection</w:t>
      </w:r>
      <w:r w:rsidR="000A24D2" w:rsidRPr="00B64149">
        <w:t xml:space="preserve"> (to account for delays between a scat being deposited and collected)</w:t>
      </w:r>
      <w:r w:rsidR="00EC0DAE">
        <w:t xml:space="preserve">, and land use </w:t>
      </w:r>
      <w:r w:rsidR="000A24D2" w:rsidRPr="00B64149">
        <w:fldChar w:fldCharType="begin"/>
      </w:r>
      <w:r w:rsidR="000A24D2"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0A24D2" w:rsidRPr="00B64149">
        <w:fldChar w:fldCharType="separate"/>
      </w:r>
      <w:r w:rsidR="000A24D2" w:rsidRPr="00B64149">
        <w:rPr>
          <w:noProof/>
        </w:rPr>
        <w:t xml:space="preserve">(as a previous study showed that impala were consumed far less frequently on </w:t>
      </w:r>
      <w:r w:rsidR="00EC52CE">
        <w:rPr>
          <w:noProof/>
        </w:rPr>
        <w:t xml:space="preserve">land </w:t>
      </w:r>
      <w:r w:rsidR="00483EDE">
        <w:rPr>
          <w:noProof/>
        </w:rPr>
        <w:t xml:space="preserve">inhabited </w:t>
      </w:r>
      <w:r w:rsidR="00EC52CE">
        <w:rPr>
          <w:noProof/>
        </w:rPr>
        <w:t>by communit</w:t>
      </w:r>
      <w:r w:rsidR="00483EDE">
        <w:rPr>
          <w:noProof/>
        </w:rPr>
        <w:t>ies</w:t>
      </w:r>
      <w:r w:rsidR="000A24D2" w:rsidRPr="00B64149">
        <w:rPr>
          <w:noProof/>
        </w:rPr>
        <w:t xml:space="preserve"> </w:t>
      </w:r>
      <w:r w:rsidR="00483EDE">
        <w:rPr>
          <w:noProof/>
        </w:rPr>
        <w:t>than on</w:t>
      </w:r>
      <w:r w:rsidR="000A24D2" w:rsidRPr="00B64149">
        <w:rPr>
          <w:noProof/>
        </w:rPr>
        <w:t xml:space="preserve"> private land, Woodroffe</w:t>
      </w:r>
      <w:r w:rsidR="000A24D2" w:rsidRPr="00B64149">
        <w:rPr>
          <w:i/>
          <w:noProof/>
        </w:rPr>
        <w:t xml:space="preserve"> et al.</w:t>
      </w:r>
      <w:r w:rsidR="000A24D2" w:rsidRPr="00B64149">
        <w:rPr>
          <w:noProof/>
        </w:rPr>
        <w:t xml:space="preserve"> 2007)</w:t>
      </w:r>
      <w:r w:rsidR="000A24D2" w:rsidRPr="00B64149">
        <w:fldChar w:fldCharType="end"/>
      </w:r>
      <w:r w:rsidR="000A24D2">
        <w:rPr>
          <w:rFonts w:ascii="Cambria" w:hAnsi="Cambria" w:cs="Arial"/>
        </w:rPr>
        <w:t>.</w:t>
      </w:r>
      <w:r w:rsidR="00EC0DAE">
        <w:t xml:space="preserve"> Pack or individual identity were often unknown for wild dog scats, so these models did not include random effects.</w:t>
      </w:r>
      <w:r w:rsidR="00B64149">
        <w:t xml:space="preserve"> Model selection was performed using model averaging in the same way as when investigating wild dog hunting (Hypothesis 1</w:t>
      </w:r>
      <w:r w:rsidR="00F916DD">
        <w:t>)</w:t>
      </w:r>
      <w:r w:rsidR="00B64149">
        <w:t xml:space="preserve"> and woody cover selection (Hypothesis </w:t>
      </w:r>
      <w:r w:rsidR="00F916DD">
        <w:t>2</w:t>
      </w:r>
      <w:r w:rsidR="00B64149">
        <w:t>).</w:t>
      </w:r>
    </w:p>
    <w:p w14:paraId="3BF29507" w14:textId="77777777" w:rsidR="00EC0DAE" w:rsidRDefault="00EC0DAE" w:rsidP="007C2A70"/>
    <w:p w14:paraId="644C0163" w14:textId="135B5264" w:rsidR="00EC0DAE" w:rsidRPr="009E6B29" w:rsidRDefault="00EC0DAE" w:rsidP="007C2A70">
      <w:pPr>
        <w:pStyle w:val="Heading1"/>
      </w:pPr>
      <w:r w:rsidRPr="009E6B29">
        <w:t>Results</w:t>
      </w:r>
    </w:p>
    <w:p w14:paraId="52DE169E" w14:textId="7B22B25C" w:rsidR="00EC0DAE" w:rsidRPr="00353270" w:rsidRDefault="00EC0DAE" w:rsidP="007C2A70">
      <w:pPr>
        <w:pStyle w:val="Heading2"/>
      </w:pPr>
      <w:r w:rsidRPr="00353270">
        <w:t>Daily movement patterns</w:t>
      </w:r>
    </w:p>
    <w:p w14:paraId="2D169B91" w14:textId="3402754E" w:rsidR="00EC0DAE" w:rsidRDefault="00EC0DAE" w:rsidP="007C2A70">
      <w:r>
        <w:rPr>
          <w:rFonts w:ascii="Cambria" w:hAnsi="Cambria"/>
        </w:rPr>
        <w:tab/>
      </w:r>
      <w:r w:rsidRPr="007C2A70">
        <w:t xml:space="preserve">African wild dogs </w:t>
      </w:r>
      <w:r w:rsidR="00037673">
        <w:t>were strongly crepuscular</w:t>
      </w:r>
      <w:r w:rsidRPr="007C2A70">
        <w:t xml:space="preserve">, </w:t>
      </w:r>
      <w:r w:rsidR="001F2605">
        <w:t xml:space="preserve">with hunts and daily activity </w:t>
      </w:r>
      <w:r w:rsidR="001C7C81">
        <w:t xml:space="preserve">concentrated </w:t>
      </w:r>
      <w:r w:rsidR="001F2605">
        <w:t>in the morning and evening time periods (</w:t>
      </w:r>
      <w:r w:rsidR="0037275E">
        <w:t>Fig.</w:t>
      </w:r>
      <w:r w:rsidR="00177AA7">
        <w:t xml:space="preserve"> 1</w:t>
      </w:r>
      <w:r w:rsidRPr="007C2A70">
        <w:t xml:space="preserve">). </w:t>
      </w:r>
      <w:r w:rsidR="00580AAF">
        <w:t>Only s</w:t>
      </w:r>
      <w:r w:rsidR="00104CED">
        <w:t>ixteen</w:t>
      </w:r>
      <w:r w:rsidRPr="007C2A70">
        <w:t xml:space="preserve"> percent of wild dog hunting periods</w:t>
      </w:r>
      <w:r w:rsidR="001F2605">
        <w:t xml:space="preserve">, and </w:t>
      </w:r>
      <w:r w:rsidR="0001182F">
        <w:t>17%</w:t>
      </w:r>
      <w:r w:rsidR="001F2605">
        <w:t xml:space="preserve"> </w:t>
      </w:r>
      <w:r w:rsidR="0001182F">
        <w:t xml:space="preserve">of </w:t>
      </w:r>
      <w:r w:rsidR="00F6133A">
        <w:t xml:space="preserve">total </w:t>
      </w:r>
      <w:r w:rsidR="001F2605">
        <w:t>daily activity,</w:t>
      </w:r>
      <w:r w:rsidRPr="007C2A70">
        <w:t xml:space="preserve"> occurred at night</w:t>
      </w:r>
      <w:r w:rsidR="001F2605">
        <w:t xml:space="preserve"> (</w:t>
      </w:r>
      <w:r w:rsidR="0037275E">
        <w:t>Fig.</w:t>
      </w:r>
      <w:r w:rsidR="00177AA7">
        <w:t xml:space="preserve"> 2</w:t>
      </w:r>
      <w:r w:rsidRPr="007C2A70">
        <w:t>).</w:t>
      </w:r>
      <w:r w:rsidR="00331F22">
        <w:t xml:space="preserve"> </w:t>
      </w:r>
    </w:p>
    <w:p w14:paraId="38BF2798" w14:textId="6EA97BF0" w:rsidR="00EC4969" w:rsidRDefault="00EC4969" w:rsidP="00EC4969">
      <w:r>
        <w:t xml:space="preserve">Impala </w:t>
      </w:r>
      <w:r w:rsidR="00037673">
        <w:t xml:space="preserve">exhibited </w:t>
      </w:r>
      <w:r>
        <w:t xml:space="preserve">the highest levels of </w:t>
      </w:r>
      <w:commentRangeStart w:id="0"/>
      <w:r>
        <w:t xml:space="preserve">displacement between </w:t>
      </w:r>
      <w:r w:rsidR="00037673">
        <w:t xml:space="preserve">successive </w:t>
      </w:r>
      <w:r>
        <w:t>GPS locations</w:t>
      </w:r>
      <w:commentRangeEnd w:id="0"/>
      <w:r w:rsidR="00212468">
        <w:rPr>
          <w:rStyle w:val="CommentReference"/>
        </w:rPr>
        <w:commentReference w:id="0"/>
      </w:r>
      <w:r>
        <w:t xml:space="preserve"> at night (1.24km </w:t>
      </w:r>
      <w:r w:rsidRPr="00EC4969">
        <w:t>±</w:t>
      </w:r>
      <w:r w:rsidR="00037673">
        <w:t xml:space="preserve"> </w:t>
      </w:r>
      <w:r>
        <w:t>2.11</w:t>
      </w:r>
      <w:r w:rsidR="00580AAF">
        <w:t xml:space="preserve">km </w:t>
      </w:r>
      <w:r w:rsidR="00614138">
        <w:t>(s.d.)</w:t>
      </w:r>
      <w:r>
        <w:t>)</w:t>
      </w:r>
      <w:r w:rsidR="00037673">
        <w:t xml:space="preserve">, with </w:t>
      </w:r>
      <w:r>
        <w:t xml:space="preserve">lower displacement distances in the morning (0.90km </w:t>
      </w:r>
      <w:r w:rsidRPr="00EC4969">
        <w:t>±</w:t>
      </w:r>
      <w:r w:rsidR="00037673">
        <w:t xml:space="preserve"> </w:t>
      </w:r>
      <w:r>
        <w:t xml:space="preserve">1.4), daytime (0.97km </w:t>
      </w:r>
      <w:r w:rsidRPr="00EC4969">
        <w:t>±</w:t>
      </w:r>
      <w:r w:rsidR="00037673">
        <w:t xml:space="preserve"> </w:t>
      </w:r>
      <w:r>
        <w:t xml:space="preserve">1.7) and evening (0.89km </w:t>
      </w:r>
      <w:r w:rsidRPr="00EC4969">
        <w:t>±</w:t>
      </w:r>
      <w:r w:rsidR="00037673">
        <w:t xml:space="preserve"> </w:t>
      </w:r>
      <w:r>
        <w:t>1.3) time periods.</w:t>
      </w:r>
    </w:p>
    <w:p w14:paraId="05C5262A" w14:textId="33C023B6" w:rsidR="00EC4969" w:rsidRPr="007C2A70" w:rsidRDefault="00381A1D" w:rsidP="00EC4969">
      <w:r>
        <w:t>Dik-dik</w:t>
      </w:r>
      <w:r w:rsidR="00212468">
        <w:t>s</w:t>
      </w:r>
      <w:r w:rsidR="00EC4969">
        <w:t xml:space="preserve"> had </w:t>
      </w:r>
      <w:r w:rsidR="00EC4969" w:rsidRPr="00580AAF">
        <w:t>similar</w:t>
      </w:r>
      <w:r w:rsidR="00EC4969">
        <w:t xml:space="preserve"> levels of displacement between GPS locations throughout the day, with the </w:t>
      </w:r>
      <w:r w:rsidR="00EC4969" w:rsidRPr="00580AAF">
        <w:t>highe</w:t>
      </w:r>
      <w:r w:rsidR="00580AAF" w:rsidRPr="00580AAF">
        <w:t>st</w:t>
      </w:r>
      <w:r w:rsidR="00EC4969">
        <w:t xml:space="preserve"> levels of displacement in the morning (0.27km </w:t>
      </w:r>
      <w:r w:rsidR="00EC4969" w:rsidRPr="00EC4969">
        <w:t>±</w:t>
      </w:r>
      <w:r w:rsidR="00037673">
        <w:t xml:space="preserve"> </w:t>
      </w:r>
      <w:r w:rsidR="00EC4969">
        <w:t>0.3</w:t>
      </w:r>
      <w:r w:rsidR="00212468">
        <w:t>km</w:t>
      </w:r>
      <w:r w:rsidR="00EC4969">
        <w:t xml:space="preserve">) and at night (0.26km </w:t>
      </w:r>
      <w:r w:rsidR="00EC4969" w:rsidRPr="00EC4969">
        <w:t>±</w:t>
      </w:r>
      <w:r w:rsidR="00037673">
        <w:t xml:space="preserve"> </w:t>
      </w:r>
      <w:r w:rsidR="00EC4969">
        <w:t>0.27</w:t>
      </w:r>
      <w:r w:rsidR="00212468">
        <w:t>km</w:t>
      </w:r>
      <w:r w:rsidR="00EC4969">
        <w:t xml:space="preserve">) and slightly </w:t>
      </w:r>
      <w:commentRangeStart w:id="1"/>
      <w:r w:rsidR="00EC4969" w:rsidRPr="000C771F">
        <w:rPr>
          <w:highlight w:val="yellow"/>
        </w:rPr>
        <w:t>lower</w:t>
      </w:r>
      <w:commentRangeEnd w:id="1"/>
      <w:r w:rsidR="004E7411">
        <w:rPr>
          <w:rStyle w:val="CommentReference"/>
        </w:rPr>
        <w:commentReference w:id="1"/>
      </w:r>
      <w:r w:rsidR="00EC4969">
        <w:t xml:space="preserve"> displacement distances in the daytime (0.20km </w:t>
      </w:r>
      <w:r w:rsidR="00EC4969" w:rsidRPr="00EC4969">
        <w:t>±</w:t>
      </w:r>
      <w:r w:rsidR="00EC4969">
        <w:t xml:space="preserve">0.27) and evening (0.19km </w:t>
      </w:r>
      <w:r w:rsidR="00EC4969" w:rsidRPr="00EC4969">
        <w:t>±</w:t>
      </w:r>
      <w:r w:rsidR="00EC4969">
        <w:t>0.23) time periods.</w:t>
      </w:r>
    </w:p>
    <w:p w14:paraId="575AE04B" w14:textId="77777777" w:rsidR="00EC0DAE" w:rsidRDefault="00EC0DAE" w:rsidP="007C2A70"/>
    <w:p w14:paraId="545B762F" w14:textId="00132587" w:rsidR="00EC0DAE" w:rsidRPr="009E6B29" w:rsidRDefault="00F6133A" w:rsidP="007C2A70">
      <w:pPr>
        <w:pStyle w:val="Heading2"/>
      </w:pPr>
      <w:r>
        <w:t>Associations between</w:t>
      </w:r>
      <w:r w:rsidR="00EC0DAE" w:rsidRPr="009E6B29">
        <w:t xml:space="preserve"> ambient temperature </w:t>
      </w:r>
      <w:r>
        <w:t>and</w:t>
      </w:r>
      <w:r w:rsidR="00CA01B1">
        <w:t xml:space="preserve"> </w:t>
      </w:r>
      <w:r w:rsidR="00EC0DAE">
        <w:t>wild dog hunting</w:t>
      </w:r>
    </w:p>
    <w:p w14:paraId="53D1DA37" w14:textId="24B1AEB6" w:rsidR="00EC0DAE" w:rsidRDefault="00EC0DAE" w:rsidP="007C2A70">
      <w:r>
        <w:rPr>
          <w:rFonts w:ascii="Cambria" w:hAnsi="Cambria"/>
        </w:rPr>
        <w:tab/>
      </w:r>
      <w:r w:rsidRPr="007C2A70">
        <w:t xml:space="preserve">Consistent with the </w:t>
      </w:r>
      <w:r w:rsidR="00580AAF">
        <w:t>r</w:t>
      </w:r>
      <w:r w:rsidR="00580AAF" w:rsidRPr="00580AAF">
        <w:t xml:space="preserve">educed daytime foraging </w:t>
      </w:r>
      <w:r w:rsidRPr="007C2A70">
        <w:t>(</w:t>
      </w:r>
      <w:r w:rsidR="00952CDD">
        <w:t>Hypothesis</w:t>
      </w:r>
      <w:r w:rsidRPr="007C2A70">
        <w:t xml:space="preserve"> 1), daytime hunting periods </w:t>
      </w:r>
      <w:r w:rsidR="00F24020">
        <w:t xml:space="preserve">of wild dogs </w:t>
      </w:r>
      <w:r w:rsidRPr="007C2A70">
        <w:t xml:space="preserve">were shorter </w:t>
      </w:r>
      <w:r w:rsidR="00104CED">
        <w:t>at high ambient temperatures</w:t>
      </w:r>
      <w:r w:rsidR="00F24020">
        <w:t>, in both mornings and evenings</w:t>
      </w:r>
      <w:r w:rsidR="00104CED">
        <w:t xml:space="preserve"> </w:t>
      </w:r>
      <w:r w:rsidRPr="007C2A70">
        <w:t>(Table 2</w:t>
      </w:r>
      <w:r w:rsidR="004524F8">
        <w:t xml:space="preserve">, </w:t>
      </w:r>
      <w:r w:rsidR="0037275E">
        <w:t>Fig.</w:t>
      </w:r>
      <w:r w:rsidR="001635E9">
        <w:t xml:space="preserve"> 4</w:t>
      </w:r>
      <w:r w:rsidR="00EC52CE">
        <w:t>a</w:t>
      </w:r>
      <w:r w:rsidRPr="007C2A70">
        <w:t xml:space="preserve">). </w:t>
      </w:r>
      <w:r w:rsidR="00104CED">
        <w:t>In addition to</w:t>
      </w:r>
      <w:r w:rsidRPr="007C2A70">
        <w:t xml:space="preserve"> being shorter, both morning and evening hunts entailed less intense activity on hotter days (</w:t>
      </w:r>
      <w:r w:rsidR="00221E1F">
        <w:t>Table S</w:t>
      </w:r>
      <w:r w:rsidR="005A1847">
        <w:t>5</w:t>
      </w:r>
      <w:r w:rsidR="003F0B92">
        <w:t xml:space="preserve">, </w:t>
      </w:r>
      <w:r w:rsidR="00221E1F">
        <w:t>Table S</w:t>
      </w:r>
      <w:r w:rsidR="005A1847">
        <w:t>6</w:t>
      </w:r>
      <w:r w:rsidRPr="007C2A70">
        <w:t xml:space="preserve">). Evening hunts were less </w:t>
      </w:r>
      <w:r w:rsidRPr="007C2A70">
        <w:lastRenderedPageBreak/>
        <w:t>likely to occur at all on days with highe</w:t>
      </w:r>
      <w:r w:rsidR="003F0B92">
        <w:t>r ambient temperatures (</w:t>
      </w:r>
      <w:r w:rsidR="00221E1F">
        <w:t>Table S</w:t>
      </w:r>
      <w:r w:rsidR="005A1847">
        <w:t>6</w:t>
      </w:r>
      <w:r w:rsidRPr="007C2A70">
        <w:t xml:space="preserve">), </w:t>
      </w:r>
      <w:r w:rsidR="00F24020">
        <w:t>al</w:t>
      </w:r>
      <w:r w:rsidRPr="007C2A70">
        <w:t>though there was no such e</w:t>
      </w:r>
      <w:r w:rsidR="003F0B92">
        <w:t>ffect on morning hunts (</w:t>
      </w:r>
      <w:r w:rsidR="00221E1F">
        <w:t>Table S</w:t>
      </w:r>
      <w:r w:rsidR="005A1847">
        <w:t>5</w:t>
      </w:r>
      <w:r w:rsidRPr="007C2A70">
        <w:t xml:space="preserve">). </w:t>
      </w:r>
      <w:r w:rsidR="0051750E">
        <w:t>Ambient t</w:t>
      </w:r>
      <w:r w:rsidR="00A71C21">
        <w:t>emperature had a greater impact on the length, intensity and occurrence of evening compared to morning hunts</w:t>
      </w:r>
      <w:r w:rsidR="00580AAF">
        <w:t xml:space="preserve"> (Table S5, Table S6</w:t>
      </w:r>
      <w:r w:rsidR="00A71C21">
        <w:t xml:space="preserve">. </w:t>
      </w:r>
      <w:r w:rsidRPr="007C2A70">
        <w:t>Rainfall may have mitigated the effects of high ambi</w:t>
      </w:r>
      <w:r w:rsidR="00DE61B3">
        <w:t>ent temperatures, with an interaction between rainfall and temperature</w:t>
      </w:r>
      <w:r w:rsidRPr="007C2A70">
        <w:t xml:space="preserve"> included in some of the top models for hunt </w:t>
      </w:r>
      <w:r w:rsidR="003F0B92">
        <w:t>duration (</w:t>
      </w:r>
      <w:r w:rsidR="00221E1F">
        <w:t>Table S</w:t>
      </w:r>
      <w:r w:rsidR="005A1847">
        <w:t>5</w:t>
      </w:r>
      <w:r w:rsidR="003F0B92">
        <w:t xml:space="preserve">, </w:t>
      </w:r>
      <w:r w:rsidR="00221E1F">
        <w:t>Table S</w:t>
      </w:r>
      <w:r w:rsidR="005A1847">
        <w:t>6</w:t>
      </w:r>
      <w:r w:rsidRPr="007C2A70">
        <w:t xml:space="preserve">). Packs were consistently more active during </w:t>
      </w:r>
      <w:r w:rsidR="0051750E">
        <w:t xml:space="preserve">the </w:t>
      </w:r>
      <w:r w:rsidRPr="007C2A70">
        <w:t xml:space="preserve">daytime </w:t>
      </w:r>
      <w:r w:rsidR="003F0B92">
        <w:t>when they were denning (</w:t>
      </w:r>
      <w:r w:rsidR="00221E1F">
        <w:t>Table S</w:t>
      </w:r>
      <w:r w:rsidR="005A1847">
        <w:t>5</w:t>
      </w:r>
      <w:r w:rsidR="003F0B92">
        <w:t xml:space="preserve">, </w:t>
      </w:r>
      <w:r w:rsidR="00221E1F">
        <w:t xml:space="preserve">Table </w:t>
      </w:r>
      <w:commentRangeStart w:id="2"/>
      <w:r w:rsidR="00221E1F">
        <w:t>S</w:t>
      </w:r>
      <w:r w:rsidR="005A1847">
        <w:t>6</w:t>
      </w:r>
      <w:commentRangeEnd w:id="2"/>
      <w:r w:rsidR="00A77D26">
        <w:rPr>
          <w:rStyle w:val="CommentReference"/>
        </w:rPr>
        <w:commentReference w:id="2"/>
      </w:r>
      <w:r w:rsidRPr="007C2A70">
        <w:t>).</w:t>
      </w:r>
    </w:p>
    <w:p w14:paraId="788DFC98" w14:textId="1F203EB0" w:rsidR="00EC0DAE" w:rsidRDefault="00EC0DAE" w:rsidP="004F6210">
      <w:pPr>
        <w:ind w:firstLine="0"/>
      </w:pPr>
      <w:r w:rsidRPr="007C2A70">
        <w:tab/>
      </w:r>
    </w:p>
    <w:p w14:paraId="7A20493A" w14:textId="602B0099" w:rsidR="00EC0DAE" w:rsidRPr="00421FA1" w:rsidRDefault="00EC0DAE" w:rsidP="007C2A70">
      <w:pPr>
        <w:pStyle w:val="Heading2"/>
      </w:pPr>
      <w:r w:rsidRPr="00421FA1">
        <w:t xml:space="preserve">Habitat </w:t>
      </w:r>
      <w:r w:rsidR="008816DE">
        <w:t>use</w:t>
      </w:r>
    </w:p>
    <w:p w14:paraId="43A63992" w14:textId="48B74145" w:rsidR="00EC0DAE" w:rsidRPr="007C2A70" w:rsidRDefault="00EC0DAE" w:rsidP="007C2A70">
      <w:r>
        <w:rPr>
          <w:rFonts w:ascii="Cambria" w:hAnsi="Cambria"/>
        </w:rPr>
        <w:tab/>
      </w:r>
      <w:r w:rsidR="00F24020">
        <w:t>Impala used</w:t>
      </w:r>
      <w:r w:rsidRPr="007C2A70">
        <w:t xml:space="preserve"> the most open areas and wild dogs </w:t>
      </w:r>
      <w:r w:rsidR="00F24020">
        <w:t>used areas characterized by dense</w:t>
      </w:r>
      <w:r w:rsidR="0001182F">
        <w:t xml:space="preserve"> woody cover</w:t>
      </w:r>
      <w:r w:rsidR="00104CED">
        <w:t xml:space="preserve"> </w:t>
      </w:r>
      <w:r w:rsidRPr="007C2A70">
        <w:t>(</w:t>
      </w:r>
      <w:r w:rsidR="0037275E">
        <w:t>Fig.</w:t>
      </w:r>
      <w:r w:rsidR="00177AA7">
        <w:t xml:space="preserve"> 3</w:t>
      </w:r>
      <w:r w:rsidRPr="007C2A70">
        <w:t xml:space="preserve">). Impala </w:t>
      </w:r>
      <w:r w:rsidR="00901721">
        <w:t xml:space="preserve">use of open areas was most pronounced </w:t>
      </w:r>
      <w:commentRangeStart w:id="3"/>
      <w:r w:rsidR="001C7C81">
        <w:t xml:space="preserve">at night </w:t>
      </w:r>
      <w:commentRangeEnd w:id="3"/>
      <w:r w:rsidR="00173561">
        <w:rPr>
          <w:rStyle w:val="CommentReference"/>
        </w:rPr>
        <w:commentReference w:id="3"/>
      </w:r>
      <w:r w:rsidR="001C7C81">
        <w:t xml:space="preserve">and </w:t>
      </w:r>
      <w:r w:rsidRPr="007C2A70">
        <w:t xml:space="preserve">during the morning period, </w:t>
      </w:r>
      <w:r w:rsidR="001C7C81">
        <w:t>whereas</w:t>
      </w:r>
      <w:r w:rsidR="007E3733" w:rsidRPr="007C2A70">
        <w:t xml:space="preserve"> </w:t>
      </w:r>
      <w:r w:rsidRPr="007C2A70">
        <w:t xml:space="preserve">wild dogs used </w:t>
      </w:r>
      <w:r w:rsidR="00F24020">
        <w:t>woody cover most</w:t>
      </w:r>
      <w:r w:rsidR="009521C8">
        <w:t xml:space="preserve"> </w:t>
      </w:r>
      <w:r w:rsidR="001C7C81">
        <w:t>at</w:t>
      </w:r>
      <w:r w:rsidR="001C7C81" w:rsidRPr="007C2A70">
        <w:t xml:space="preserve"> </w:t>
      </w:r>
      <w:r w:rsidRPr="007C2A70">
        <w:t>night (</w:t>
      </w:r>
      <w:r w:rsidR="0037275E">
        <w:t>Fig.</w:t>
      </w:r>
      <w:r w:rsidR="00177AA7">
        <w:t xml:space="preserve"> 3</w:t>
      </w:r>
      <w:r w:rsidRPr="007C2A70">
        <w:t xml:space="preserve">). </w:t>
      </w:r>
      <w:r w:rsidR="00F24020">
        <w:t>Use</w:t>
      </w:r>
      <w:r w:rsidRPr="007C2A70">
        <w:t xml:space="preserve"> of woody cover by </w:t>
      </w:r>
      <w:r w:rsidR="00381A1D">
        <w:t>dik-dik</w:t>
      </w:r>
      <w:r w:rsidR="009521C8" w:rsidRPr="00580AAF">
        <w:t>s</w:t>
      </w:r>
      <w:r w:rsidRPr="007C2A70">
        <w:t xml:space="preserve"> was relatively consistent throughout the day (</w:t>
      </w:r>
      <w:r w:rsidR="0037275E">
        <w:t>Fig.</w:t>
      </w:r>
      <w:r w:rsidR="00177AA7">
        <w:t xml:space="preserve"> 3</w:t>
      </w:r>
      <w:r w:rsidRPr="007C2A70">
        <w:t>).</w:t>
      </w:r>
    </w:p>
    <w:p w14:paraId="5AFB677C" w14:textId="3A42BB76" w:rsidR="00EC0DAE" w:rsidRPr="007C2A70" w:rsidRDefault="00EC0DAE" w:rsidP="007C2A70">
      <w:r w:rsidRPr="007C2A70">
        <w:tab/>
        <w:t>As predicted under the shade-seeking</w:t>
      </w:r>
      <w:r w:rsidR="00952CDD">
        <w:t xml:space="preserve"> hypothesis</w:t>
      </w:r>
      <w:r w:rsidRPr="007C2A70">
        <w:t xml:space="preserve"> (</w:t>
      </w:r>
      <w:r w:rsidR="00952CDD">
        <w:t xml:space="preserve">Hypothesis </w:t>
      </w:r>
      <w:r w:rsidR="001635E9">
        <w:t>2</w:t>
      </w:r>
      <w:r w:rsidRPr="007C2A70">
        <w:t xml:space="preserve">), impala selected </w:t>
      </w:r>
      <w:r w:rsidR="00104CED">
        <w:t xml:space="preserve">areas </w:t>
      </w:r>
      <w:r w:rsidRPr="007C2A70">
        <w:t xml:space="preserve">with denser woody cover on hotter days, </w:t>
      </w:r>
      <w:r w:rsidR="00F24020">
        <w:t xml:space="preserve">and </w:t>
      </w:r>
      <w:r w:rsidR="00104CED">
        <w:t xml:space="preserve">during </w:t>
      </w:r>
      <w:r w:rsidR="00391926">
        <w:t>morning and</w:t>
      </w:r>
      <w:r w:rsidRPr="007C2A70">
        <w:t xml:space="preserve"> midday </w:t>
      </w:r>
      <w:r w:rsidR="00104CED">
        <w:t>periods</w:t>
      </w:r>
      <w:r w:rsidR="00391926">
        <w:t xml:space="preserve">, </w:t>
      </w:r>
      <w:r w:rsidR="00F24020">
        <w:t xml:space="preserve">but </w:t>
      </w:r>
      <w:r w:rsidR="00391926">
        <w:t>not during the evening</w:t>
      </w:r>
      <w:r w:rsidR="00104CED">
        <w:t xml:space="preserve"> </w:t>
      </w:r>
      <w:r w:rsidRPr="007C2A70">
        <w:t xml:space="preserve">(Table 3). In contrast, there was </w:t>
      </w:r>
      <w:r w:rsidR="00391926">
        <w:t>no</w:t>
      </w:r>
      <w:r w:rsidRPr="007C2A70">
        <w:t xml:space="preserve"> evidence </w:t>
      </w:r>
      <w:r w:rsidR="00F24020">
        <w:t xml:space="preserve">that </w:t>
      </w:r>
      <w:r w:rsidR="00381A1D">
        <w:t>dik-dik</w:t>
      </w:r>
      <w:r w:rsidR="009521C8" w:rsidRPr="00580AAF">
        <w:t>s</w:t>
      </w:r>
      <w:r w:rsidRPr="007C2A70">
        <w:t xml:space="preserve"> select</w:t>
      </w:r>
      <w:r w:rsidR="00F24020">
        <w:t>ed</w:t>
      </w:r>
      <w:r w:rsidRPr="007C2A70">
        <w:t xml:space="preserve"> woody cover </w:t>
      </w:r>
      <w:r w:rsidR="00173561">
        <w:t>in relation to</w:t>
      </w:r>
      <w:r w:rsidRPr="007C2A70">
        <w:t xml:space="preserve"> ambient temperature, and </w:t>
      </w:r>
      <w:r w:rsidR="00F24020">
        <w:t xml:space="preserve">there was </w:t>
      </w:r>
      <w:r w:rsidRPr="007C2A70">
        <w:t>no evidence of such selection by hunting wild dog packs (Table 3).</w:t>
      </w:r>
    </w:p>
    <w:p w14:paraId="05E92DC9" w14:textId="685E83E6" w:rsidR="00EC0DAE" w:rsidRDefault="00EC0DAE" w:rsidP="007C2A70">
      <w:r w:rsidRPr="007C2A70">
        <w:tab/>
      </w:r>
    </w:p>
    <w:p w14:paraId="5D8E1C5C" w14:textId="1CB11C1B" w:rsidR="00EC0DAE" w:rsidRPr="009B6B69" w:rsidRDefault="00EC0DAE" w:rsidP="007C2A70">
      <w:pPr>
        <w:pStyle w:val="Heading2"/>
      </w:pPr>
      <w:r w:rsidRPr="009B6B69">
        <w:t>Prey selection</w:t>
      </w:r>
    </w:p>
    <w:p w14:paraId="2FE2D2EF" w14:textId="786A6C90" w:rsidR="00EC0DAE" w:rsidRDefault="00EC0DAE" w:rsidP="007C2A70">
      <w:r>
        <w:tab/>
        <w:t xml:space="preserve">Among 795 wild dog scats, 71 (9%) contained impala remains and 609 (77%) contained </w:t>
      </w:r>
      <w:r w:rsidR="000C771F">
        <w:t xml:space="preserve">dik-diks </w:t>
      </w:r>
      <w:r>
        <w:t xml:space="preserve">remains. As predicted under the </w:t>
      </w:r>
      <w:r w:rsidR="00580AAF">
        <w:t xml:space="preserve">reduced daytime foraging </w:t>
      </w:r>
      <w:r w:rsidR="009521C8">
        <w:t xml:space="preserve">hypothesis </w:t>
      </w:r>
      <w:r>
        <w:t>(</w:t>
      </w:r>
      <w:r w:rsidR="00952CDD">
        <w:t>Hypothesis</w:t>
      </w:r>
      <w:r>
        <w:t xml:space="preserve"> 1</w:t>
      </w:r>
      <w:r w:rsidR="00104CED">
        <w:t>)</w:t>
      </w:r>
      <w:r>
        <w:t xml:space="preserve"> but not the other </w:t>
      </w:r>
      <w:r w:rsidR="00595D24">
        <w:t xml:space="preserve">two </w:t>
      </w:r>
      <w:r w:rsidR="009521C8">
        <w:t>hypotheses</w:t>
      </w:r>
      <w:r>
        <w:t xml:space="preserve">, wild dog scats were less likely to contain impala remains when </w:t>
      </w:r>
      <w:r w:rsidR="007D7ACC">
        <w:t xml:space="preserve">ambient </w:t>
      </w:r>
      <w:r>
        <w:t xml:space="preserve">temperatures had been higher </w:t>
      </w:r>
      <w:r w:rsidR="009521C8">
        <w:t xml:space="preserve">in </w:t>
      </w:r>
      <w:r w:rsidR="00D957C1">
        <w:t xml:space="preserve">the previous </w:t>
      </w:r>
      <w:r w:rsidR="009521C8">
        <w:t xml:space="preserve">seven </w:t>
      </w:r>
      <w:r w:rsidR="00D957C1">
        <w:t>day</w:t>
      </w:r>
      <w:r w:rsidR="009521C8">
        <w:t>s</w:t>
      </w:r>
      <w:r w:rsidR="00D957C1">
        <w:t xml:space="preserve"> </w:t>
      </w:r>
      <w:r>
        <w:t xml:space="preserve">(Table </w:t>
      </w:r>
      <w:r w:rsidR="001635E9">
        <w:t>4</w:t>
      </w:r>
      <w:r w:rsidR="004524F8">
        <w:t xml:space="preserve">, </w:t>
      </w:r>
      <w:r w:rsidR="0037275E">
        <w:t>Fig.</w:t>
      </w:r>
      <w:r w:rsidR="00EC52CE">
        <w:t xml:space="preserve"> 4b</w:t>
      </w:r>
      <w:r>
        <w:t>).</w:t>
      </w:r>
    </w:p>
    <w:p w14:paraId="2BC2E8AD" w14:textId="77777777" w:rsidR="00EC0DAE" w:rsidRDefault="00EC0DAE" w:rsidP="007C2A70"/>
    <w:p w14:paraId="6F65041F" w14:textId="6A688E96" w:rsidR="00EC0DAE" w:rsidRPr="0014566C" w:rsidRDefault="00EC0DAE" w:rsidP="007C2A70">
      <w:pPr>
        <w:pStyle w:val="Heading1"/>
      </w:pPr>
      <w:r w:rsidRPr="0014566C">
        <w:lastRenderedPageBreak/>
        <w:t>Discussion</w:t>
      </w:r>
    </w:p>
    <w:p w14:paraId="115BF9D9" w14:textId="4633B64A" w:rsidR="00EC0DAE" w:rsidRDefault="00EC0DAE" w:rsidP="007C2A70">
      <w:r>
        <w:tab/>
        <w:t xml:space="preserve">Our analyses revealed clear associations between ambient temperature and the behaviour of both predator and prey species, which appeared to influence </w:t>
      </w:r>
      <w:r w:rsidR="00F9589D">
        <w:t>trophic interactions</w:t>
      </w:r>
      <w:r>
        <w:t xml:space="preserve">. Our findings were most consistent with the </w:t>
      </w:r>
      <w:r w:rsidR="00580AAF">
        <w:t>r</w:t>
      </w:r>
      <w:r w:rsidR="00580AAF" w:rsidRPr="00580AAF">
        <w:t xml:space="preserve">educed daytime foraging </w:t>
      </w:r>
      <w:r>
        <w:t>(</w:t>
      </w:r>
      <w:r w:rsidR="003244F8">
        <w:t>Hypothesis 1</w:t>
      </w:r>
      <w:r>
        <w:t>)</w:t>
      </w:r>
      <w:r w:rsidR="00595D24">
        <w:t xml:space="preserve">: </w:t>
      </w:r>
      <w:r>
        <w:t xml:space="preserve">on hot days, wild dogs </w:t>
      </w:r>
      <w:r w:rsidR="00595D24">
        <w:t>spent</w:t>
      </w:r>
      <w:r>
        <w:t xml:space="preserve"> less of the daylight period hunting, and </w:t>
      </w:r>
      <w:r w:rsidR="00595D24">
        <w:t>preferr</w:t>
      </w:r>
      <w:r w:rsidR="00C13693">
        <w:t>ed</w:t>
      </w:r>
      <w:r>
        <w:t xml:space="preserve"> small</w:t>
      </w:r>
      <w:r w:rsidR="00595D24">
        <w:t>er, more abundant</w:t>
      </w:r>
      <w:r>
        <w:t xml:space="preserve"> prey over larger</w:t>
      </w:r>
      <w:r w:rsidR="00595D24">
        <w:t xml:space="preserve">, rarer </w:t>
      </w:r>
      <w:r>
        <w:t xml:space="preserve">prey. </w:t>
      </w:r>
      <w:r w:rsidR="00F500D2">
        <w:t>Previously we</w:t>
      </w:r>
      <w:r>
        <w:t xml:space="preserve"> </w:t>
      </w:r>
      <w:r w:rsidR="00F500D2">
        <w:t>posited that</w:t>
      </w:r>
      <w:r w:rsidR="00CA2D5D">
        <w:t>, on average,</w:t>
      </w:r>
      <w:r w:rsidR="00F500D2">
        <w:t xml:space="preserve"> </w:t>
      </w:r>
      <w:r w:rsidR="00391D7A">
        <w:t xml:space="preserve">hunting </w:t>
      </w:r>
      <w:r w:rsidR="00381A1D">
        <w:t>dik-dik</w:t>
      </w:r>
      <w:r w:rsidR="00391D7A">
        <w:t>s</w:t>
      </w:r>
      <w:r>
        <w:t xml:space="preserve"> and impala would </w:t>
      </w:r>
      <w:r w:rsidR="00F500D2">
        <w:t xml:space="preserve">yield comparable </w:t>
      </w:r>
      <w:r w:rsidR="00391D7A">
        <w:t xml:space="preserve">energetic </w:t>
      </w:r>
      <w:r w:rsidR="00F500D2">
        <w:t>returns</w:t>
      </w:r>
      <w:r w:rsidR="00391D7A">
        <w:t xml:space="preserve"> for wild dogs</w:t>
      </w:r>
      <w:r>
        <w:t xml:space="preserve">, because the greater energy intake achievable by hunting impala was offset by the shorter travel distances associated with hunting </w:t>
      </w:r>
      <w:r w:rsidR="00381A1D">
        <w:t>dik-dik</w:t>
      </w:r>
      <w:r w:rsidR="00391D7A">
        <w:t>s</w:t>
      </w:r>
      <w:r>
        <w:t xml:space="preserve"> </w:t>
      </w:r>
      <w:r w:rsidR="00BE7FD0">
        <w:t>(</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However, optimal foraging theory predicts that a predator with limited time should select more abundant prey</w:t>
      </w:r>
      <w:r w:rsidR="00595D24">
        <w:t>—even if they are of lower value</w:t>
      </w:r>
      <w:r>
        <w:t xml:space="preserve"> (such as </w:t>
      </w:r>
      <w:r w:rsidR="00381A1D">
        <w:t>dik-dik</w:t>
      </w:r>
      <w:r w:rsidR="009521C8">
        <w:t>s</w:t>
      </w:r>
      <w:r>
        <w:t>)</w:t>
      </w:r>
      <w:r w:rsidR="00595D24">
        <w:t>—</w:t>
      </w:r>
      <w:r>
        <w:t xml:space="preserve">rather than waiting to locate </w:t>
      </w:r>
      <w:r w:rsidR="00F500D2">
        <w:t>rarer,</w:t>
      </w:r>
      <w:r>
        <w:t xml:space="preserve">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xml:space="preserve">. High ambient temperatures would therefore be expected to </w:t>
      </w:r>
      <w:r w:rsidR="003474D7">
        <w:t>result in</w:t>
      </w:r>
      <w:r>
        <w:t xml:space="preserve"> wild dogs </w:t>
      </w:r>
      <w:r w:rsidR="00DF2AC7">
        <w:t>increasing</w:t>
      </w:r>
      <w:r w:rsidR="00DE61B3">
        <w:t xml:space="preserve"> </w:t>
      </w:r>
      <w:r w:rsidR="00DF2AC7">
        <w:t xml:space="preserve">the </w:t>
      </w:r>
      <w:r w:rsidR="00DE61B3">
        <w:t>proportion of</w:t>
      </w:r>
      <w:r>
        <w:t xml:space="preserve"> </w:t>
      </w:r>
      <w:r w:rsidR="00381A1D">
        <w:t>dik-dik</w:t>
      </w:r>
      <w:r w:rsidR="009521C8">
        <w:t>s</w:t>
      </w:r>
      <w:r>
        <w:t xml:space="preserve"> </w:t>
      </w:r>
      <w:r w:rsidR="00DF2AC7">
        <w:t xml:space="preserve">that they consume, </w:t>
      </w:r>
      <w:r w:rsidR="00DE61B3">
        <w:t>compared to</w:t>
      </w:r>
      <w:r>
        <w:t xml:space="preserve"> impala, and our observations were consistent with this prediction (</w:t>
      </w:r>
      <w:r w:rsidR="001635E9">
        <w:t>Table 4</w:t>
      </w:r>
      <w:r>
        <w:t>).</w:t>
      </w:r>
    </w:p>
    <w:p w14:paraId="00AAB853" w14:textId="583162C6" w:rsidR="00EC0DAE" w:rsidRDefault="003244F8" w:rsidP="007C2A70">
      <w:r>
        <w:tab/>
      </w:r>
      <w:r w:rsidR="00EC0DAE">
        <w:t xml:space="preserve">Under the shade-seeking </w:t>
      </w:r>
      <w:r>
        <w:t>hypothesis</w:t>
      </w:r>
      <w:r w:rsidR="00EC0DAE">
        <w:t xml:space="preserve"> (</w:t>
      </w:r>
      <w:r>
        <w:t xml:space="preserve">Hypothesis </w:t>
      </w:r>
      <w:r w:rsidR="001635E9">
        <w:t>2</w:t>
      </w:r>
      <w:r w:rsidR="00EC0DAE">
        <w:t>), we predicted that all three species would increase their daytime use of woody cover at high ambient temperatures</w:t>
      </w:r>
      <w:r w:rsidR="00580AAF">
        <w:t>, with impala showing the greatest shift into closed vegetation</w:t>
      </w:r>
      <w:r w:rsidR="00346EC1">
        <w:t xml:space="preserve"> due to increased exposure to solar radiation resulting from their body size and greater use of open habitats</w:t>
      </w:r>
      <w:r w:rsidR="00EC0DAE">
        <w:t xml:space="preserve">. </w:t>
      </w:r>
      <w:r w:rsidR="00346EC1">
        <w:t>Somewhat in contrast to our prediction, w</w:t>
      </w:r>
      <w:r w:rsidR="00EC0DAE">
        <w:t xml:space="preserve">e found that only impala </w:t>
      </w:r>
      <w:r w:rsidR="00346EC1">
        <w:t>moved into more closed habitat at high ambient temperatures</w:t>
      </w:r>
      <w:r w:rsidR="00EC0DAE">
        <w:t xml:space="preserve"> (Table 3). Physiological studies suggest that </w:t>
      </w:r>
      <w:r w:rsidR="00381A1D">
        <w:t>dik-</w:t>
      </w:r>
      <w:r w:rsidR="000C771F">
        <w:t xml:space="preserve">diks </w:t>
      </w:r>
      <w:r w:rsidR="00EC0DAE">
        <w:t xml:space="preserve">are dependent upon shade to </w:t>
      </w:r>
      <w:r w:rsidR="00795888">
        <w:t>maintain homeothermy</w:t>
      </w:r>
      <w:r w:rsidR="00EC0DAE">
        <w:t xml:space="preserve"> </w:t>
      </w:r>
      <w:r w:rsidR="00EC0DAE">
        <w:fldChar w:fldCharType="begin"/>
      </w:r>
      <w:r w:rsidR="00EC0DAE">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rsidR="00EC0DAE">
        <w:fldChar w:fldCharType="separate"/>
      </w:r>
      <w:r w:rsidR="00EC0DAE">
        <w:rPr>
          <w:noProof/>
        </w:rPr>
        <w:t>(Kamau &amp; Maloiy 1985)</w:t>
      </w:r>
      <w:r w:rsidR="00EC0DAE">
        <w:fldChar w:fldCharType="end"/>
      </w:r>
      <w:r w:rsidR="00EC0DAE">
        <w:t xml:space="preserve"> but, being small-bodied</w:t>
      </w:r>
      <w:r w:rsidR="00CA01B1">
        <w:t xml:space="preserve"> and less gregarious than impala</w:t>
      </w:r>
      <w:r w:rsidR="00EC0DAE">
        <w:t xml:space="preserve">, they may be able to use small patches of shade without moving into denser habitat. </w:t>
      </w:r>
      <w:r w:rsidR="00795888">
        <w:t xml:space="preserve">Similarly, </w:t>
      </w:r>
      <w:r w:rsidR="00595D24">
        <w:t>as dik-dik</w:t>
      </w:r>
      <w:r w:rsidR="00A53792">
        <w:t>s</w:t>
      </w:r>
      <w:r w:rsidR="00595D24">
        <w:t xml:space="preserve"> reside in</w:t>
      </w:r>
      <w:r w:rsidR="00795888">
        <w:t xml:space="preserve"> dense</w:t>
      </w:r>
      <w:r w:rsidR="00595D24">
        <w:t xml:space="preserve"> woody</w:t>
      </w:r>
      <w:r w:rsidR="00795888">
        <w:t xml:space="preserve"> cover</w:t>
      </w:r>
      <w:r w:rsidR="00595D24">
        <w:t>,</w:t>
      </w:r>
      <w:r w:rsidR="00795888">
        <w:t xml:space="preserve"> </w:t>
      </w:r>
      <w:r w:rsidR="00595D24">
        <w:t>any</w:t>
      </w:r>
      <w:r w:rsidR="00795888">
        <w:t xml:space="preserve"> need to move into denser vegetation in hot weather</w:t>
      </w:r>
      <w:r w:rsidR="00595D24">
        <w:t xml:space="preserve"> may be reduced, relative to impala</w:t>
      </w:r>
      <w:r w:rsidR="00795888">
        <w:t>. D</w:t>
      </w:r>
      <w:r w:rsidR="00795888" w:rsidRPr="00795888">
        <w:t>ik-dik</w:t>
      </w:r>
      <w:r w:rsidR="00A53792">
        <w:t>s</w:t>
      </w:r>
      <w:r w:rsidR="00795888" w:rsidRPr="00795888">
        <w:t xml:space="preserve"> maintain a constant body temperature at air temperatures of up to 44°C (Kamau 1988)</w:t>
      </w:r>
      <w:r w:rsidR="00795888">
        <w:t>, far lower than maximum temperatures recorded at our study site</w:t>
      </w:r>
      <w:r w:rsidR="00A53792">
        <w:t xml:space="preserve"> (Caylor et al)</w:t>
      </w:r>
      <w:r w:rsidR="00795888">
        <w:t xml:space="preserve">. </w:t>
      </w:r>
      <w:r w:rsidR="009726C1">
        <w:t xml:space="preserve">There </w:t>
      </w:r>
      <w:r w:rsidR="00EC0DAE">
        <w:t xml:space="preserve">was no evidence that </w:t>
      </w:r>
      <w:r w:rsidR="009726C1">
        <w:lastRenderedPageBreak/>
        <w:t>wild dogs</w:t>
      </w:r>
      <w:r w:rsidR="00EC0DAE">
        <w:t xml:space="preserve"> hunted in d</w:t>
      </w:r>
      <w:r w:rsidR="009726C1">
        <w:t xml:space="preserve">enser cover on hot days (Table </w:t>
      </w:r>
      <w:r w:rsidR="00BE7FD0">
        <w:t>3</w:t>
      </w:r>
      <w:r w:rsidR="00EC0DAE">
        <w:t>), perhaps because hunting periods occurred before and after the hottest times of day (</w:t>
      </w:r>
      <w:r w:rsidR="00EC52CE">
        <w:t>Fig. 1</w:t>
      </w:r>
      <w:r w:rsidR="00EC0DAE">
        <w:t xml:space="preserve">). </w:t>
      </w:r>
      <w:r w:rsidR="00BE7FD0">
        <w:t>The tendency of impala</w:t>
      </w:r>
      <w:r w:rsidR="00EC0DAE">
        <w:t xml:space="preserve"> to move into denser cover at high </w:t>
      </w:r>
      <w:r w:rsidR="007D7ACC">
        <w:t xml:space="preserve">ambient </w:t>
      </w:r>
      <w:r w:rsidR="00EC0DAE">
        <w:t xml:space="preserve">temperatures </w:t>
      </w:r>
      <w:r w:rsidR="00A53792">
        <w:t xml:space="preserve">would be expected to </w:t>
      </w:r>
      <w:r w:rsidR="00595D24">
        <w:t xml:space="preserve">result in </w:t>
      </w:r>
      <w:r w:rsidR="00A53792">
        <w:t xml:space="preserve">a </w:t>
      </w:r>
      <w:r w:rsidR="00595D24">
        <w:t>greater risk of predation</w:t>
      </w:r>
      <w:r w:rsidR="00EC0DAE">
        <w:t>, since wild dogs typically occupied denser cover (</w:t>
      </w:r>
      <w:r w:rsidR="001635E9">
        <w:t>Fig. 3</w:t>
      </w:r>
      <w:r w:rsidR="00EC0DAE">
        <w:t xml:space="preserve">), and </w:t>
      </w:r>
      <w:r w:rsidR="00595D24">
        <w:t xml:space="preserve">since </w:t>
      </w:r>
      <w:r w:rsidR="00EC0DAE">
        <w:t xml:space="preserve">impala are more likely to be killed in denser cover </w:t>
      </w:r>
      <w:r w:rsidR="00EC0DAE">
        <w:fldChar w:fldCharType="begin"/>
      </w:r>
      <w:r w:rsidR="00EC0DAE">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EC0DAE">
        <w:fldChar w:fldCharType="separate"/>
      </w:r>
      <w:r w:rsidR="00EC0DAE">
        <w:rPr>
          <w:noProof/>
        </w:rPr>
        <w:t>(Ford</w:t>
      </w:r>
      <w:r w:rsidR="00EC0DAE" w:rsidRPr="007E6181">
        <w:rPr>
          <w:i/>
          <w:noProof/>
        </w:rPr>
        <w:t xml:space="preserve"> et al.</w:t>
      </w:r>
      <w:r w:rsidR="00EC0DAE">
        <w:rPr>
          <w:noProof/>
        </w:rPr>
        <w:t xml:space="preserve"> 2014)</w:t>
      </w:r>
      <w:r w:rsidR="00EC0DAE">
        <w:fldChar w:fldCharType="end"/>
      </w:r>
      <w:r w:rsidR="00EC0DAE">
        <w:t>. Nevertheless, we found that impala remains were less likely to be found in wild dog scats following periods of high ambient temperature (</w:t>
      </w:r>
      <w:r w:rsidR="001635E9">
        <w:t>Table 4</w:t>
      </w:r>
      <w:r w:rsidR="00EC0DAE">
        <w:t xml:space="preserve">). </w:t>
      </w:r>
      <w:r w:rsidR="00595D24">
        <w:t>In sum</w:t>
      </w:r>
      <w:r w:rsidR="00EC0DAE">
        <w:t xml:space="preserve">, although impala behaviour changed in line with the predictions of the shade-seeking </w:t>
      </w:r>
      <w:r>
        <w:t xml:space="preserve">hypothesis </w:t>
      </w:r>
      <w:r w:rsidR="00EC0DAE">
        <w:t>(</w:t>
      </w:r>
      <w:r>
        <w:t xml:space="preserve">Hypothesis </w:t>
      </w:r>
      <w:r w:rsidR="001635E9">
        <w:t>2</w:t>
      </w:r>
      <w:r w:rsidR="00EC0DAE">
        <w:t xml:space="preserve">), this change </w:t>
      </w:r>
      <w:r w:rsidR="00A53792">
        <w:t xml:space="preserve">appears </w:t>
      </w:r>
      <w:r w:rsidR="00EC0DAE">
        <w:t xml:space="preserve">not </w:t>
      </w:r>
      <w:r w:rsidR="00A53792">
        <w:t xml:space="preserve">to have </w:t>
      </w:r>
      <w:r w:rsidR="00595D24">
        <w:t>affect</w:t>
      </w:r>
      <w:r w:rsidR="00A53792">
        <w:t>ed</w:t>
      </w:r>
      <w:r w:rsidR="00595D24">
        <w:t xml:space="preserve"> the rate at which they were consumed by wild dogs</w:t>
      </w:r>
      <w:r w:rsidR="00EC0DAE">
        <w:t>.</w:t>
      </w:r>
    </w:p>
    <w:p w14:paraId="306DE740" w14:textId="11C76052" w:rsidR="00EC0DAE" w:rsidRDefault="00EC0DAE" w:rsidP="00DD1CA2">
      <w:pPr>
        <w:ind w:firstLine="288"/>
      </w:pPr>
      <w:r>
        <w:t xml:space="preserve">Under the </w:t>
      </w:r>
      <w:r w:rsidR="003244F8">
        <w:t>prey overheating</w:t>
      </w:r>
      <w:r>
        <w:t xml:space="preserve"> </w:t>
      </w:r>
      <w:r w:rsidR="00CA01B1">
        <w:t xml:space="preserve">hypothesis </w:t>
      </w:r>
      <w:r>
        <w:t>(</w:t>
      </w:r>
      <w:r w:rsidR="003244F8">
        <w:t xml:space="preserve">Hypothesis </w:t>
      </w:r>
      <w:r w:rsidR="001635E9">
        <w:t>3</w:t>
      </w:r>
      <w:r w:rsidR="003244F8">
        <w:t>)</w:t>
      </w:r>
      <w:r w:rsidR="00595D24">
        <w:t>,</w:t>
      </w:r>
      <w:r>
        <w:t xml:space="preserve"> </w:t>
      </w:r>
      <w:r w:rsidR="00595D24">
        <w:t xml:space="preserve">high ambient temperatures </w:t>
      </w:r>
      <w:r w:rsidR="00A53792">
        <w:t xml:space="preserve">were predicted to </w:t>
      </w:r>
      <w:r>
        <w:t xml:space="preserve">reduce chase distances for impala and increase them for </w:t>
      </w:r>
      <w:r w:rsidR="00381A1D">
        <w:t>dik-dik</w:t>
      </w:r>
      <w:r w:rsidR="00EA3969">
        <w:t>s</w:t>
      </w:r>
      <w:r>
        <w:t xml:space="preserve">, as larger-bodied animals would be slowed down by </w:t>
      </w:r>
      <w:r w:rsidR="003474D7">
        <w:t>hyperthermia</w:t>
      </w:r>
      <w:r>
        <w:t xml:space="preserve"> to a greater extent than smaller-bodied animals</w:t>
      </w:r>
      <w:r w:rsidR="00595D24">
        <w:t xml:space="preserve"> (Creel et al. 2016)</w:t>
      </w:r>
      <w:r>
        <w:t xml:space="preserve">. We were not able to test </w:t>
      </w:r>
      <w:r w:rsidR="00EA3969">
        <w:t xml:space="preserve">this hypothesis </w:t>
      </w:r>
      <w:r>
        <w:t xml:space="preserve">directly </w:t>
      </w:r>
      <w:r w:rsidR="00B3401D">
        <w:t xml:space="preserve">using telemetry data on movement rates </w:t>
      </w:r>
      <w:r>
        <w:t xml:space="preserve">because our monitoring methods did not allow us to measure chase distance or speed. However, this </w:t>
      </w:r>
      <w:r w:rsidR="00595D24">
        <w:t xml:space="preserve">hypothesis </w:t>
      </w:r>
      <w:r>
        <w:t xml:space="preserve">also predicted that predation upon impala would increase, relative to predation on </w:t>
      </w:r>
      <w:r w:rsidR="00381A1D">
        <w:t>dik-dik</w:t>
      </w:r>
      <w:r w:rsidR="00EA3969">
        <w:t>s</w:t>
      </w:r>
      <w:r>
        <w:t>, when ambient temperatures were high</w:t>
      </w:r>
      <w:r w:rsidR="003474D7">
        <w:t>er</w:t>
      </w:r>
      <w:r>
        <w:t>. Our observations showed the opposite pattern (</w:t>
      </w:r>
      <w:r w:rsidR="001635E9">
        <w:t>Table 4</w:t>
      </w:r>
      <w:r w:rsidR="004524F8">
        <w:t xml:space="preserve">, </w:t>
      </w:r>
      <w:r w:rsidR="0037275E">
        <w:t>Fig.</w:t>
      </w:r>
      <w:r w:rsidR="00EC52CE">
        <w:t xml:space="preserve"> 4b</w:t>
      </w:r>
      <w:r>
        <w:t xml:space="preserve">); hence, a key prediction of the </w:t>
      </w:r>
      <w:r w:rsidR="00EA3969">
        <w:t xml:space="preserve">prey </w:t>
      </w:r>
      <w:r w:rsidR="007552E1">
        <w:t>overheating</w:t>
      </w:r>
      <w:r>
        <w:t xml:space="preserve"> </w:t>
      </w:r>
      <w:r w:rsidR="00EA3969">
        <w:t xml:space="preserve">hypothesis </w:t>
      </w:r>
      <w:r>
        <w:t xml:space="preserve">was not upheld by our </w:t>
      </w:r>
      <w:r w:rsidR="00EA3969">
        <w:t>observations</w:t>
      </w:r>
      <w:r>
        <w:t>.</w:t>
      </w:r>
      <w:r w:rsidR="00404DE5">
        <w:t xml:space="preserve"> </w:t>
      </w:r>
      <w:r w:rsidR="00A53792">
        <w:t>This discrepancy between prediction and observation may reflect the fact that i</w:t>
      </w:r>
      <w:r w:rsidR="00051F9D">
        <w:t xml:space="preserve">mpala </w:t>
      </w:r>
      <w:r w:rsidR="00595D24">
        <w:t>can</w:t>
      </w:r>
      <w:r w:rsidR="004D431E">
        <w:t xml:space="preserve"> effectively dissipate</w:t>
      </w:r>
      <w:r w:rsidR="00051F9D">
        <w:t xml:space="preserve"> body heat through sweating</w:t>
      </w:r>
      <w:r w:rsidR="004D431E">
        <w:t xml:space="preserve"> even during periods of exertion</w:t>
      </w:r>
      <w:r w:rsidR="00051F9D">
        <w:t>,</w:t>
      </w:r>
      <w:r w:rsidR="00C844C0">
        <w:t xml:space="preserve"> maintaining</w:t>
      </w:r>
      <w:r w:rsidR="00346EC1">
        <w:t xml:space="preserve"> </w:t>
      </w:r>
      <w:r w:rsidR="00C844C0">
        <w:t xml:space="preserve">a constant body temperature at </w:t>
      </w:r>
      <w:r w:rsidR="00DD1CA2">
        <w:t>ambient</w:t>
      </w:r>
      <w:r w:rsidR="00C844C0">
        <w:t xml:space="preserve"> temperatures as high as 44</w:t>
      </w:r>
      <w:r w:rsidR="00C844C0">
        <w:rPr>
          <w:rFonts w:ascii="Malgun Gothic" w:eastAsia="Malgun Gothic" w:hAnsi="Malgun Gothic" w:hint="eastAsia"/>
        </w:rPr>
        <w:t>°</w:t>
      </w:r>
      <w:r w:rsidR="00C844C0">
        <w:t>C (Maloiy and Hopcraft 1970)</w:t>
      </w:r>
      <w:r w:rsidR="004D431E">
        <w:t xml:space="preserve">. </w:t>
      </w:r>
      <w:r w:rsidR="00A53792">
        <w:t>Thus, w</w:t>
      </w:r>
      <w:r w:rsidR="00C844C0">
        <w:t>hilst high</w:t>
      </w:r>
      <w:r w:rsidR="004603A0">
        <w:t>er</w:t>
      </w:r>
      <w:r w:rsidR="00C844C0">
        <w:t xml:space="preserve"> </w:t>
      </w:r>
      <w:r w:rsidR="004603A0">
        <w:t xml:space="preserve">ambient </w:t>
      </w:r>
      <w:r w:rsidR="00C844C0">
        <w:t xml:space="preserve">temperatures </w:t>
      </w:r>
      <w:r w:rsidR="004603A0">
        <w:t xml:space="preserve">than those at our study site </w:t>
      </w:r>
      <w:r w:rsidR="00C844C0">
        <w:t xml:space="preserve">may </w:t>
      </w:r>
      <w:r w:rsidR="004603A0">
        <w:t>increase the risk of hyperthermia</w:t>
      </w:r>
      <w:r w:rsidR="00C844C0">
        <w:t xml:space="preserve">, </w:t>
      </w:r>
      <w:r w:rsidR="004603A0">
        <w:t>th</w:t>
      </w:r>
      <w:r w:rsidR="00A53792">
        <w:t>is</w:t>
      </w:r>
      <w:r w:rsidR="00C844C0">
        <w:t xml:space="preserve"> ability </w:t>
      </w:r>
      <w:r w:rsidR="00A921E5">
        <w:t xml:space="preserve">of impala </w:t>
      </w:r>
      <w:r w:rsidR="00C844C0">
        <w:t xml:space="preserve">to dissipate heat </w:t>
      </w:r>
      <w:r w:rsidR="004603A0">
        <w:t>by</w:t>
      </w:r>
      <w:r w:rsidR="00C844C0">
        <w:t xml:space="preserve"> sweating</w:t>
      </w:r>
      <w:r w:rsidR="00A921E5">
        <w:t xml:space="preserve"> may </w:t>
      </w:r>
      <w:r w:rsidR="00C844C0">
        <w:t xml:space="preserve">outweigh any restrictions </w:t>
      </w:r>
      <w:r w:rsidR="004D431E">
        <w:t xml:space="preserve">on </w:t>
      </w:r>
      <w:r w:rsidR="004603A0">
        <w:t xml:space="preserve">dry </w:t>
      </w:r>
      <w:r w:rsidR="004D431E">
        <w:t>heat loss</w:t>
      </w:r>
      <w:r w:rsidR="00A921E5">
        <w:t xml:space="preserve"> related to body size</w:t>
      </w:r>
      <w:r w:rsidR="00C844C0">
        <w:t xml:space="preserve">. </w:t>
      </w:r>
    </w:p>
    <w:p w14:paraId="034D4458" w14:textId="73E83100" w:rsidR="00EC0DAE" w:rsidRDefault="00EC0DAE" w:rsidP="007C2A70">
      <w:r>
        <w:lastRenderedPageBreak/>
        <w:tab/>
      </w:r>
      <w:r w:rsidR="00A921E5">
        <w:t xml:space="preserve">Additional </w:t>
      </w:r>
      <w:r w:rsidR="00EA3969">
        <w:t>evidence</w:t>
      </w:r>
      <w:r w:rsidR="00174B22">
        <w:t xml:space="preserve"> </w:t>
      </w:r>
      <w:r w:rsidR="00EA3969">
        <w:t xml:space="preserve">also </w:t>
      </w:r>
      <w:r w:rsidR="00174B22">
        <w:t>favour</w:t>
      </w:r>
      <w:r w:rsidR="00EA3969">
        <w:t>s</w:t>
      </w:r>
      <w:r>
        <w:t xml:space="preserve"> the reduced foraging </w:t>
      </w:r>
      <w:r w:rsidR="00EA3969">
        <w:t xml:space="preserve">time </w:t>
      </w:r>
      <w:r w:rsidR="003244F8">
        <w:t>hypothesis</w:t>
      </w:r>
      <w:r>
        <w:t xml:space="preserve"> (</w:t>
      </w:r>
      <w:r w:rsidR="003244F8">
        <w:t>Hypothesis</w:t>
      </w:r>
      <w:r>
        <w:t xml:space="preserve"> 1) </w:t>
      </w:r>
      <w:commentRangeStart w:id="4"/>
      <w:r>
        <w:t xml:space="preserve">over </w:t>
      </w:r>
      <w:r w:rsidR="00A53792">
        <w:t>H</w:t>
      </w:r>
      <w:r w:rsidR="00EA3969">
        <w:t>ypotheses</w:t>
      </w:r>
      <w:r w:rsidR="00A921E5">
        <w:t xml:space="preserve"> 2 and 3</w:t>
      </w:r>
      <w:r>
        <w:t xml:space="preserve">. Under </w:t>
      </w:r>
      <w:r w:rsidR="003244F8">
        <w:t>Hypothesis</w:t>
      </w:r>
      <w:r>
        <w:t xml:space="preserve"> </w:t>
      </w:r>
      <w:commentRangeEnd w:id="4"/>
      <w:r w:rsidR="00B3401D">
        <w:rPr>
          <w:rStyle w:val="CommentReference"/>
        </w:rPr>
        <w:commentReference w:id="4"/>
      </w:r>
      <w:r>
        <w:t xml:space="preserve">1,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in review)</w:t>
      </w:r>
      <w:r>
        <w:fldChar w:fldCharType="end"/>
      </w:r>
      <w:r>
        <w:t>. In contrast, under the other t</w:t>
      </w:r>
      <w:r w:rsidR="001635E9">
        <w:t>wo</w:t>
      </w:r>
      <w:r>
        <w:t xml:space="preserve"> </w:t>
      </w:r>
      <w:r w:rsidR="00A921E5">
        <w:t>hypotheses</w:t>
      </w:r>
      <w:r>
        <w:t xml:space="preserve">, food intake (and </w:t>
      </w:r>
      <w:r w:rsidR="00EA3969">
        <w:t xml:space="preserve">thus </w:t>
      </w:r>
      <w:r>
        <w:t xml:space="preserve">potentially survival and reproductive success), </w:t>
      </w:r>
      <w:r w:rsidR="00A53792">
        <w:t xml:space="preserve">would be expected to </w:t>
      </w:r>
      <w:r>
        <w:t>improve at high</w:t>
      </w:r>
      <w:r w:rsidR="004D562B">
        <w:t xml:space="preserve"> </w:t>
      </w:r>
      <w:r w:rsidR="00245C77">
        <w:t xml:space="preserve">ambient </w:t>
      </w:r>
      <w:r w:rsidR="004D562B">
        <w:t>temperatures, because impala (</w:t>
      </w:r>
      <w:r>
        <w:t>higher-value prey) would be more accessible due to</w:t>
      </w:r>
      <w:r w:rsidR="004D562B">
        <w:t xml:space="preserve"> </w:t>
      </w:r>
      <w:r w:rsidR="001635E9">
        <w:t xml:space="preserve">being </w:t>
      </w:r>
      <w:r>
        <w:t>in dense cover where they are vulnerable to predators (</w:t>
      </w:r>
      <w:r w:rsidR="003244F8">
        <w:t xml:space="preserve">Hypothesis </w:t>
      </w:r>
      <w:r w:rsidR="001635E9">
        <w:t>2</w:t>
      </w:r>
      <w:r>
        <w:t>), or more easily captured due to their tendency to overheat during high speed chases (</w:t>
      </w:r>
      <w:r w:rsidR="003244F8">
        <w:t xml:space="preserve">Hypothesis </w:t>
      </w:r>
      <w:r w:rsidR="001635E9">
        <w:t>3</w:t>
      </w:r>
      <w:r>
        <w:t xml:space="preserve">). Hence, while </w:t>
      </w:r>
      <w:r w:rsidR="00A921E5">
        <w:t>vital rates</w:t>
      </w:r>
      <w:r>
        <w:t xml:space="preserve"> cannot confirm the reduced foraging time </w:t>
      </w:r>
      <w:r w:rsidR="003244F8">
        <w:t>hypothesis</w:t>
      </w:r>
      <w:r>
        <w:t xml:space="preserve"> (</w:t>
      </w:r>
      <w:r w:rsidR="003244F8">
        <w:t>Hypothesis</w:t>
      </w:r>
      <w:r>
        <w:t xml:space="preserve"> 1), they do contribute to refuting </w:t>
      </w:r>
      <w:r w:rsidR="003244F8">
        <w:t xml:space="preserve">Hypotheses </w:t>
      </w:r>
      <w:r w:rsidR="001635E9">
        <w:t>2 and 3</w:t>
      </w:r>
      <w:r>
        <w:t>.</w:t>
      </w:r>
      <w:r w:rsidR="00244DF8">
        <w:t xml:space="preserve"> </w:t>
      </w:r>
    </w:p>
    <w:p w14:paraId="46438486" w14:textId="3B4A4E45" w:rsidR="00EC0DAE" w:rsidRPr="000C771F" w:rsidRDefault="00EC0DAE" w:rsidP="007C2A70">
      <w:r>
        <w:tab/>
        <w:t xml:space="preserve">Our findings suggest </w:t>
      </w:r>
      <w:r w:rsidR="00287220">
        <w:t>that</w:t>
      </w:r>
      <w:r>
        <w:t xml:space="preserve"> climate change </w:t>
      </w:r>
      <w:r w:rsidR="00287220">
        <w:t xml:space="preserve">might have two wider impacts </w:t>
      </w:r>
      <w:r>
        <w:t xml:space="preserve">through its effect on predation by wild dogs. First, we have shown previously that wild dogs suppressed </w:t>
      </w:r>
      <w:r w:rsidR="000C771F">
        <w:t xml:space="preserve">dik-diks </w:t>
      </w:r>
      <w:r>
        <w:t xml:space="preserve">numbers, and </w:t>
      </w:r>
      <w:r w:rsidR="00A53792">
        <w:t xml:space="preserve">that </w:t>
      </w:r>
      <w:r w:rsidR="000C771F">
        <w:t xml:space="preserve">dik-diks </w:t>
      </w:r>
      <w:r>
        <w:t xml:space="preserve">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Although we found that wild dog predation on </w:t>
      </w:r>
      <w:r w:rsidR="00381A1D">
        <w:t>dik</w:t>
      </w:r>
      <w:r w:rsidR="00381A1D" w:rsidRPr="000C771F">
        <w:t>-dik</w:t>
      </w:r>
      <w:r w:rsidR="00C84718" w:rsidRPr="000C771F">
        <w:t>s</w:t>
      </w:r>
      <w:r w:rsidRPr="000C771F">
        <w:t xml:space="preserve"> did not trigger cascading effects on vegetation </w:t>
      </w:r>
      <w:r w:rsidR="00A53792" w:rsidRPr="000C771F">
        <w:t xml:space="preserve">under current climatic conditions </w:t>
      </w:r>
      <w:r w:rsidRPr="000C771F">
        <w:fldChar w:fldCharType="begin"/>
      </w:r>
      <w:r w:rsidRPr="000C771F">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0C771F">
        <w:fldChar w:fldCharType="separate"/>
      </w:r>
      <w:r w:rsidRPr="000C771F">
        <w:rPr>
          <w:noProof/>
        </w:rPr>
        <w:t>(Ford</w:t>
      </w:r>
      <w:r w:rsidRPr="000C771F">
        <w:rPr>
          <w:i/>
          <w:noProof/>
        </w:rPr>
        <w:t xml:space="preserve"> et al.</w:t>
      </w:r>
      <w:r w:rsidRPr="000C771F">
        <w:rPr>
          <w:noProof/>
        </w:rPr>
        <w:t xml:space="preserve"> 2015)</w:t>
      </w:r>
      <w:r w:rsidRPr="000C771F">
        <w:fldChar w:fldCharType="end"/>
      </w:r>
      <w:r w:rsidRPr="000C771F">
        <w:t xml:space="preserve">, rising </w:t>
      </w:r>
      <w:r w:rsidR="00A53792" w:rsidRPr="000C771F">
        <w:t xml:space="preserve">ambient </w:t>
      </w:r>
      <w:r w:rsidRPr="000C771F">
        <w:t xml:space="preserve">temperatures would be expected to intensify wild dog predation on </w:t>
      </w:r>
      <w:r w:rsidR="00381A1D" w:rsidRPr="000C771F">
        <w:t>dik-dik</w:t>
      </w:r>
      <w:r w:rsidR="00C84718" w:rsidRPr="000C771F">
        <w:t>s</w:t>
      </w:r>
      <w:r w:rsidRPr="000C771F">
        <w:t>, which might generate wider impacts on community structure.</w:t>
      </w:r>
    </w:p>
    <w:p w14:paraId="273FF2BF" w14:textId="136CCDBD" w:rsidR="00EC0DAE" w:rsidRDefault="00EC0DAE" w:rsidP="007C2A70">
      <w:r w:rsidRPr="000C771F">
        <w:tab/>
        <w:t xml:space="preserve">Second, our findings suggest that </w:t>
      </w:r>
      <w:r w:rsidR="00A921E5" w:rsidRPr="000C771F">
        <w:t xml:space="preserve">the resilience of wild dog populations to </w:t>
      </w:r>
      <w:r w:rsidRPr="000C771F">
        <w:t xml:space="preserve">climate change might </w:t>
      </w:r>
      <w:r w:rsidR="00A921E5" w:rsidRPr="000C771F">
        <w:t>hinge on</w:t>
      </w:r>
      <w:r w:rsidRPr="000C771F">
        <w:t xml:space="preserve"> the abundance of small, abundant prey. Our study site is unusual both in the density of </w:t>
      </w:r>
      <w:r w:rsidR="00381A1D" w:rsidRPr="000C771F">
        <w:t>dik-dik</w:t>
      </w:r>
      <w:r w:rsidR="00C84718" w:rsidRPr="000C771F">
        <w:t>s</w:t>
      </w:r>
      <w:r w:rsidRPr="000C771F">
        <w:t xml:space="preserve"> it supports </w:t>
      </w:r>
      <w:r w:rsidRPr="000C771F">
        <w:fldChar w:fldCharType="begin" w:fldLock="1"/>
      </w:r>
      <w:r w:rsidR="00DE486A" w:rsidRPr="000C771F">
        <w:instrText>ADDIN CSL_CITATION { "citationItems" : [ { "id" : "ITEM-1", "itemData" : { "DOI" : "10.1111/j.1365-2028.2010.01207.x", "ISSN" : "01416707", "author" : [ { "dropping-particle" : "", "family" : "Augustine", "given" : "David J.", "non-dropping-particle" : "", "parse-names" : false, "suffix" : "" } ], "container-title" : "African Journal of Ecology", "id" : "ITEM-1", "issue" : "4", "issued" : { "date-parts" : [ [ "2010", "12", "1" ] ] }, "page" : "1009-1020", "title" : "Response of native ungulates to drought in semi-arid Kenyan rangeland", "type" : "article-journal", "volume" : "48" }, "uris" : [ "http://www.mendeley.com/documents/?uuid=56b310ae-811f-3fa9-bf89-6e668c45fdd1" ] }, { "id" : "ITEM-2", "itemData" : { "DOI" : "10.1890/14-2056.1", "ISBN" : "0012-9658", "ISSN" : "00129658", "abstract" : "Increasingly,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 "author" : [ { "dropping-particle" : "", "family" : "Ford", "given" : "Adam T.", "non-dropping-particle" : "", "parse-names" : false, "suffix" : "" }, { "dropping-particle" : "", "family" : "Goheen", "given" : "Jacob R.", "non-dropping-particle" : "", "parse-names" : false, "suffix" : "" }, { "dropping-particle" : "", "family" : "Augustine", "given" : "David J.", "non-dropping-particle" : "", "parse-names" : false, "suffix" : "" }, { "dropping-particle" : "", "family" : "Kinnaird", "given" : "Margaret F.", "non-dropping-particle" : "", "parse-names" : false, "suffix" : "" }, { "dropping-particle" : "", "family" : "O'Brien", "given" : "Timothy G.", "non-dropping-particle" : "", "parse-names" : false, "suffix" : "" }, { "dropping-particle" : "", "family" : "Palmer", "given" : "Todd M.", "non-dropping-particle" : "", "parse-names" : false, "suffix" : "" }, { "dropping-particle" : "", "family" : "Pringle", "given" : "Robert M.", "non-dropping-particle" : "", "parse-names" : false, "suffix" : "" }, { "dropping-particle" : "", "family" : "Woodroffe", "given" : "Rosie", "non-dropping-particle" : "", "parse-names" : false, "suffix" : "" } ], "container-title" : "Ecology", "id" : "ITEM-2", "issue" : "10", "issued" : { "date-parts" : [ [ "2015" ] ] }, "page" : "2705-2714", "title" : "Recovery of African wild dogs suppresses prey but does not trigger a trophic cascade", "type" : "article-journal", "volume" : "96" }, "uris" : [ "http://www.mendeley.com/documents/?uuid=f5263245-2aa2-4253-84d9-347ef4325d99" ] } ], "mendeley" : { "formattedCitation" : "(Augustine 2010; Ford et al. 2015)", "plainTextFormattedCitation" : "(Augustine 2010; Ford et al. 2015)", "previouslyFormattedCitation" : "(Augustine 2010; Ford et al. 2015)" }, "properties" : { "noteIndex" : 0 }, "schema" : "https://github.com/citation-style-language/schema/raw/master/csl-citation.json" }</w:instrText>
      </w:r>
      <w:r w:rsidRPr="000C771F">
        <w:fldChar w:fldCharType="separate"/>
      </w:r>
      <w:r w:rsidRPr="000C771F">
        <w:rPr>
          <w:noProof/>
        </w:rPr>
        <w:t>(Augustine 2010; Ford et al. 2015)</w:t>
      </w:r>
      <w:r w:rsidRPr="000C771F">
        <w:fldChar w:fldCharType="end"/>
      </w:r>
      <w:r w:rsidRPr="000C771F">
        <w:t xml:space="preserve"> and the degree to which wild dogs rely on </w:t>
      </w:r>
      <w:r w:rsidR="00381A1D" w:rsidRPr="000C771F">
        <w:t>dik-dik</w:t>
      </w:r>
      <w:r w:rsidR="00C84718" w:rsidRPr="000C771F">
        <w:t>s</w:t>
      </w:r>
      <w:r w:rsidRPr="000C771F">
        <w:t xml:space="preserve"> as prey </w:t>
      </w:r>
      <w:r w:rsidRPr="000C771F">
        <w:fldChar w:fldCharType="begin"/>
      </w:r>
      <w:r w:rsidRPr="000C771F">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0C771F">
        <w:fldChar w:fldCharType="separate"/>
      </w:r>
      <w:r w:rsidRPr="000C771F">
        <w:rPr>
          <w:noProof/>
        </w:rPr>
        <w:t>(Woodroffe</w:t>
      </w:r>
      <w:r w:rsidRPr="000C771F">
        <w:rPr>
          <w:i/>
          <w:noProof/>
        </w:rPr>
        <w:t xml:space="preserve"> et al.</w:t>
      </w:r>
      <w:r w:rsidRPr="000C771F">
        <w:rPr>
          <w:noProof/>
        </w:rPr>
        <w:t xml:space="preserve"> 2007)</w:t>
      </w:r>
      <w:r w:rsidRPr="000C771F">
        <w:fldChar w:fldCharType="end"/>
      </w:r>
      <w:r w:rsidRPr="000C771F">
        <w:t xml:space="preserve">. Across much of the geographic range of wild dogs, </w:t>
      </w:r>
      <w:r w:rsidR="00381A1D" w:rsidRPr="000C771F">
        <w:t>dik-dik</w:t>
      </w:r>
      <w:r w:rsidR="007E1FEF" w:rsidRPr="000C771F">
        <w:t>s</w:t>
      </w:r>
      <w:r w:rsidRPr="000C771F">
        <w:t xml:space="preserve"> are</w:t>
      </w:r>
      <w:r>
        <w:t xml:space="preserv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 xml:space="preserve">(Creel, Mills &amp; McNutt 2004; Mbizah, </w:t>
      </w:r>
      <w:r>
        <w:rPr>
          <w:noProof/>
        </w:rPr>
        <w:lastRenderedPageBreak/>
        <w:t>Marino &amp; Groom 2012)</w:t>
      </w:r>
      <w:r>
        <w:fldChar w:fldCharType="end"/>
      </w:r>
      <w:r>
        <w:t xml:space="preserve">. Without abundant small prey to hunt on hot days, we would expect wild dogs to more frequently make no kill at all, with potentially greater impacts on energy intake than may occur at our study site. </w:t>
      </w:r>
      <w:commentRangeStart w:id="5"/>
      <w:r w:rsidR="00A921E5">
        <w:t>Intriguingly</w:t>
      </w:r>
      <w:commentRangeEnd w:id="5"/>
      <w:r w:rsidR="00A53792">
        <w:rPr>
          <w:rStyle w:val="CommentReference"/>
        </w:rPr>
        <w:commentReference w:id="5"/>
      </w:r>
      <w:r w:rsidR="00A921E5">
        <w:t>, l</w:t>
      </w:r>
      <w:r>
        <w:t xml:space="preserve">ow reproductive success and high mortality at high ambient temperatures have been reported for wild dogs </w:t>
      </w:r>
      <w:r w:rsidR="00A921E5">
        <w:t>elsewhere,</w:t>
      </w:r>
      <w:r>
        <w:t xml:space="preserve">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In Review)</w:t>
      </w:r>
      <w:r>
        <w:fldChar w:fldCharType="end"/>
      </w:r>
      <w:r>
        <w:t>.</w:t>
      </w:r>
    </w:p>
    <w:p w14:paraId="5B5044F4" w14:textId="14F9FE2E" w:rsidR="00EC0DAE" w:rsidRDefault="00EC0DAE" w:rsidP="007C2A70">
      <w:r>
        <w:tab/>
        <w:t>Our results help to explain the negative impacts of high ambient temperatures on the survival and reproductive success of the African wild dog</w:t>
      </w:r>
      <w:r w:rsidR="00B128C3">
        <w:t xml:space="preserve"> (refs)</w:t>
      </w:r>
      <w:r>
        <w:t xml:space="preserve">, 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w:t>
      </w:r>
      <w:r w:rsidR="00287220">
        <w:t xml:space="preserve">to </w:t>
      </w:r>
      <w:r>
        <w:t>buffer wild dog populations against the effects of climate change</w:t>
      </w:r>
      <w:r w:rsidR="00A921E5">
        <w:t>:</w:t>
      </w:r>
      <w:r>
        <w:t xml:space="preserve"> because abundan</w:t>
      </w:r>
      <w:r w:rsidR="00A921E5">
        <w:t xml:space="preserve">ce and body size often are correlated (Brown 1995, White et al 2007), small-bodied, abundant </w:t>
      </w:r>
      <w:r>
        <w:t xml:space="preserve">prey </w:t>
      </w:r>
      <w:r w:rsidR="00A921E5">
        <w:t>can be a substitute for larger-bodied, rarer prey</w:t>
      </w:r>
      <w:r>
        <w:t xml:space="preserve"> when hunting time is constrained. </w:t>
      </w:r>
      <w:r w:rsidR="00FC217C">
        <w:t>M</w:t>
      </w:r>
      <w:r>
        <w:t xml:space="preserve">easures which maintain prey densities </w:t>
      </w:r>
      <w:r w:rsidR="00287220">
        <w:t xml:space="preserve">and diversity </w:t>
      </w:r>
      <w:r>
        <w:t xml:space="preserve">(such as limiting offtake by people) may help to conserve wild dogs in a warming climate. However, interventions </w:t>
      </w:r>
      <w:r w:rsidR="004619EB">
        <w:t xml:space="preserve">that </w:t>
      </w:r>
      <w:r>
        <w:t xml:space="preserve">artificially raise prey densities (such as installation of waterholes) </w:t>
      </w:r>
      <w:r w:rsidR="00287220">
        <w:t xml:space="preserve">may </w:t>
      </w:r>
      <w:r>
        <w:t xml:space="preserve">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31722DFE" w14:textId="33D92791" w:rsidR="00EC0DAE" w:rsidRDefault="00EC0DAE" w:rsidP="007C2A70">
      <w:r>
        <w:tab/>
        <w:t xml:space="preserve">More generally, we have shown that ambient temperature can influence patterns of predation, even when both predator and prey are tropical endotherms. </w:t>
      </w:r>
      <w:r w:rsidR="004619EB">
        <w:t>Our findings contrast</w:t>
      </w:r>
      <w:r>
        <w:t xml:space="preserve"> with </w:t>
      </w:r>
      <w:r w:rsidR="00BE7FD0">
        <w:t>ecosystem</w:t>
      </w:r>
      <w:r w:rsidR="004E395B">
        <w:t xml:space="preserve"> and community ecology</w:t>
      </w:r>
      <w:r>
        <w:t xml:space="preserve"> models</w:t>
      </w:r>
      <w:r w:rsidR="00BE7FD0">
        <w:t xml:space="preserve"> </w:t>
      </w:r>
      <w:r w:rsidR="006F06AB">
        <w:t xml:space="preserve">that assume predation rates will increase at higher temperatures </w:t>
      </w:r>
      <w:r w:rsid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 </w:instrText>
      </w:r>
      <w:r w:rsidR="006F06AB" w:rsidRP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EN.CITE.DATA </w:instrText>
      </w:r>
      <w:r w:rsidR="006F06AB" w:rsidRPr="006F06AB">
        <w:fldChar w:fldCharType="end"/>
      </w:r>
      <w:r w:rsidR="006F06AB">
        <w:fldChar w:fldCharType="separate"/>
      </w:r>
      <w:r w:rsidR="006F06AB">
        <w:rPr>
          <w:noProof/>
        </w:rPr>
        <w:t>(e.g., Dell, Pawar &amp; Savage 2014 , Harfoot et al 2014)</w:t>
      </w:r>
      <w:r w:rsidR="006F06AB">
        <w:fldChar w:fldCharType="end"/>
      </w:r>
      <w:r w:rsidR="006F06AB">
        <w:t xml:space="preserve">. </w:t>
      </w:r>
      <w:r>
        <w:t xml:space="preserve">However, our findings also highlight the difficulty of accurately predicting how </w:t>
      </w:r>
      <w:r w:rsidR="007D7ACC">
        <w:t xml:space="preserve">environmental </w:t>
      </w:r>
      <w:r>
        <w:t xml:space="preserve">temperature would be expected to influence </w:t>
      </w:r>
      <w:r w:rsidR="004619EB">
        <w:t xml:space="preserve">predator-prey interactions </w:t>
      </w:r>
      <w:r>
        <w:t xml:space="preserve">involving endotherms: all </w:t>
      </w:r>
      <w:r w:rsidR="004619EB">
        <w:t xml:space="preserve">three </w:t>
      </w:r>
      <w:r>
        <w:t xml:space="preserve">of the </w:t>
      </w:r>
      <w:r w:rsidR="007E1FEF">
        <w:t xml:space="preserve">hypotheses </w:t>
      </w:r>
      <w:r>
        <w:t>that we investigated were</w:t>
      </w:r>
      <w:r w:rsidR="00B3401D">
        <w:t xml:space="preserve"> legitimately </w:t>
      </w:r>
      <w:r>
        <w:t xml:space="preserve">plausible, but they generated conflicting </w:t>
      </w:r>
      <w:r w:rsidR="007E1FEF">
        <w:t xml:space="preserve">predictions </w:t>
      </w:r>
      <w:r>
        <w:t xml:space="preserve">about how predation on impala and </w:t>
      </w:r>
      <w:r w:rsidR="00381A1D">
        <w:t>dik-dik</w:t>
      </w:r>
      <w:r w:rsidR="007E1FEF" w:rsidRPr="00346EC1">
        <w:t>s</w:t>
      </w:r>
      <w:r>
        <w:t xml:space="preserve"> might vary in response to weather conditions, and only empirical testing indicated the true direction of the impact. </w:t>
      </w:r>
      <w:r>
        <w:lastRenderedPageBreak/>
        <w:t xml:space="preserve">Further investigations of how temperature-induced changes in the behaviour of predator and prey species </w:t>
      </w:r>
      <w:r w:rsidR="00B3401D">
        <w:t xml:space="preserve">– mediated by habitat type - </w:t>
      </w:r>
      <w:r>
        <w:t xml:space="preserve"> influence trophic interactions would help to build a more general picture of the relationship</w:t>
      </w:r>
      <w:r w:rsidR="00AC73A8">
        <w:t>s</w:t>
      </w:r>
      <w:r>
        <w:t xml:space="preserve"> between ambient temperature and endotherm predation within ecological communities.</w:t>
      </w:r>
    </w:p>
    <w:p w14:paraId="325290F6" w14:textId="77777777" w:rsidR="00F97348" w:rsidRDefault="00F97348" w:rsidP="007C2A70"/>
    <w:p w14:paraId="38A3E9D1" w14:textId="04B6B832" w:rsidR="00EC0DAE" w:rsidRPr="00444FF5" w:rsidRDefault="00EC0DAE" w:rsidP="007C2A70">
      <w:pPr>
        <w:pStyle w:val="Heading1"/>
      </w:pPr>
      <w:r w:rsidRPr="00444FF5">
        <w:t>Acknowledgements</w:t>
      </w:r>
    </w:p>
    <w:p w14:paraId="35896FE7" w14:textId="77777777" w:rsidR="00F97348" w:rsidRDefault="00EC0DAE" w:rsidP="00614138">
      <w:r w:rsidRPr="007C2A70">
        <w:t xml:space="preserve">We thank </w:t>
      </w:r>
      <w:r>
        <w:t>Mpala Research Centre</w:t>
      </w:r>
      <w:r w:rsidRPr="007C2A70">
        <w:t xml:space="preserve"> for hosting our research, Kenya Wildlife Service for collaboration, and the Kenya National Council for Science and Technology (permit</w:t>
      </w:r>
      <w:r>
        <w:t>s</w:t>
      </w:r>
      <w:r w:rsidRPr="002031C4">
        <w:t xml:space="preserve"> NACOSTI/P/14/9920/1659</w:t>
      </w:r>
      <w:r>
        <w:t xml:space="preserve"> and </w:t>
      </w:r>
      <w:r w:rsidR="00202CD7" w:rsidRPr="00202CD7">
        <w:t>NCST/RRI/12/1/MAS86</w:t>
      </w:r>
      <w:r w:rsidRPr="007C2A70">
        <w:t xml:space="preserve">) for research permission. </w:t>
      </w:r>
      <w:commentRangeStart w:id="6"/>
      <w:r w:rsidRPr="007C2A70">
        <w:t>We also thank funders and research assistants too numerous to list individually.</w:t>
      </w:r>
      <w:commentRangeEnd w:id="6"/>
      <w:r w:rsidR="00AC73A8">
        <w:rPr>
          <w:rStyle w:val="CommentReference"/>
        </w:rPr>
        <w:commentReference w:id="6"/>
      </w:r>
      <w:r w:rsidRPr="007C2A70">
        <w:t xml:space="preserve"> </w:t>
      </w:r>
      <w:r>
        <w:t>Animal handling was approved by the Ethics Committee of the Zoological Society of London and the Animal Care Committee of the University of British Columbia.</w:t>
      </w:r>
      <w:r w:rsidR="00977F1E" w:rsidRPr="007C2A70" w:rsidDel="00977F1E">
        <w:t xml:space="preserve"> </w:t>
      </w:r>
    </w:p>
    <w:p w14:paraId="23434AD5" w14:textId="77777777" w:rsidR="00F97348" w:rsidRPr="00C17A7B" w:rsidRDefault="00F97348" w:rsidP="00F97348">
      <w:pPr>
        <w:spacing w:line="276" w:lineRule="auto"/>
        <w:ind w:firstLine="0"/>
      </w:pPr>
    </w:p>
    <w:p w14:paraId="679A9382" w14:textId="5349B212" w:rsidR="00F97348" w:rsidRDefault="00F97348" w:rsidP="00F97348">
      <w:pPr>
        <w:pStyle w:val="Heading1"/>
      </w:pPr>
      <w:r>
        <w:t>Author Contributions</w:t>
      </w:r>
    </w:p>
    <w:p w14:paraId="3019E308" w14:textId="68B20575" w:rsidR="00F97348" w:rsidRDefault="00F97348" w:rsidP="00F97348">
      <w:r>
        <w:t>D. Rabaiotti, Rosie Woodroffe and Adam Ford, designed the research questions. D. Rabaiotti organised the datasets, designed and carried out the final analyses and wrote the paper. Rosie Woodroffe oversaw data collection on wild dogs and contributed to the writing of the paper.</w:t>
      </w:r>
      <w:r w:rsidRPr="00C17A7B">
        <w:t xml:space="preserve"> </w:t>
      </w:r>
      <w:r>
        <w:t xml:space="preserve">Adam Ford and Jacob Goheen collected the </w:t>
      </w:r>
      <w:r w:rsidR="000C771F">
        <w:t xml:space="preserve">dik-diks </w:t>
      </w:r>
      <w:r>
        <w:t xml:space="preserve">and impala data and contributed to the writing of the paper. </w:t>
      </w:r>
      <w:r w:rsidR="00416AEF">
        <w:t xml:space="preserve">Andrea Fuller provided insight into large mammal physiology and climate impacts and contributed to the writing of the paper. </w:t>
      </w:r>
      <w:r>
        <w:t>Ben Chapple helped</w:t>
      </w:r>
      <w:r w:rsidR="00416AEF">
        <w:t xml:space="preserve"> create the prey datasets and</w:t>
      </w:r>
      <w:r>
        <w:t xml:space="preserve"> design</w:t>
      </w:r>
      <w:r w:rsidR="00416AEF">
        <w:t>ed</w:t>
      </w:r>
      <w:r>
        <w:t xml:space="preserve"> and</w:t>
      </w:r>
      <w:r w:rsidR="00416AEF">
        <w:t xml:space="preserve"> carried</w:t>
      </w:r>
      <w:r>
        <w:t xml:space="preserve"> out the </w:t>
      </w:r>
      <w:r w:rsidR="00416AEF">
        <w:t xml:space="preserve">initial </w:t>
      </w:r>
      <w:r>
        <w:t xml:space="preserve">analyses on the impala and </w:t>
      </w:r>
      <w:r w:rsidR="000C771F">
        <w:t xml:space="preserve">dik-diks </w:t>
      </w:r>
      <w:r>
        <w:t xml:space="preserve">data and African wild dog habitat use. Sophie Morrill assisted in designing and carrying out the analyses on wild dog hunt times. </w:t>
      </w:r>
    </w:p>
    <w:p w14:paraId="4D413DCC" w14:textId="77777777" w:rsidR="00F97348" w:rsidRDefault="00F97348" w:rsidP="00F97348"/>
    <w:p w14:paraId="3C74173B" w14:textId="02A0E51B" w:rsidR="00F97348" w:rsidRDefault="00F97348" w:rsidP="00F97348">
      <w:pPr>
        <w:pStyle w:val="Heading1"/>
      </w:pPr>
      <w:r>
        <w:t xml:space="preserve">Data </w:t>
      </w:r>
      <w:r w:rsidRPr="00F97348">
        <w:t>Availability</w:t>
      </w:r>
      <w:r>
        <w:t xml:space="preserve"> Statement</w:t>
      </w:r>
    </w:p>
    <w:p w14:paraId="5D24688B" w14:textId="4D6D1A49" w:rsidR="00F97348" w:rsidRDefault="00343ACC" w:rsidP="00F97348">
      <w:r>
        <w:lastRenderedPageBreak/>
        <w:t>Impala and dikdik data is</w:t>
      </w:r>
      <w:r w:rsidR="00B13D67">
        <w:t xml:space="preserve"> available </w:t>
      </w:r>
      <w:r w:rsidR="0066760B">
        <w:t xml:space="preserve">at </w:t>
      </w:r>
      <w:r w:rsidR="0066760B" w:rsidRPr="0066760B">
        <w:t xml:space="preserve"> https://doi.org/10.1002/ecm.1344</w:t>
      </w:r>
      <w:r>
        <w:t xml:space="preserve">. </w:t>
      </w:r>
      <w:commentRangeStart w:id="7"/>
      <w:r w:rsidR="00F97348">
        <w:t>Should the article be accepted, the</w:t>
      </w:r>
      <w:r>
        <w:t xml:space="preserve"> African wild dog </w:t>
      </w:r>
      <w:r w:rsidR="00F97348">
        <w:t>data will be deposited on Dryad and the DOI included at the end of the article</w:t>
      </w:r>
      <w:commentRangeEnd w:id="7"/>
      <w:r w:rsidR="00B3401D">
        <w:rPr>
          <w:rStyle w:val="CommentReference"/>
        </w:rPr>
        <w:commentReference w:id="7"/>
      </w:r>
    </w:p>
    <w:p w14:paraId="51E3E84D" w14:textId="7496C62F" w:rsidR="00414DD0" w:rsidRDefault="00414DD0" w:rsidP="00614138">
      <w:r>
        <w:br w:type="page"/>
      </w:r>
    </w:p>
    <w:p w14:paraId="315788BA" w14:textId="77777777" w:rsidR="00DE486A" w:rsidRDefault="007C2A70" w:rsidP="00DE486A">
      <w:pPr>
        <w:pStyle w:val="Heading1"/>
      </w:pPr>
      <w:r w:rsidRPr="00534F8D">
        <w:lastRenderedPageBreak/>
        <w:t>References</w:t>
      </w:r>
    </w:p>
    <w:p w14:paraId="18C8E3F7" w14:textId="77777777" w:rsidR="00DE486A" w:rsidRDefault="00DE486A" w:rsidP="00F80CE4"/>
    <w:p w14:paraId="3984092B" w14:textId="06251739" w:rsidR="00F36954" w:rsidRDefault="00235153"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00F36954" w:rsidRPr="001A46EE">
        <w:rPr>
          <w:rFonts w:ascii="Cambria" w:hAnsi="Cambria"/>
          <w:noProof/>
          <w:sz w:val="23"/>
          <w:szCs w:val="23"/>
        </w:rPr>
        <w:t xml:space="preserve">Agafonkin, V. &amp; Thieurmel, B. (2017) </w:t>
      </w:r>
      <w:r w:rsidR="00F36954" w:rsidRPr="001A46EE">
        <w:rPr>
          <w:rFonts w:ascii="Cambria" w:hAnsi="Cambria"/>
          <w:i/>
          <w:noProof/>
          <w:sz w:val="23"/>
          <w:szCs w:val="23"/>
        </w:rPr>
        <w:t>suncalc: compute sun position, sunlight phases, moon position and lunar phase</w:t>
      </w:r>
      <w:r w:rsidR="00F36954" w:rsidRPr="001A46EE">
        <w:rPr>
          <w:rFonts w:ascii="Cambria" w:hAnsi="Cambria"/>
          <w:noProof/>
          <w:sz w:val="23"/>
          <w:szCs w:val="23"/>
        </w:rPr>
        <w:t xml:space="preserve">. </w:t>
      </w:r>
      <w:hyperlink r:id="rId12" w:history="1">
        <w:r w:rsidR="00F36954" w:rsidRPr="001A46EE">
          <w:rPr>
            <w:rStyle w:val="Hyperlink"/>
            <w:rFonts w:ascii="Cambria" w:hAnsi="Cambria"/>
            <w:noProof/>
            <w:sz w:val="23"/>
            <w:szCs w:val="23"/>
          </w:rPr>
          <w:t>https://CRAN.R-project.org/package=suncalc</w:t>
        </w:r>
      </w:hyperlink>
      <w:r w:rsidR="00F36954" w:rsidRPr="001A46EE">
        <w:rPr>
          <w:rFonts w:ascii="Cambria" w:hAnsi="Cambria"/>
          <w:noProof/>
          <w:sz w:val="23"/>
          <w:szCs w:val="23"/>
        </w:rPr>
        <w:t>.</w:t>
      </w:r>
    </w:p>
    <w:p w14:paraId="681851AE" w14:textId="23E60B85"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w:t>
      </w:r>
      <w:r w:rsidRPr="000D0B5E">
        <w:rPr>
          <w:rFonts w:ascii="Cambria" w:hAnsi="Cambria"/>
          <w:b/>
          <w:noProof/>
          <w:sz w:val="23"/>
          <w:szCs w:val="23"/>
        </w:rPr>
        <w:t>68</w:t>
      </w:r>
      <w:r w:rsidR="009778D6" w:rsidRPr="000D0B5E">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916-923.</w:t>
      </w:r>
    </w:p>
    <w:p w14:paraId="3B6C4DB0" w14:textId="77777777" w:rsidR="00910E9A" w:rsidRPr="00910E9A" w:rsidRDefault="00910E9A"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65ABA633" w14:textId="0C431784" w:rsidR="001C215E" w:rsidRPr="001A46EE" w:rsidRDefault="001C215E"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xml:space="preserve">, </w:t>
      </w:r>
      <w:r w:rsidRPr="000D0B5E">
        <w:rPr>
          <w:rFonts w:ascii="Cambria" w:hAnsi="Cambria"/>
          <w:b/>
          <w:noProof/>
          <w:sz w:val="23"/>
          <w:szCs w:val="23"/>
        </w:rPr>
        <w:t>48(4)</w:t>
      </w:r>
      <w:r w:rsidRPr="001A46EE">
        <w:rPr>
          <w:rFonts w:ascii="Cambria" w:hAnsi="Cambria"/>
          <w:noProof/>
          <w:sz w:val="23"/>
          <w:szCs w:val="23"/>
        </w:rPr>
        <w:t>, pp.1009–1020. Available at: http://doi.wiley.com/10.1111/j.1365-2028.2010.01207.x.</w:t>
      </w:r>
    </w:p>
    <w:p w14:paraId="6095703E" w14:textId="146DD23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sidR="009778D6">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63A91AB" w14:textId="34F3BB3B"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13"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0562A286" w14:textId="323BBF5A" w:rsidR="006F06AB" w:rsidRPr="001A46EE" w:rsidRDefault="006F06AB" w:rsidP="007C2A70">
      <w:pPr>
        <w:pStyle w:val="EndNoteBibliography"/>
        <w:rPr>
          <w:rFonts w:ascii="Cambria" w:hAnsi="Cambria"/>
          <w:noProof/>
          <w:sz w:val="23"/>
          <w:szCs w:val="23"/>
        </w:rPr>
      </w:pPr>
      <w:r w:rsidRPr="006F06AB">
        <w:rPr>
          <w:rFonts w:ascii="Cambria" w:hAnsi="Cambria"/>
          <w:noProof/>
          <w:sz w:val="23"/>
          <w:szCs w:val="23"/>
        </w:rPr>
        <w:t xml:space="preserve">Brown, JH. </w:t>
      </w:r>
      <w:r>
        <w:rPr>
          <w:rFonts w:ascii="Cambria" w:hAnsi="Cambria"/>
          <w:noProof/>
          <w:sz w:val="23"/>
          <w:szCs w:val="23"/>
        </w:rPr>
        <w:t>(</w:t>
      </w:r>
      <w:r w:rsidRPr="006F06AB">
        <w:rPr>
          <w:rFonts w:ascii="Cambria" w:hAnsi="Cambria"/>
          <w:noProof/>
          <w:sz w:val="23"/>
          <w:szCs w:val="23"/>
        </w:rPr>
        <w:t>1995</w:t>
      </w:r>
      <w:r>
        <w:rPr>
          <w:rFonts w:ascii="Cambria" w:hAnsi="Cambria"/>
          <w:noProof/>
          <w:sz w:val="23"/>
          <w:szCs w:val="23"/>
        </w:rPr>
        <w:t>)</w:t>
      </w:r>
      <w:r w:rsidRPr="006F06AB">
        <w:rPr>
          <w:rFonts w:ascii="Cambria" w:hAnsi="Cambria"/>
          <w:noProof/>
          <w:sz w:val="23"/>
          <w:szCs w:val="23"/>
        </w:rPr>
        <w:t>. Macroecology. University of Chicago Press.</w:t>
      </w:r>
    </w:p>
    <w:p w14:paraId="4B32848B" w14:textId="1E4B73EC" w:rsidR="001C215E" w:rsidRPr="001A46EE" w:rsidRDefault="001C215E"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3308ABB8" w14:textId="0976B438"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0D0B5E">
        <w:rPr>
          <w:rFonts w:ascii="Cambria" w:hAnsi="Cambria"/>
          <w:b/>
          <w:noProof/>
          <w:sz w:val="23"/>
          <w:szCs w:val="23"/>
        </w:rPr>
        <w:t>280</w:t>
      </w:r>
      <w:r w:rsidR="009778D6" w:rsidRPr="000D0B5E">
        <w:rPr>
          <w:rFonts w:ascii="Cambria" w:hAnsi="Cambria"/>
          <w:b/>
          <w:noProof/>
          <w:sz w:val="23"/>
          <w:szCs w:val="23"/>
        </w:rPr>
        <w:t>(1750)</w:t>
      </w:r>
      <w:r w:rsidRPr="009778D6">
        <w:rPr>
          <w:rFonts w:ascii="Cambria" w:hAnsi="Cambria"/>
          <w:noProof/>
          <w:sz w:val="23"/>
          <w:szCs w:val="23"/>
        </w:rPr>
        <w:t xml:space="preserve">, </w:t>
      </w:r>
      <w:r w:rsidRPr="001A46EE">
        <w:rPr>
          <w:rFonts w:ascii="Cambria" w:hAnsi="Cambria"/>
          <w:noProof/>
          <w:sz w:val="23"/>
          <w:szCs w:val="23"/>
        </w:rPr>
        <w:t>20121890.</w:t>
      </w:r>
    </w:p>
    <w:p w14:paraId="062227CB" w14:textId="65A736B6" w:rsidR="00F36954" w:rsidRDefault="00F36954"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5AEACAC5" w14:textId="32FD666A" w:rsidR="00A95FD4" w:rsidRPr="001A46EE" w:rsidRDefault="00A95FD4"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w:t>
      </w:r>
      <w:r w:rsidRPr="000D0B5E">
        <w:rPr>
          <w:rFonts w:ascii="Cambria" w:hAnsi="Cambria"/>
          <w:b/>
          <w:noProof/>
          <w:sz w:val="23"/>
          <w:szCs w:val="23"/>
        </w:rPr>
        <w:t>9</w:t>
      </w:r>
      <w:r w:rsidR="009778D6" w:rsidRPr="000D0B5E">
        <w:rPr>
          <w:rFonts w:ascii="Cambria" w:hAnsi="Cambria"/>
          <w:b/>
          <w:noProof/>
          <w:sz w:val="23"/>
          <w:szCs w:val="23"/>
        </w:rPr>
        <w:t>(7)</w:t>
      </w:r>
      <w:r w:rsidRPr="00A95FD4">
        <w:rPr>
          <w:rFonts w:ascii="Cambria" w:hAnsi="Cambria"/>
          <w:noProof/>
          <w:sz w:val="23"/>
          <w:szCs w:val="23"/>
        </w:rPr>
        <w:t>, e101054.</w:t>
      </w:r>
    </w:p>
    <w:p w14:paraId="253A6EE5" w14:textId="48E13010" w:rsidR="001C215E" w:rsidRPr="001A46EE" w:rsidRDefault="001C215E" w:rsidP="007C2A70">
      <w:pPr>
        <w:rPr>
          <w:rFonts w:ascii="Cambria" w:hAnsi="Cambria"/>
          <w:noProof/>
          <w:sz w:val="23"/>
          <w:szCs w:val="23"/>
        </w:rPr>
      </w:pPr>
      <w:r w:rsidRPr="001A46EE">
        <w:rPr>
          <w:rFonts w:ascii="Cambria" w:hAnsi="Cambria"/>
          <w:noProof/>
          <w:sz w:val="23"/>
          <w:szCs w:val="23"/>
        </w:rPr>
        <w:lastRenderedPageBreak/>
        <w:t>Cozzi, G.</w:t>
      </w:r>
      <w:r w:rsidR="009778D6">
        <w:rPr>
          <w:rFonts w:ascii="Cambria" w:hAnsi="Cambria"/>
          <w:noProof/>
          <w:sz w:val="23"/>
          <w:szCs w:val="23"/>
        </w:rPr>
        <w:t xml:space="preserve">, </w:t>
      </w:r>
      <w:r w:rsidR="009778D6" w:rsidRPr="001A46EE">
        <w:rPr>
          <w:rFonts w:ascii="Cambria" w:hAnsi="Cambria"/>
          <w:noProof/>
          <w:sz w:val="23"/>
          <w:szCs w:val="23"/>
        </w:rPr>
        <w:t>Broekhuis</w:t>
      </w:r>
      <w:r w:rsidR="009778D6">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xml:space="preserve">, </w:t>
      </w:r>
      <w:r w:rsidRPr="000D0B5E">
        <w:rPr>
          <w:rFonts w:ascii="Cambria" w:hAnsi="Cambria"/>
          <w:b/>
          <w:noProof/>
          <w:sz w:val="23"/>
          <w:szCs w:val="23"/>
        </w:rPr>
        <w:t>93(12)</w:t>
      </w:r>
      <w:r w:rsidRPr="001A46EE">
        <w:rPr>
          <w:rFonts w:ascii="Cambria" w:hAnsi="Cambria"/>
          <w:noProof/>
          <w:sz w:val="23"/>
          <w:szCs w:val="23"/>
        </w:rPr>
        <w:t>, 2590–2599.</w:t>
      </w:r>
    </w:p>
    <w:p w14:paraId="28402779" w14:textId="06F2182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0D0B5E">
        <w:rPr>
          <w:rFonts w:ascii="Cambria" w:hAnsi="Cambria"/>
          <w:b/>
          <w:noProof/>
          <w:sz w:val="23"/>
          <w:szCs w:val="23"/>
        </w:rPr>
        <w:t>50</w:t>
      </w:r>
      <w:r w:rsidR="009778D6" w:rsidRPr="000D0B5E">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1325-1339.</w:t>
      </w:r>
    </w:p>
    <w:p w14:paraId="1BA50225" w14:textId="12C3EB2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sidR="009778D6">
        <w:rPr>
          <w:rFonts w:ascii="Cambria" w:hAnsi="Cambria"/>
          <w:noProof/>
          <w:sz w:val="23"/>
          <w:szCs w:val="23"/>
        </w:rPr>
        <w:t xml:space="preserve"> </w:t>
      </w:r>
      <w:r w:rsidR="009778D6" w:rsidRPr="000D0B5E">
        <w:rPr>
          <w:rFonts w:ascii="Arial" w:hAnsi="Arial" w:cs="Arial"/>
          <w:b/>
          <w:iCs/>
          <w:color w:val="222222"/>
          <w:sz w:val="20"/>
          <w:szCs w:val="20"/>
          <w:shd w:val="clear" w:color="auto" w:fill="FFFFFF"/>
        </w:rPr>
        <w:t>97</w:t>
      </w:r>
      <w:r w:rsidR="009778D6" w:rsidRPr="000D0B5E">
        <w:rPr>
          <w:rFonts w:ascii="Arial" w:hAnsi="Arial" w:cs="Arial"/>
          <w:b/>
          <w:color w:val="222222"/>
          <w:sz w:val="20"/>
          <w:szCs w:val="20"/>
          <w:shd w:val="clear" w:color="auto" w:fill="FFFFFF"/>
        </w:rPr>
        <w:t>(11)</w:t>
      </w:r>
      <w:r w:rsidR="009778D6">
        <w:rPr>
          <w:rFonts w:ascii="Arial" w:hAnsi="Arial" w:cs="Arial"/>
          <w:color w:val="222222"/>
          <w:sz w:val="20"/>
          <w:szCs w:val="20"/>
          <w:shd w:val="clear" w:color="auto" w:fill="FFFFFF"/>
        </w:rPr>
        <w:t>, 2910-2916.</w:t>
      </w:r>
    </w:p>
    <w:p w14:paraId="2DCC972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16202639" w14:textId="446546E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sidR="001A3728">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0894D323" w14:textId="77BA7DDF" w:rsidR="00855AA1" w:rsidRPr="001A46EE" w:rsidRDefault="00855AA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xml:space="preserve">, </w:t>
      </w:r>
      <w:r w:rsidRPr="000D0B5E">
        <w:rPr>
          <w:rFonts w:ascii="Cambria" w:hAnsi="Cambria"/>
          <w:b/>
          <w:noProof/>
          <w:sz w:val="23"/>
          <w:szCs w:val="23"/>
        </w:rPr>
        <w:t>40(2)</w:t>
      </w:r>
      <w:r w:rsidRPr="00855AA1">
        <w:rPr>
          <w:rFonts w:ascii="Cambria" w:hAnsi="Cambria"/>
          <w:noProof/>
          <w:sz w:val="23"/>
          <w:szCs w:val="23"/>
        </w:rPr>
        <w:t>, 105-113.</w:t>
      </w:r>
    </w:p>
    <w:p w14:paraId="12854FA3" w14:textId="6470FC6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sidR="001A3728">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60D8052E" w14:textId="0AE4165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6B3ADF4D" w14:textId="7D303E29" w:rsidR="006306AC" w:rsidRPr="001A46EE" w:rsidRDefault="006306AC" w:rsidP="007C2A70">
      <w:pPr>
        <w:pStyle w:val="EndNoteBibliography"/>
        <w:rPr>
          <w:rFonts w:ascii="Cambria" w:hAnsi="Cambria"/>
          <w:noProof/>
          <w:sz w:val="23"/>
          <w:szCs w:val="23"/>
        </w:rPr>
      </w:pPr>
      <w:r w:rsidRPr="006306AC">
        <w:rPr>
          <w:rFonts w:ascii="Cambria" w:hAnsi="Cambria"/>
          <w:noProof/>
          <w:sz w:val="23"/>
          <w:szCs w:val="23"/>
        </w:rPr>
        <w:t xml:space="preserve">Du Toit, J.T. and Yetman, C.A., 2005. Effects of body size on the diurnal activity budgets of African browsing ruminants. Oecologia, </w:t>
      </w:r>
      <w:r w:rsidRPr="006306AC">
        <w:rPr>
          <w:rFonts w:ascii="Cambria" w:hAnsi="Cambria"/>
          <w:b/>
          <w:bCs/>
          <w:noProof/>
          <w:sz w:val="23"/>
          <w:szCs w:val="23"/>
        </w:rPr>
        <w:t>143(2)</w:t>
      </w:r>
      <w:r w:rsidRPr="006306AC">
        <w:rPr>
          <w:rFonts w:ascii="Cambria" w:hAnsi="Cambria"/>
          <w:noProof/>
          <w:sz w:val="23"/>
          <w:szCs w:val="23"/>
        </w:rPr>
        <w:t>, pp.317-325.</w:t>
      </w:r>
    </w:p>
    <w:p w14:paraId="3FB0F77E" w14:textId="070F91B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3F20BD9E" w14:textId="049CC289"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D560367" w14:textId="688B3344" w:rsidR="00F36954" w:rsidRPr="001A46EE" w:rsidRDefault="00F36954" w:rsidP="003F0B92">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sidR="001A3728">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4AAAF4AC" w14:textId="29F1678C"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69E7FA05" w14:textId="780C173C"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Fuller A, M</w:t>
      </w:r>
      <w:r>
        <w:rPr>
          <w:rFonts w:ascii="Cambria" w:hAnsi="Cambria"/>
          <w:noProof/>
          <w:sz w:val="23"/>
          <w:szCs w:val="23"/>
        </w:rPr>
        <w:t>itchell D, Maloney SK, Hetem RS (2016)</w:t>
      </w:r>
      <w:r w:rsidRPr="00381A1D">
        <w:rPr>
          <w:rFonts w:ascii="Cambria" w:hAnsi="Cambria"/>
          <w:noProof/>
          <w:sz w:val="23"/>
          <w:szCs w:val="23"/>
        </w:rPr>
        <w:t xml:space="preserve"> Towards a mechanistic understanding of the responses of large terrestrial mammals to heat and aridity associated with climate change. Climate Change Responses, 3:10.</w:t>
      </w:r>
    </w:p>
    <w:p w14:paraId="1A806679" w14:textId="6976FE3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6FEBF02E" w14:textId="73DF2A13"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sidR="001A3728">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21721D7" w14:textId="35DF0B88"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xml:space="preserve">, </w:t>
      </w:r>
      <w:r w:rsidRPr="000D0B5E">
        <w:rPr>
          <w:rFonts w:ascii="Cambria" w:hAnsi="Cambria"/>
          <w:b/>
          <w:noProof/>
          <w:sz w:val="23"/>
          <w:szCs w:val="23"/>
        </w:rPr>
        <w:t>8(2)</w:t>
      </w:r>
      <w:r w:rsidRPr="007C64D0">
        <w:rPr>
          <w:rFonts w:ascii="Cambria" w:hAnsi="Cambria"/>
          <w:noProof/>
          <w:sz w:val="23"/>
          <w:szCs w:val="23"/>
        </w:rPr>
        <w:t>.</w:t>
      </w:r>
    </w:p>
    <w:p w14:paraId="2DB2B41F" w14:textId="27102871"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597AE65" w14:textId="464F58D1" w:rsidR="004E395B" w:rsidRDefault="004E395B" w:rsidP="007C2A70">
      <w:pPr>
        <w:pStyle w:val="EndNoteBibliography"/>
        <w:rPr>
          <w:rFonts w:ascii="Cambria" w:hAnsi="Cambria"/>
          <w:noProof/>
          <w:sz w:val="23"/>
          <w:szCs w:val="23"/>
        </w:rPr>
      </w:pPr>
      <w:r w:rsidRPr="004E395B">
        <w:rPr>
          <w:rFonts w:ascii="Cambria" w:hAnsi="Cambria"/>
          <w:noProof/>
          <w:sz w:val="23"/>
          <w:szCs w:val="23"/>
        </w:rPr>
        <w:lastRenderedPageBreak/>
        <w:t xml:space="preserve">Hebblewhite, M., White, C.A., Nietvelt, C.G., McKenzie, J.A., Hurd, T.E., Fryxell, J.M., Bayley, S.E. and Paquet, P.C., 2005. Human activity mediates a trophic cascade caused by wolves. Ecology, </w:t>
      </w:r>
      <w:r w:rsidRPr="000D0B5E">
        <w:rPr>
          <w:rFonts w:ascii="Cambria" w:hAnsi="Cambria"/>
          <w:b/>
          <w:noProof/>
          <w:sz w:val="23"/>
          <w:szCs w:val="23"/>
        </w:rPr>
        <w:t>86(8)</w:t>
      </w:r>
      <w:r w:rsidRPr="004E395B">
        <w:rPr>
          <w:rFonts w:ascii="Cambria" w:hAnsi="Cambria"/>
          <w:noProof/>
          <w:sz w:val="23"/>
          <w:szCs w:val="23"/>
        </w:rPr>
        <w:t>,</w:t>
      </w:r>
      <w:r w:rsidR="000D0B5E">
        <w:rPr>
          <w:rFonts w:ascii="Cambria" w:hAnsi="Cambria"/>
          <w:noProof/>
          <w:sz w:val="23"/>
          <w:szCs w:val="23"/>
        </w:rPr>
        <w:t xml:space="preserve"> </w:t>
      </w:r>
      <w:r w:rsidRPr="004E395B">
        <w:rPr>
          <w:rFonts w:ascii="Cambria" w:hAnsi="Cambria"/>
          <w:noProof/>
          <w:sz w:val="23"/>
          <w:szCs w:val="23"/>
        </w:rPr>
        <w:t>2135-2144.</w:t>
      </w:r>
    </w:p>
    <w:p w14:paraId="41FC994C" w14:textId="6B091CB1"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xml:space="preserve">, </w:t>
      </w:r>
      <w:r w:rsidRPr="000D0B5E">
        <w:rPr>
          <w:rFonts w:ascii="Cambria" w:hAnsi="Cambria"/>
          <w:b/>
          <w:noProof/>
          <w:sz w:val="23"/>
          <w:szCs w:val="23"/>
        </w:rPr>
        <w:t>9(6)</w:t>
      </w:r>
      <w:r w:rsidRPr="007C64D0">
        <w:rPr>
          <w:rFonts w:ascii="Cambria" w:hAnsi="Cambria"/>
          <w:noProof/>
          <w:sz w:val="23"/>
          <w:szCs w:val="23"/>
        </w:rPr>
        <w:t>.</w:t>
      </w:r>
    </w:p>
    <w:p w14:paraId="29F74C9E" w14:textId="3EAF8FF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Kamau, J.M.Z. &amp; Maloiy, G.M.O. (1985) Thermoregulation and heat balance in the </w:t>
      </w:r>
      <w:r w:rsidR="00381A1D">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1C5E3BD6"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69007B2" w14:textId="1FF71BB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005054D0" w:rsidRPr="000D0B5E">
        <w:rPr>
          <w:rFonts w:ascii="Arial" w:hAnsi="Arial" w:cs="Arial"/>
          <w:b/>
          <w:iCs/>
          <w:color w:val="222222"/>
          <w:sz w:val="20"/>
          <w:szCs w:val="20"/>
          <w:shd w:val="clear" w:color="auto" w:fill="FFFFFF"/>
        </w:rPr>
        <w:t>89</w:t>
      </w:r>
      <w:r w:rsidR="005054D0" w:rsidRPr="000D0B5E">
        <w:rPr>
          <w:rFonts w:ascii="Arial" w:hAnsi="Arial" w:cs="Arial"/>
          <w:b/>
          <w:color w:val="222222"/>
          <w:sz w:val="20"/>
          <w:szCs w:val="20"/>
          <w:shd w:val="clear" w:color="auto" w:fill="FFFFFF"/>
        </w:rPr>
        <w:t>(1)</w:t>
      </w:r>
      <w:r w:rsidR="005054D0">
        <w:rPr>
          <w:rFonts w:ascii="Arial" w:hAnsi="Arial" w:cs="Arial"/>
          <w:color w:val="222222"/>
          <w:sz w:val="20"/>
          <w:szCs w:val="20"/>
          <w:shd w:val="clear" w:color="auto" w:fill="FFFFFF"/>
        </w:rPr>
        <w:t xml:space="preserve">, 01334, </w:t>
      </w:r>
      <w:r w:rsidRPr="001A46EE">
        <w:rPr>
          <w:rFonts w:ascii="Cambria" w:hAnsi="Cambria"/>
          <w:noProof/>
          <w:sz w:val="23"/>
          <w:szCs w:val="23"/>
        </w:rPr>
        <w:t>doi:10.1002/ecm.1334.</w:t>
      </w:r>
    </w:p>
    <w:p w14:paraId="20FDF35F" w14:textId="75E14E0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6C923474" w14:textId="553F60B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70C20807" w14:textId="3CBF4CC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sidR="005054D0">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23F58861" w14:textId="5A22C8B8"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Mitchell D, Snelling EP, Hetem RS, M</w:t>
      </w:r>
      <w:r>
        <w:rPr>
          <w:rFonts w:ascii="Cambria" w:hAnsi="Cambria"/>
          <w:noProof/>
          <w:sz w:val="23"/>
          <w:szCs w:val="23"/>
        </w:rPr>
        <w:t>aloney SK, Strauss WM, Fuller A (2018)</w:t>
      </w:r>
      <w:r w:rsidRPr="00381A1D">
        <w:rPr>
          <w:rFonts w:ascii="Cambria" w:hAnsi="Cambria"/>
          <w:noProof/>
          <w:sz w:val="23"/>
          <w:szCs w:val="23"/>
        </w:rPr>
        <w:t xml:space="preserve"> Revisiting concepts of thermal physiology: predict- ing responses of mammals to climate change. </w:t>
      </w:r>
      <w:r w:rsidRPr="00381A1D">
        <w:rPr>
          <w:rFonts w:ascii="Cambria" w:hAnsi="Cambria"/>
          <w:i/>
          <w:noProof/>
          <w:sz w:val="23"/>
          <w:szCs w:val="23"/>
        </w:rPr>
        <w:t xml:space="preserve">J Anim Ecol </w:t>
      </w:r>
      <w:r w:rsidRPr="00381A1D">
        <w:rPr>
          <w:rFonts w:ascii="Cambria" w:hAnsi="Cambria"/>
          <w:b/>
          <w:noProof/>
          <w:sz w:val="23"/>
          <w:szCs w:val="23"/>
        </w:rPr>
        <w:t>87</w:t>
      </w:r>
      <w:r>
        <w:rPr>
          <w:rFonts w:ascii="Cambria" w:hAnsi="Cambria"/>
          <w:noProof/>
          <w:sz w:val="23"/>
          <w:szCs w:val="23"/>
        </w:rPr>
        <w:t xml:space="preserve">, </w:t>
      </w:r>
      <w:r w:rsidRPr="00381A1D">
        <w:rPr>
          <w:rFonts w:ascii="Cambria" w:hAnsi="Cambria"/>
          <w:noProof/>
          <w:sz w:val="23"/>
          <w:szCs w:val="23"/>
        </w:rPr>
        <w:t>956–973.</w:t>
      </w:r>
    </w:p>
    <w:p w14:paraId="13720B1E" w14:textId="54EB7EC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044.</w:t>
      </w:r>
    </w:p>
    <w:p w14:paraId="7D9FB282" w14:textId="04DD7FE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sidR="005054D0">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304B2F2F" w14:textId="01DC9086" w:rsidR="001C215E" w:rsidRDefault="00FE64DA" w:rsidP="007C2A70">
      <w:pPr>
        <w:pStyle w:val="EndNoteBibliography"/>
        <w:rPr>
          <w:rFonts w:ascii="Cambria" w:hAnsi="Cambria" w:cs="Times New Roman"/>
          <w:noProof/>
          <w:sz w:val="23"/>
          <w:szCs w:val="23"/>
        </w:rPr>
      </w:pPr>
      <w:r w:rsidRPr="00FE64DA">
        <w:rPr>
          <w:rFonts w:ascii="Cambria" w:hAnsi="Cambria" w:cs="Times New Roman"/>
          <w:noProof/>
          <w:sz w:val="23"/>
          <w:szCs w:val="23"/>
        </w:rPr>
        <w:t>Otieno, T.O., Goheen, J.R., Webala, P.W., Mwangi, A., Osuga, I.M. and Ford, A.T.</w:t>
      </w:r>
      <w:r w:rsidR="001C215E" w:rsidRPr="001A46EE">
        <w:rPr>
          <w:rFonts w:ascii="Cambria" w:hAnsi="Cambria" w:cs="Times New Roman"/>
          <w:noProof/>
          <w:sz w:val="23"/>
          <w:szCs w:val="23"/>
        </w:rPr>
        <w:t xml:space="preserve">, 2019. Human- and risk-mediated browsing pressure by sympatric antelope in an African savanna. </w:t>
      </w:r>
      <w:r w:rsidR="001C215E" w:rsidRPr="001A46EE">
        <w:rPr>
          <w:rFonts w:ascii="Cambria" w:hAnsi="Cambria" w:cs="Times New Roman"/>
          <w:i/>
          <w:iCs/>
          <w:noProof/>
          <w:sz w:val="23"/>
          <w:szCs w:val="23"/>
        </w:rPr>
        <w:t>Biological Conservation</w:t>
      </w:r>
      <w:r w:rsidR="001C215E" w:rsidRPr="001A46EE">
        <w:rPr>
          <w:rFonts w:ascii="Cambria" w:hAnsi="Cambria" w:cs="Times New Roman"/>
          <w:noProof/>
          <w:sz w:val="23"/>
          <w:szCs w:val="23"/>
        </w:rPr>
        <w:t xml:space="preserve">, </w:t>
      </w:r>
      <w:r w:rsidR="001C215E" w:rsidRPr="000D0B5E">
        <w:rPr>
          <w:rFonts w:ascii="Cambria" w:hAnsi="Cambria" w:cs="Times New Roman"/>
          <w:b/>
          <w:noProof/>
          <w:sz w:val="23"/>
          <w:szCs w:val="23"/>
        </w:rPr>
        <w:t>232</w:t>
      </w:r>
      <w:r w:rsidR="001C215E" w:rsidRPr="001A46EE">
        <w:rPr>
          <w:rFonts w:ascii="Cambria" w:hAnsi="Cambria" w:cs="Times New Roman"/>
          <w:noProof/>
          <w:sz w:val="23"/>
          <w:szCs w:val="23"/>
        </w:rPr>
        <w:t xml:space="preserve">, 59–65. </w:t>
      </w:r>
    </w:p>
    <w:p w14:paraId="319949CC" w14:textId="7E4BDD40"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 xml:space="preserve">Pacifici, M., Visconti, P., Butchart, S.H., Watson, J.E., Cassola, F.M. and Rondinini, C., 2017. Species’ traits influenced their response to recent climate change. Nature Climate Change, </w:t>
      </w:r>
      <w:r w:rsidRPr="00381A1D">
        <w:rPr>
          <w:rFonts w:ascii="Cambria" w:hAnsi="Cambria"/>
          <w:b/>
          <w:noProof/>
          <w:sz w:val="23"/>
          <w:szCs w:val="23"/>
        </w:rPr>
        <w:t>7(3)</w:t>
      </w:r>
      <w:r>
        <w:rPr>
          <w:rFonts w:ascii="Cambria" w:hAnsi="Cambria"/>
          <w:noProof/>
          <w:sz w:val="23"/>
          <w:szCs w:val="23"/>
        </w:rPr>
        <w:t xml:space="preserve">, </w:t>
      </w:r>
      <w:r w:rsidRPr="00381A1D">
        <w:rPr>
          <w:rFonts w:ascii="Cambria" w:hAnsi="Cambria"/>
          <w:noProof/>
          <w:sz w:val="23"/>
          <w:szCs w:val="23"/>
        </w:rPr>
        <w:t>205-208.</w:t>
      </w:r>
    </w:p>
    <w:p w14:paraId="1FB6762D" w14:textId="442FDB9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sidR="005054D0">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457ADA4A" w14:textId="5D4934E8"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02DC5FF4" w14:textId="69C4FDD0"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1C1C4A50" w14:textId="5D9EFDD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4"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481D094A" w14:textId="066B5F8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5"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27CFD4D7" w14:textId="4B48D51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2EA7C7F" w14:textId="3E64CF4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6"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5A552EAB" w14:textId="766F6DD2"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Rabaiotti, D., Groom, R., McNutt, J.W., Watermeyer, J. &amp; Woodroffe, R. (</w:t>
      </w:r>
      <w:r w:rsidR="001C215E" w:rsidRPr="001A46EE">
        <w:rPr>
          <w:rFonts w:ascii="Cambria" w:hAnsi="Cambria"/>
          <w:noProof/>
          <w:sz w:val="23"/>
          <w:szCs w:val="23"/>
        </w:rPr>
        <w:t>I</w:t>
      </w:r>
      <w:r w:rsidRPr="001A46EE">
        <w:rPr>
          <w:rFonts w:ascii="Cambria" w:hAnsi="Cambria"/>
          <w:noProof/>
          <w:sz w:val="23"/>
          <w:szCs w:val="23"/>
        </w:rPr>
        <w:t xml:space="preserve">n </w:t>
      </w:r>
      <w:r w:rsidR="001C215E" w:rsidRPr="001A46EE">
        <w:rPr>
          <w:rFonts w:ascii="Cambria" w:hAnsi="Cambria"/>
          <w:noProof/>
          <w:sz w:val="23"/>
          <w:szCs w:val="23"/>
        </w:rPr>
        <w:t>R</w:t>
      </w:r>
      <w:r w:rsidRPr="001A46EE">
        <w:rPr>
          <w:rFonts w:ascii="Cambria" w:hAnsi="Cambria"/>
          <w:noProof/>
          <w:sz w:val="23"/>
          <w:szCs w:val="23"/>
        </w:rPr>
        <w:t>eview) High temperatures and human pressures interact to influence mortality in an African carnivore.</w:t>
      </w:r>
    </w:p>
    <w:p w14:paraId="509C9AAB" w14:textId="7F8F7DB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sidR="005054D0">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7C036490" w14:textId="6F285F1E"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0E865B96" w14:textId="6CA18972" w:rsidR="00530C63" w:rsidRPr="001A46EE" w:rsidRDefault="00530C63"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sidR="00233A59">
        <w:rPr>
          <w:rFonts w:ascii="Cambria" w:hAnsi="Cambria"/>
          <w:i/>
          <w:iCs/>
          <w:noProof/>
          <w:sz w:val="23"/>
          <w:szCs w:val="23"/>
        </w:rPr>
        <w:t>J</w:t>
      </w:r>
      <w:r w:rsidR="00233A59" w:rsidRPr="00530C63">
        <w:rPr>
          <w:rFonts w:ascii="Cambria" w:hAnsi="Cambria"/>
          <w:i/>
          <w:iCs/>
          <w:noProof/>
          <w:sz w:val="23"/>
          <w:szCs w:val="23"/>
        </w:rPr>
        <w:t xml:space="preserve">ournal </w:t>
      </w:r>
      <w:r w:rsidRPr="00530C63">
        <w:rPr>
          <w:rFonts w:ascii="Cambria" w:hAnsi="Cambria"/>
          <w:i/>
          <w:iCs/>
          <w:noProof/>
          <w:sz w:val="23"/>
          <w:szCs w:val="23"/>
        </w:rPr>
        <w:t xml:space="preserve">of </w:t>
      </w:r>
      <w:r w:rsidR="00233A59">
        <w:rPr>
          <w:rFonts w:ascii="Cambria" w:hAnsi="Cambria"/>
          <w:i/>
          <w:iCs/>
          <w:noProof/>
          <w:sz w:val="23"/>
          <w:szCs w:val="23"/>
        </w:rPr>
        <w:t>E</w:t>
      </w:r>
      <w:r w:rsidR="00233A59" w:rsidRPr="00530C63">
        <w:rPr>
          <w:rFonts w:ascii="Cambria" w:hAnsi="Cambria"/>
          <w:i/>
          <w:iCs/>
          <w:noProof/>
          <w:sz w:val="23"/>
          <w:szCs w:val="23"/>
        </w:rPr>
        <w:t>cology</w:t>
      </w:r>
      <w:r w:rsidRPr="00530C63">
        <w:rPr>
          <w:rFonts w:ascii="Cambria" w:hAnsi="Cambria"/>
          <w:noProof/>
          <w:sz w:val="23"/>
          <w:szCs w:val="23"/>
        </w:rPr>
        <w:t xml:space="preserve">, </w:t>
      </w:r>
      <w:r w:rsidRPr="00381A1D">
        <w:rPr>
          <w:rFonts w:ascii="Cambria" w:hAnsi="Cambria"/>
          <w:b/>
          <w:noProof/>
          <w:sz w:val="23"/>
          <w:szCs w:val="23"/>
        </w:rPr>
        <w:t>46(4)</w:t>
      </w:r>
      <w:r w:rsidRPr="00530C63">
        <w:rPr>
          <w:rFonts w:ascii="Cambria" w:hAnsi="Cambria"/>
          <w:noProof/>
          <w:sz w:val="23"/>
          <w:szCs w:val="23"/>
        </w:rPr>
        <w:t>, 612-619.</w:t>
      </w:r>
    </w:p>
    <w:p w14:paraId="7A125107" w14:textId="1DF73218" w:rsidR="00DE486A" w:rsidRDefault="00F36954" w:rsidP="00DE486A">
      <w:pPr>
        <w:pStyle w:val="EndNoteBibliography"/>
        <w:rPr>
          <w:rFonts w:ascii="Cambria" w:hAnsi="Cambria"/>
          <w:noProof/>
          <w:sz w:val="23"/>
          <w:szCs w:val="23"/>
        </w:rPr>
      </w:pPr>
      <w:r w:rsidRPr="001A46EE">
        <w:rPr>
          <w:rFonts w:ascii="Cambria" w:hAnsi="Cambria"/>
          <w:noProof/>
          <w:sz w:val="23"/>
          <w:szCs w:val="23"/>
        </w:rPr>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0D57AC68" w14:textId="3E19841B" w:rsidR="002056A8" w:rsidRDefault="002056A8" w:rsidP="00DE486A">
      <w:pPr>
        <w:pStyle w:val="EndNoteBibliography"/>
        <w:rPr>
          <w:rFonts w:ascii="Cambria" w:hAnsi="Cambria"/>
          <w:noProof/>
          <w:sz w:val="23"/>
          <w:szCs w:val="23"/>
        </w:rPr>
      </w:pPr>
      <w:r w:rsidRPr="002056A8">
        <w:rPr>
          <w:rFonts w:ascii="Cambria" w:hAnsi="Cambria"/>
          <w:noProof/>
          <w:sz w:val="23"/>
          <w:szCs w:val="23"/>
        </w:rPr>
        <w:t xml:space="preserve">Taylor, C.R., 1977. Exercise and environmental heat loads: different mechanisms for solving different problems?. International review of physiology, </w:t>
      </w:r>
      <w:r w:rsidRPr="00381A1D">
        <w:rPr>
          <w:rFonts w:ascii="Cambria" w:hAnsi="Cambria"/>
          <w:b/>
          <w:noProof/>
          <w:sz w:val="23"/>
          <w:szCs w:val="23"/>
        </w:rPr>
        <w:t>15</w:t>
      </w:r>
      <w:r w:rsidRPr="002056A8">
        <w:rPr>
          <w:rFonts w:ascii="Cambria" w:hAnsi="Cambria"/>
          <w:noProof/>
          <w:sz w:val="23"/>
          <w:szCs w:val="23"/>
        </w:rPr>
        <w:t>, 119.</w:t>
      </w:r>
    </w:p>
    <w:p w14:paraId="0DED0445" w14:textId="221A0331" w:rsidR="003579A8" w:rsidRDefault="003579A8" w:rsidP="00DE486A">
      <w:pPr>
        <w:pStyle w:val="EndNoteBibliography"/>
        <w:rPr>
          <w:rFonts w:ascii="Cambria" w:hAnsi="Cambria"/>
          <w:noProof/>
          <w:sz w:val="23"/>
          <w:szCs w:val="23"/>
        </w:rPr>
      </w:pPr>
      <w:r w:rsidRPr="003579A8">
        <w:rPr>
          <w:rFonts w:ascii="Cambria" w:hAnsi="Cambria"/>
          <w:noProof/>
          <w:sz w:val="23"/>
          <w:szCs w:val="23"/>
        </w:rPr>
        <w:t xml:space="preserve">Taylor, C.R. and Lyman, C.P., 1972. Heat storage in running antelopes: independence of brain and body temperatures. American Journal of Physiology-Legacy Content, </w:t>
      </w:r>
      <w:r w:rsidRPr="00381A1D">
        <w:rPr>
          <w:rFonts w:ascii="Cambria" w:hAnsi="Cambria"/>
          <w:b/>
          <w:noProof/>
          <w:sz w:val="23"/>
          <w:szCs w:val="23"/>
        </w:rPr>
        <w:t>222(1)</w:t>
      </w:r>
      <w:r w:rsidRPr="003579A8">
        <w:rPr>
          <w:rFonts w:ascii="Cambria" w:hAnsi="Cambria"/>
          <w:noProof/>
          <w:sz w:val="23"/>
          <w:szCs w:val="23"/>
        </w:rPr>
        <w:t>, pp.114-117.</w:t>
      </w:r>
    </w:p>
    <w:p w14:paraId="3471A01A" w14:textId="3F615247" w:rsidR="00491DD7" w:rsidRDefault="00491DD7" w:rsidP="00DE486A">
      <w:pPr>
        <w:pStyle w:val="EndNoteBibliography"/>
        <w:rPr>
          <w:rFonts w:ascii="Cambria" w:hAnsi="Cambria"/>
          <w:noProof/>
          <w:sz w:val="23"/>
          <w:szCs w:val="23"/>
        </w:rPr>
      </w:pPr>
      <w:r>
        <w:rPr>
          <w:rFonts w:ascii="Cambria" w:hAnsi="Cambria"/>
          <w:noProof/>
          <w:sz w:val="23"/>
          <w:szCs w:val="23"/>
        </w:rPr>
        <w:t xml:space="preserve">Veldhuis, M. P., Kihwele, E. S., Cromsigt, J. , Ogutu, J., Hopcraft, J., Owen-Smith, N. Olff, H. (2019) Large herbivore assemblages in a changing climate: incorporating water dependence and thermoregulation. </w:t>
      </w:r>
      <w:r>
        <w:rPr>
          <w:rFonts w:ascii="Cambria" w:hAnsi="Cambria"/>
          <w:i/>
          <w:noProof/>
          <w:sz w:val="23"/>
          <w:szCs w:val="23"/>
        </w:rPr>
        <w:t>Ecology Letters</w:t>
      </w:r>
      <w:r>
        <w:rPr>
          <w:rFonts w:ascii="Cambria" w:hAnsi="Cambria"/>
          <w:noProof/>
          <w:sz w:val="23"/>
          <w:szCs w:val="23"/>
        </w:rPr>
        <w:t xml:space="preserve">, </w:t>
      </w:r>
      <w:r>
        <w:rPr>
          <w:rFonts w:ascii="Cambria" w:hAnsi="Cambria"/>
          <w:b/>
          <w:noProof/>
          <w:sz w:val="23"/>
          <w:szCs w:val="23"/>
        </w:rPr>
        <w:t>22</w:t>
      </w:r>
      <w:r>
        <w:rPr>
          <w:rFonts w:ascii="Cambria" w:hAnsi="Cambria"/>
          <w:noProof/>
          <w:sz w:val="23"/>
          <w:szCs w:val="23"/>
        </w:rPr>
        <w:t xml:space="preserve">, 1536-1546 </w:t>
      </w:r>
    </w:p>
    <w:p w14:paraId="139E38CD" w14:textId="150D042F" w:rsidR="006F06AB" w:rsidRPr="001A46EE" w:rsidRDefault="006F06AB" w:rsidP="00DE486A">
      <w:pPr>
        <w:pStyle w:val="EndNoteBibliography"/>
        <w:rPr>
          <w:rFonts w:ascii="Cambria" w:hAnsi="Cambria"/>
          <w:noProof/>
          <w:sz w:val="23"/>
          <w:szCs w:val="23"/>
        </w:rPr>
      </w:pPr>
      <w:r w:rsidRPr="006F06AB">
        <w:rPr>
          <w:rFonts w:ascii="Cambria" w:hAnsi="Cambria"/>
          <w:noProof/>
          <w:sz w:val="23"/>
          <w:szCs w:val="23"/>
        </w:rPr>
        <w:lastRenderedPageBreak/>
        <w:t xml:space="preserve">White, EP, SKM Ernest, AJ Kerkhoff, and BJ Enquist. </w:t>
      </w:r>
      <w:r>
        <w:rPr>
          <w:rFonts w:ascii="Cambria" w:hAnsi="Cambria"/>
          <w:noProof/>
          <w:sz w:val="23"/>
          <w:szCs w:val="23"/>
        </w:rPr>
        <w:t>(</w:t>
      </w:r>
      <w:r w:rsidRPr="006F06AB">
        <w:rPr>
          <w:rFonts w:ascii="Cambria" w:hAnsi="Cambria"/>
          <w:noProof/>
          <w:sz w:val="23"/>
          <w:szCs w:val="23"/>
        </w:rPr>
        <w:t>2007</w:t>
      </w:r>
      <w:r>
        <w:rPr>
          <w:rFonts w:ascii="Cambria" w:hAnsi="Cambria"/>
          <w:noProof/>
          <w:sz w:val="23"/>
          <w:szCs w:val="23"/>
        </w:rPr>
        <w:t>)</w:t>
      </w:r>
      <w:r w:rsidRPr="006F06AB">
        <w:rPr>
          <w:rFonts w:ascii="Cambria" w:hAnsi="Cambria"/>
          <w:noProof/>
          <w:sz w:val="23"/>
          <w:szCs w:val="23"/>
        </w:rPr>
        <w:t xml:space="preserve"> Relationships between body size and abundance in ecology.</w:t>
      </w:r>
      <w:r w:rsidRPr="006F06AB">
        <w:rPr>
          <w:rFonts w:ascii="Cambria" w:hAnsi="Cambria"/>
          <w:i/>
          <w:iCs/>
          <w:noProof/>
          <w:sz w:val="23"/>
          <w:szCs w:val="23"/>
        </w:rPr>
        <w:t xml:space="preserve"> TREE</w:t>
      </w:r>
      <w:r w:rsidRPr="006F06AB">
        <w:rPr>
          <w:rFonts w:ascii="Cambria" w:hAnsi="Cambria"/>
          <w:noProof/>
          <w:sz w:val="23"/>
          <w:szCs w:val="23"/>
        </w:rPr>
        <w:t xml:space="preserve"> </w:t>
      </w:r>
      <w:r w:rsidRPr="006F06AB">
        <w:rPr>
          <w:rFonts w:ascii="Cambria" w:hAnsi="Cambria"/>
          <w:b/>
          <w:bCs/>
          <w:noProof/>
          <w:sz w:val="23"/>
          <w:szCs w:val="23"/>
        </w:rPr>
        <w:t>22</w:t>
      </w:r>
      <w:r>
        <w:rPr>
          <w:rFonts w:ascii="Cambria" w:hAnsi="Cambria"/>
          <w:noProof/>
          <w:sz w:val="23"/>
          <w:szCs w:val="23"/>
        </w:rPr>
        <w:t xml:space="preserve">, </w:t>
      </w:r>
      <w:r w:rsidRPr="006F06AB">
        <w:rPr>
          <w:rFonts w:ascii="Cambria" w:hAnsi="Cambria"/>
          <w:noProof/>
          <w:sz w:val="23"/>
          <w:szCs w:val="23"/>
        </w:rPr>
        <w:t>323-330.</w:t>
      </w:r>
    </w:p>
    <w:p w14:paraId="7B3AA717" w14:textId="21651C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08F541FA" w14:textId="1764364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5E2208D5" w14:textId="4CEED6E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sidR="000D0B5E">
        <w:rPr>
          <w:rFonts w:ascii="Cambria" w:hAnsi="Cambria"/>
          <w:b/>
          <w:noProof/>
          <w:sz w:val="23"/>
          <w:szCs w:val="23"/>
        </w:rPr>
        <w:t>(</w:t>
      </w:r>
      <w:r w:rsidR="005054D0">
        <w:rPr>
          <w:rFonts w:ascii="Cambria" w:hAnsi="Cambria"/>
          <w:b/>
          <w:noProof/>
          <w:sz w:val="23"/>
          <w:szCs w:val="23"/>
        </w:rPr>
        <w:t>6)</w:t>
      </w:r>
      <w:r w:rsidRPr="001A46EE">
        <w:rPr>
          <w:rFonts w:ascii="Cambria" w:hAnsi="Cambria"/>
          <w:noProof/>
          <w:sz w:val="23"/>
          <w:szCs w:val="23"/>
        </w:rPr>
        <w:t xml:space="preserve"> 1329-1338.</w:t>
      </w:r>
    </w:p>
    <w:p w14:paraId="1A329B4B" w14:textId="378AFE9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07355E51" w14:textId="313D2968" w:rsidR="00187264" w:rsidRDefault="00F36954"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sidR="00187264">
        <w:rPr>
          <w:rFonts w:ascii="Cambria" w:hAnsi="Cambria"/>
          <w:noProof/>
          <w:sz w:val="23"/>
          <w:szCs w:val="23"/>
        </w:rPr>
        <w:t>.</w:t>
      </w:r>
      <w:r w:rsidR="00235153" w:rsidRPr="00FF5C01">
        <w:rPr>
          <w:rFonts w:ascii="Cambria" w:hAnsi="Cambria"/>
        </w:rPr>
        <w:fldChar w:fldCharType="end"/>
      </w:r>
    </w:p>
    <w:p w14:paraId="4435DF3C" w14:textId="440B50A7" w:rsidR="008F3BF1" w:rsidRPr="008F3BF1" w:rsidRDefault="008F3BF1">
      <w:pPr>
        <w:spacing w:line="240" w:lineRule="auto"/>
        <w:ind w:firstLine="0"/>
        <w:rPr>
          <w:rFonts w:ascii="Cambria" w:hAnsi="Cambria" w:cs="Calibri"/>
          <w:lang w:val="en-US"/>
        </w:rPr>
        <w:sectPr w:rsidR="008F3BF1" w:rsidRPr="008F3BF1" w:rsidSect="00F97348">
          <w:footerReference w:type="even" r:id="rId17"/>
          <w:footerReference w:type="default" r:id="rId18"/>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A91085" w14:paraId="6BD8DCE6" w14:textId="77777777" w:rsidTr="00A91085">
        <w:tc>
          <w:tcPr>
            <w:tcW w:w="14743" w:type="dxa"/>
            <w:gridSpan w:val="5"/>
            <w:tcBorders>
              <w:top w:val="nil"/>
              <w:left w:val="nil"/>
              <w:bottom w:val="single" w:sz="18" w:space="0" w:color="auto"/>
              <w:right w:val="nil"/>
            </w:tcBorders>
          </w:tcPr>
          <w:p w14:paraId="7E5FC596" w14:textId="291FAA28" w:rsidR="00A91085" w:rsidRDefault="00A91085" w:rsidP="00220E8F">
            <w:pPr>
              <w:spacing w:line="240" w:lineRule="auto"/>
              <w:ind w:firstLine="0"/>
            </w:pPr>
          </w:p>
          <w:p w14:paraId="20E3DEC7" w14:textId="77777777" w:rsidR="00A91085" w:rsidRDefault="00A91085" w:rsidP="00220E8F">
            <w:pPr>
              <w:spacing w:line="240" w:lineRule="auto"/>
              <w:ind w:firstLine="0"/>
            </w:pPr>
          </w:p>
          <w:p w14:paraId="08F5A644" w14:textId="77777777" w:rsidR="00C34EAC" w:rsidRDefault="00C34EAC" w:rsidP="00220E8F">
            <w:pPr>
              <w:spacing w:line="240" w:lineRule="auto"/>
              <w:ind w:firstLine="0"/>
            </w:pPr>
          </w:p>
          <w:p w14:paraId="52F82E35" w14:textId="77777777" w:rsidR="00C34EAC" w:rsidRDefault="00C34EAC" w:rsidP="00220E8F">
            <w:pPr>
              <w:spacing w:line="240" w:lineRule="auto"/>
              <w:ind w:firstLine="0"/>
            </w:pPr>
          </w:p>
          <w:p w14:paraId="1611873D" w14:textId="77777777" w:rsidR="00C34EAC" w:rsidRDefault="00C34EAC" w:rsidP="00220E8F">
            <w:pPr>
              <w:spacing w:line="240" w:lineRule="auto"/>
              <w:ind w:firstLine="0"/>
            </w:pPr>
          </w:p>
          <w:p w14:paraId="397DFCC9" w14:textId="77777777" w:rsidR="00C34EAC" w:rsidRDefault="00C34EAC" w:rsidP="00220E8F">
            <w:pPr>
              <w:spacing w:line="240" w:lineRule="auto"/>
              <w:ind w:firstLine="0"/>
            </w:pPr>
          </w:p>
          <w:p w14:paraId="31578BC1" w14:textId="77777777" w:rsidR="00C34EAC" w:rsidRDefault="00C34EAC" w:rsidP="00220E8F">
            <w:pPr>
              <w:spacing w:line="240" w:lineRule="auto"/>
              <w:ind w:firstLine="0"/>
            </w:pPr>
          </w:p>
          <w:p w14:paraId="7E401BA6" w14:textId="7C71BC04" w:rsidR="00A91085" w:rsidRDefault="00A91085" w:rsidP="00220E8F">
            <w:pPr>
              <w:spacing w:line="240" w:lineRule="auto"/>
              <w:ind w:firstLine="0"/>
            </w:pPr>
          </w:p>
          <w:p w14:paraId="7367B006" w14:textId="43B525D8" w:rsidR="00A91085" w:rsidRDefault="0037275E"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rsidR="00C34EAC">
              <w:t xml:space="preserve"> Hypotheses </w:t>
            </w:r>
            <w:r w:rsidR="00647DA5">
              <w:t>describing how predator behaviour, prey behaviour, and</w:t>
            </w:r>
            <w:r w:rsidR="00C34EAC">
              <w:t xml:space="preserve"> predation risk </w:t>
            </w:r>
            <w:r w:rsidR="00647DA5">
              <w:t>might vary with</w:t>
            </w:r>
            <w:r w:rsidR="00C34EAC">
              <w:t xml:space="preserve"> ambient temperatures</w:t>
            </w:r>
          </w:p>
        </w:tc>
      </w:tr>
      <w:tr w:rsidR="00A91085" w14:paraId="24BE6B4C" w14:textId="77777777" w:rsidTr="00C268AB">
        <w:tc>
          <w:tcPr>
            <w:tcW w:w="2375" w:type="dxa"/>
            <w:tcBorders>
              <w:top w:val="single" w:sz="18" w:space="0" w:color="auto"/>
              <w:left w:val="nil"/>
              <w:bottom w:val="single" w:sz="18" w:space="0" w:color="auto"/>
              <w:right w:val="nil"/>
            </w:tcBorders>
          </w:tcPr>
          <w:p w14:paraId="799F542B" w14:textId="77777777" w:rsidR="00A91085" w:rsidRPr="001C069B" w:rsidRDefault="00A91085"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2918E102" w14:textId="3F3B0717" w:rsidR="00A91085" w:rsidRPr="001C069B" w:rsidRDefault="00C34EAC"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706CF61F" w14:textId="17799EE5" w:rsidR="00A91085" w:rsidRPr="001C069B" w:rsidRDefault="00BC79CF"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1F2AF0E2" w14:textId="0AE41D37" w:rsidR="00A91085" w:rsidRPr="001C069B" w:rsidRDefault="00A91085" w:rsidP="00220E8F">
            <w:pPr>
              <w:pStyle w:val="NoSpacing"/>
              <w:spacing w:line="276" w:lineRule="auto"/>
              <w:rPr>
                <w:b/>
                <w:bCs/>
              </w:rPr>
            </w:pPr>
            <w:r w:rsidRPr="001C069B">
              <w:rPr>
                <w:b/>
                <w:bCs/>
              </w:rPr>
              <w:t xml:space="preserve">Implication for </w:t>
            </w:r>
            <w:r w:rsidR="00F916DD">
              <w:rPr>
                <w:b/>
                <w:bCs/>
              </w:rPr>
              <w:t>hunting activity</w:t>
            </w:r>
          </w:p>
        </w:tc>
        <w:tc>
          <w:tcPr>
            <w:tcW w:w="2728" w:type="dxa"/>
            <w:tcBorders>
              <w:top w:val="single" w:sz="18" w:space="0" w:color="auto"/>
              <w:left w:val="nil"/>
              <w:bottom w:val="single" w:sz="18" w:space="0" w:color="auto"/>
              <w:right w:val="nil"/>
            </w:tcBorders>
          </w:tcPr>
          <w:p w14:paraId="4D67DE0D" w14:textId="77777777" w:rsidR="00A91085" w:rsidRPr="001C069B" w:rsidRDefault="00A91085" w:rsidP="00220E8F">
            <w:pPr>
              <w:pStyle w:val="NoSpacing"/>
              <w:spacing w:line="276" w:lineRule="auto"/>
              <w:rPr>
                <w:b/>
                <w:bCs/>
              </w:rPr>
            </w:pPr>
            <w:r w:rsidRPr="001C069B">
              <w:rPr>
                <w:b/>
                <w:bCs/>
              </w:rPr>
              <w:t>Expected dietary change at high temperatures</w:t>
            </w:r>
          </w:p>
        </w:tc>
      </w:tr>
      <w:tr w:rsidR="00A91085" w14:paraId="3CEE6A65" w14:textId="77777777" w:rsidTr="00C268AB">
        <w:tc>
          <w:tcPr>
            <w:tcW w:w="2375" w:type="dxa"/>
            <w:tcBorders>
              <w:top w:val="nil"/>
              <w:left w:val="nil"/>
              <w:right w:val="nil"/>
            </w:tcBorders>
          </w:tcPr>
          <w:p w14:paraId="3826FC88" w14:textId="4D93F8FF" w:rsidR="00A91085" w:rsidRPr="00C268AB" w:rsidRDefault="000419E6" w:rsidP="00A91085">
            <w:pPr>
              <w:pStyle w:val="NoSpacing"/>
              <w:rPr>
                <w:i/>
                <w:iCs/>
              </w:rPr>
            </w:pPr>
            <w:r>
              <w:t xml:space="preserve">Hypothesis 1: </w:t>
            </w:r>
            <w:r w:rsidR="00FF6547">
              <w:t>Reduced daytime foraging</w:t>
            </w:r>
          </w:p>
        </w:tc>
        <w:tc>
          <w:tcPr>
            <w:tcW w:w="1277" w:type="dxa"/>
            <w:tcBorders>
              <w:top w:val="nil"/>
              <w:left w:val="nil"/>
              <w:right w:val="nil"/>
            </w:tcBorders>
          </w:tcPr>
          <w:p w14:paraId="60BDAB2E" w14:textId="54E3FB63" w:rsidR="00A91085" w:rsidRDefault="00A91085" w:rsidP="00A91085">
            <w:pPr>
              <w:pStyle w:val="NoSpacing"/>
            </w:pPr>
            <w:r>
              <w:t>Wild dogs</w:t>
            </w:r>
          </w:p>
        </w:tc>
        <w:tc>
          <w:tcPr>
            <w:tcW w:w="3969" w:type="dxa"/>
            <w:tcBorders>
              <w:top w:val="nil"/>
              <w:left w:val="nil"/>
              <w:right w:val="nil"/>
            </w:tcBorders>
          </w:tcPr>
          <w:p w14:paraId="4AB2B08B" w14:textId="6E4602ED" w:rsidR="00A91085" w:rsidRPr="00CA1E75" w:rsidRDefault="00A91085" w:rsidP="00A91085">
            <w:pPr>
              <w:pStyle w:val="NoSpacing"/>
            </w:pPr>
            <w:r w:rsidRPr="00CA1E75">
              <w:t>Wild dogs are expected to spend less time hunting in daytime when temperatures are high</w:t>
            </w:r>
            <w:r w:rsidR="00C34EAC" w:rsidRPr="00C34EAC">
              <w:rPr>
                <w:vertAlign w:val="superscript"/>
              </w:rPr>
              <w:t>1</w:t>
            </w:r>
            <w:r>
              <w:t>.</w:t>
            </w:r>
          </w:p>
        </w:tc>
        <w:tc>
          <w:tcPr>
            <w:tcW w:w="4394" w:type="dxa"/>
            <w:tcBorders>
              <w:top w:val="nil"/>
              <w:left w:val="nil"/>
              <w:right w:val="nil"/>
            </w:tcBorders>
          </w:tcPr>
          <w:p w14:paraId="442B94BF" w14:textId="13D25CDF" w:rsidR="00A91085" w:rsidRPr="00CA1E75" w:rsidRDefault="000137CF" w:rsidP="00C268AB">
            <w:pPr>
              <w:pStyle w:val="NoSpacing"/>
            </w:pPr>
            <w:r>
              <w:t xml:space="preserve">Wild dogs </w:t>
            </w:r>
            <w:r w:rsidR="00777041">
              <w:t>with limited foraging time are predicted to select more abundant prey</w:t>
            </w:r>
            <w:r>
              <w:t>,</w:t>
            </w:r>
            <w:r w:rsidR="00443441">
              <w:t xml:space="preserve"> even if it contains less energy</w:t>
            </w:r>
            <w:r w:rsidR="00BB025E">
              <w:rPr>
                <w:vertAlign w:val="superscript"/>
              </w:rPr>
              <w:t>2</w:t>
            </w:r>
            <w:r w:rsidR="00443441">
              <w:t xml:space="preserve"> (</w:t>
            </w:r>
            <w:r w:rsidR="00C268AB">
              <w:t>in this case</w:t>
            </w:r>
            <w:r w:rsidR="00777041">
              <w:t xml:space="preserve"> </w:t>
            </w:r>
            <w:r w:rsidR="00381A1D">
              <w:t>dik-dik</w:t>
            </w:r>
            <w:r w:rsidR="00777041">
              <w:t>s</w:t>
            </w:r>
            <w:r w:rsidR="00443441">
              <w:t>)</w:t>
            </w:r>
            <w:r w:rsidR="00777041">
              <w:t>.</w:t>
            </w:r>
          </w:p>
        </w:tc>
        <w:tc>
          <w:tcPr>
            <w:tcW w:w="2728" w:type="dxa"/>
            <w:tcBorders>
              <w:top w:val="nil"/>
              <w:left w:val="nil"/>
              <w:right w:val="nil"/>
            </w:tcBorders>
          </w:tcPr>
          <w:p w14:paraId="56F62B77" w14:textId="0281288B" w:rsidR="00A91085" w:rsidRPr="00CA1E75" w:rsidRDefault="00A91085" w:rsidP="00A91085">
            <w:pPr>
              <w:pStyle w:val="NoSpacing"/>
            </w:pPr>
            <w:r>
              <w:t xml:space="preserve">Increased ratio of </w:t>
            </w:r>
            <w:r w:rsidR="00381A1D">
              <w:t>dik-dik</w:t>
            </w:r>
            <w:ins w:id="8" w:author="Rosie Woodroffe" w:date="2021-02-24T15:01:00Z">
              <w:r w:rsidR="00D95826">
                <w:t>s</w:t>
              </w:r>
            </w:ins>
            <w:r>
              <w:t xml:space="preserve"> to impala</w:t>
            </w:r>
          </w:p>
        </w:tc>
      </w:tr>
      <w:tr w:rsidR="00C34EAC" w14:paraId="4E14C72B" w14:textId="77777777" w:rsidTr="00C34EAC">
        <w:trPr>
          <w:trHeight w:val="848"/>
        </w:trPr>
        <w:tc>
          <w:tcPr>
            <w:tcW w:w="2375" w:type="dxa"/>
            <w:tcBorders>
              <w:left w:val="nil"/>
              <w:right w:val="nil"/>
            </w:tcBorders>
          </w:tcPr>
          <w:p w14:paraId="3A8F1032" w14:textId="77777777" w:rsidR="000137CF" w:rsidRDefault="00C34EAC" w:rsidP="00C34EAC">
            <w:pPr>
              <w:pStyle w:val="NoSpacing"/>
            </w:pPr>
            <w:r>
              <w:t xml:space="preserve">Hypothesis </w:t>
            </w:r>
            <w:r w:rsidR="00EF3BC5">
              <w:t>2</w:t>
            </w:r>
            <w:r>
              <w:t xml:space="preserve">: </w:t>
            </w:r>
          </w:p>
          <w:p w14:paraId="3821087A" w14:textId="62E9B344" w:rsidR="00C34EAC" w:rsidRDefault="00C34EAC" w:rsidP="00C34EAC">
            <w:pPr>
              <w:pStyle w:val="NoSpacing"/>
            </w:pPr>
            <w:r>
              <w:t>Shade seeking</w:t>
            </w:r>
          </w:p>
        </w:tc>
        <w:tc>
          <w:tcPr>
            <w:tcW w:w="1277" w:type="dxa"/>
            <w:tcBorders>
              <w:left w:val="nil"/>
              <w:right w:val="nil"/>
            </w:tcBorders>
          </w:tcPr>
          <w:p w14:paraId="664EFC25" w14:textId="73B014B3" w:rsidR="00C34EAC" w:rsidRDefault="00C34EAC" w:rsidP="00C34EAC">
            <w:pPr>
              <w:pStyle w:val="NoSpacing"/>
            </w:pPr>
            <w:r>
              <w:t>All species</w:t>
            </w:r>
          </w:p>
        </w:tc>
        <w:tc>
          <w:tcPr>
            <w:tcW w:w="3969" w:type="dxa"/>
            <w:tcBorders>
              <w:left w:val="nil"/>
              <w:right w:val="nil"/>
            </w:tcBorders>
          </w:tcPr>
          <w:p w14:paraId="7F2C10BF" w14:textId="7DF17F55" w:rsidR="00C34EAC" w:rsidRDefault="00C34EAC" w:rsidP="000D0B5E">
            <w:pPr>
              <w:pStyle w:val="NoSpacing"/>
            </w:pPr>
            <w:r>
              <w:t xml:space="preserve">Wild dogs, impala and </w:t>
            </w:r>
            <w:r w:rsidR="00381A1D">
              <w:t>dik-dik</w:t>
            </w:r>
            <w:r w:rsidR="00D95826">
              <w:t>s</w:t>
            </w:r>
            <w:r>
              <w:t xml:space="preserve"> </w:t>
            </w:r>
            <w:r w:rsidR="00BC79CF">
              <w:t xml:space="preserve">are all predicted to </w:t>
            </w:r>
            <w:r>
              <w:t xml:space="preserve">move into denser vegetation at high </w:t>
            </w:r>
            <w:r w:rsidR="00BC79CF">
              <w:t xml:space="preserve">ambient </w:t>
            </w:r>
            <w:r>
              <w:t>temperatures to avoid overheating</w:t>
            </w:r>
            <w:r w:rsidR="004F6210">
              <w:t xml:space="preserve">, with impala showing </w:t>
            </w:r>
            <w:r w:rsidR="000D0B5E">
              <w:t>the greatest shift due to greater exposure to solar radiation</w:t>
            </w:r>
            <w:r w:rsidR="004F6210">
              <w:t>.</w:t>
            </w:r>
          </w:p>
        </w:tc>
        <w:tc>
          <w:tcPr>
            <w:tcW w:w="4394" w:type="dxa"/>
            <w:tcBorders>
              <w:left w:val="nil"/>
              <w:right w:val="nil"/>
            </w:tcBorders>
          </w:tcPr>
          <w:p w14:paraId="588B7283" w14:textId="39B1BE22" w:rsidR="00C34EAC" w:rsidRPr="00C34EAC" w:rsidRDefault="00BC79CF" w:rsidP="00BB025E">
            <w:pPr>
              <w:pStyle w:val="NoSpacing"/>
              <w:rPr>
                <w:sz w:val="24"/>
                <w:szCs w:val="24"/>
              </w:rPr>
            </w:pPr>
            <w:r>
              <w:t xml:space="preserve">Wild dogs are able to hunt impala more successfully, as </w:t>
            </w:r>
            <w:r w:rsidR="00C34EAC">
              <w:t xml:space="preserve">impala </w:t>
            </w:r>
            <w:r>
              <w:t>are more vulnerable to predation</w:t>
            </w:r>
            <w:r w:rsidR="00C34EAC">
              <w:t xml:space="preserve"> in denser vegetation</w:t>
            </w:r>
            <w:r w:rsidR="00F916DD" w:rsidRPr="00F916DD">
              <w:rPr>
                <w:vertAlign w:val="superscript"/>
              </w:rPr>
              <w:t>3</w:t>
            </w:r>
            <w:r w:rsidR="00C34EAC">
              <w:rPr>
                <w:sz w:val="24"/>
                <w:szCs w:val="24"/>
              </w:rPr>
              <w:t>.</w:t>
            </w:r>
          </w:p>
        </w:tc>
        <w:tc>
          <w:tcPr>
            <w:tcW w:w="2728" w:type="dxa"/>
            <w:tcBorders>
              <w:left w:val="nil"/>
              <w:right w:val="nil"/>
            </w:tcBorders>
          </w:tcPr>
          <w:p w14:paraId="78B4E07B" w14:textId="162609B6" w:rsidR="00C34EAC" w:rsidRDefault="00C34EAC" w:rsidP="00C34EAC">
            <w:pPr>
              <w:pStyle w:val="NoSpacing"/>
            </w:pPr>
            <w:r>
              <w:t xml:space="preserve">Decreased ratio of </w:t>
            </w:r>
            <w:r w:rsidR="00381A1D">
              <w:t>dik-dik</w:t>
            </w:r>
            <w:ins w:id="9" w:author="Rosie Woodroffe" w:date="2021-02-24T15:01:00Z">
              <w:r w:rsidR="00D95826">
                <w:t>s</w:t>
              </w:r>
            </w:ins>
            <w:r>
              <w:t xml:space="preserve"> to impala</w:t>
            </w:r>
          </w:p>
        </w:tc>
      </w:tr>
      <w:tr w:rsidR="00C34EAC" w14:paraId="0B954166" w14:textId="77777777" w:rsidTr="00C34EAC">
        <w:trPr>
          <w:trHeight w:val="1089"/>
        </w:trPr>
        <w:tc>
          <w:tcPr>
            <w:tcW w:w="2375" w:type="dxa"/>
            <w:tcBorders>
              <w:left w:val="nil"/>
              <w:right w:val="nil"/>
            </w:tcBorders>
          </w:tcPr>
          <w:p w14:paraId="5EC5D831" w14:textId="77777777" w:rsidR="000137CF" w:rsidRDefault="00C34EAC" w:rsidP="00EF3BC5">
            <w:pPr>
              <w:pStyle w:val="NoSpacing"/>
            </w:pPr>
            <w:r>
              <w:t xml:space="preserve">Hypothesis </w:t>
            </w:r>
            <w:r w:rsidR="00EF3BC5">
              <w:t>3</w:t>
            </w:r>
            <w:r>
              <w:t xml:space="preserve">: </w:t>
            </w:r>
          </w:p>
          <w:p w14:paraId="0F87D405" w14:textId="332648DB" w:rsidR="00C34EAC" w:rsidRDefault="00C34EAC" w:rsidP="00EF3BC5">
            <w:pPr>
              <w:pStyle w:val="NoSpacing"/>
            </w:pPr>
            <w:r>
              <w:t>Prey overheating</w:t>
            </w:r>
          </w:p>
        </w:tc>
        <w:tc>
          <w:tcPr>
            <w:tcW w:w="1277" w:type="dxa"/>
            <w:tcBorders>
              <w:left w:val="nil"/>
              <w:right w:val="nil"/>
            </w:tcBorders>
          </w:tcPr>
          <w:p w14:paraId="68DD762B" w14:textId="62C80579" w:rsidR="00C34EAC" w:rsidRDefault="00C34EAC" w:rsidP="00C34EAC">
            <w:pPr>
              <w:pStyle w:val="NoSpacing"/>
            </w:pPr>
            <w:r>
              <w:t>Impala</w:t>
            </w:r>
          </w:p>
        </w:tc>
        <w:tc>
          <w:tcPr>
            <w:tcW w:w="3969" w:type="dxa"/>
            <w:tcBorders>
              <w:left w:val="nil"/>
              <w:right w:val="nil"/>
            </w:tcBorders>
          </w:tcPr>
          <w:p w14:paraId="130B2BDC" w14:textId="0EC61E92" w:rsidR="00C34EAC" w:rsidRDefault="00BC79CF" w:rsidP="00C34EAC">
            <w:pPr>
              <w:pStyle w:val="NoSpacing"/>
            </w:pPr>
            <w:r>
              <w:t xml:space="preserve">When running at </w:t>
            </w:r>
            <w:r w:rsidR="00C34EAC">
              <w:t xml:space="preserve">high </w:t>
            </w:r>
            <w:r>
              <w:t xml:space="preserve">ambient </w:t>
            </w:r>
            <w:r w:rsidR="00C34EAC">
              <w:t>temperatures</w:t>
            </w:r>
            <w:r>
              <w:t>,</w:t>
            </w:r>
            <w:r w:rsidR="00C34EAC">
              <w:t xml:space="preserve"> larger bodied animals overheat more quickly, and therefore impala </w:t>
            </w:r>
            <w:r>
              <w:t>slow down more</w:t>
            </w:r>
            <w:r w:rsidR="00C34EAC">
              <w:t xml:space="preserve"> than </w:t>
            </w:r>
            <w:r w:rsidR="00381A1D">
              <w:t>dik-dik</w:t>
            </w:r>
            <w:r w:rsidRPr="00FF6547">
              <w:t>s</w:t>
            </w:r>
            <w:r w:rsidR="00C34EAC">
              <w:t>.</w:t>
            </w:r>
          </w:p>
        </w:tc>
        <w:tc>
          <w:tcPr>
            <w:tcW w:w="4394" w:type="dxa"/>
            <w:tcBorders>
              <w:left w:val="nil"/>
              <w:right w:val="nil"/>
            </w:tcBorders>
          </w:tcPr>
          <w:p w14:paraId="2E9E6167" w14:textId="10A8F723" w:rsidR="00C34EAC" w:rsidRPr="000137CF" w:rsidRDefault="00BC79CF" w:rsidP="000137CF">
            <w:pPr>
              <w:pStyle w:val="NoSpacing"/>
            </w:pPr>
            <w:r w:rsidRPr="00F916DD">
              <w:t xml:space="preserve">Wild dogs are able to </w:t>
            </w:r>
            <w:r w:rsidR="000137CF">
              <w:t xml:space="preserve">hunt impala more successfully, </w:t>
            </w:r>
            <w:r w:rsidRPr="00F916DD">
              <w:t>because impala</w:t>
            </w:r>
            <w:r w:rsidR="00C34EAC" w:rsidRPr="00F916DD">
              <w:t xml:space="preserve"> overheat more quickly than wild dogs</w:t>
            </w:r>
            <w:r w:rsidR="00F916DD" w:rsidRPr="00F916DD">
              <w:rPr>
                <w:vertAlign w:val="superscript"/>
              </w:rPr>
              <w:t>4</w:t>
            </w:r>
            <w:r w:rsidR="00C34EAC" w:rsidRPr="00F916DD">
              <w:t>.</w:t>
            </w:r>
          </w:p>
        </w:tc>
        <w:tc>
          <w:tcPr>
            <w:tcW w:w="2728" w:type="dxa"/>
            <w:tcBorders>
              <w:left w:val="nil"/>
              <w:right w:val="nil"/>
            </w:tcBorders>
          </w:tcPr>
          <w:p w14:paraId="0D0B7507" w14:textId="3A8FD908" w:rsidR="00C34EAC" w:rsidRDefault="00C34EAC" w:rsidP="00C34EAC">
            <w:pPr>
              <w:pStyle w:val="NoSpacing"/>
            </w:pPr>
            <w:r>
              <w:t xml:space="preserve">Decreased ratio of </w:t>
            </w:r>
            <w:r w:rsidR="00381A1D">
              <w:t>dik-dik</w:t>
            </w:r>
            <w:ins w:id="10" w:author="Rosie Woodroffe" w:date="2021-02-24T15:01:00Z">
              <w:r w:rsidR="00D95826">
                <w:t>s</w:t>
              </w:r>
            </w:ins>
            <w:r>
              <w:t xml:space="preserve"> to impala.</w:t>
            </w:r>
          </w:p>
        </w:tc>
      </w:tr>
      <w:tr w:rsidR="00C34EAC" w:rsidRPr="00B43003" w14:paraId="346D1039" w14:textId="77777777" w:rsidTr="00A91085">
        <w:trPr>
          <w:trHeight w:val="349"/>
        </w:trPr>
        <w:tc>
          <w:tcPr>
            <w:tcW w:w="14743" w:type="dxa"/>
            <w:gridSpan w:val="5"/>
            <w:tcBorders>
              <w:top w:val="single" w:sz="18" w:space="0" w:color="auto"/>
              <w:left w:val="nil"/>
              <w:bottom w:val="nil"/>
              <w:right w:val="nil"/>
            </w:tcBorders>
          </w:tcPr>
          <w:p w14:paraId="2C82E3E2" w14:textId="033959C7" w:rsidR="00C34EAC" w:rsidRPr="000C771F" w:rsidRDefault="00C34EAC" w:rsidP="00910E9A">
            <w:pPr>
              <w:pStyle w:val="NoSpacing"/>
              <w:rPr>
                <w:lang w:val="it-IT"/>
                <w:rPrChange w:id="11" w:author="Daniella Rabaiotti" w:date="2021-03-05T14:34:00Z">
                  <w:rPr/>
                </w:rPrChange>
              </w:rPr>
            </w:pPr>
            <w:r w:rsidRPr="000C771F">
              <w:rPr>
                <w:sz w:val="20"/>
                <w:szCs w:val="20"/>
                <w:vertAlign w:val="superscript"/>
                <w:lang w:val="it-IT"/>
                <w:rPrChange w:id="12" w:author="Daniella Rabaiotti" w:date="2021-03-05T14:34:00Z">
                  <w:rPr>
                    <w:sz w:val="20"/>
                    <w:szCs w:val="20"/>
                    <w:vertAlign w:val="superscript"/>
                  </w:rPr>
                </w:rPrChange>
              </w:rPr>
              <w:t>1</w:t>
            </w:r>
            <w:r w:rsidRPr="000C771F">
              <w:rPr>
                <w:sz w:val="20"/>
                <w:szCs w:val="20"/>
                <w:lang w:val="it-IT"/>
                <w:rPrChange w:id="13" w:author="Daniella Rabaiotti" w:date="2021-03-05T14:34:00Z">
                  <w:rPr>
                    <w:sz w:val="20"/>
                    <w:szCs w:val="20"/>
                  </w:rPr>
                </w:rPrChange>
              </w:rPr>
              <w:t xml:space="preserve">(Rabaiotti 2019), </w:t>
            </w:r>
            <w:r w:rsidR="000137CF" w:rsidRPr="000C771F">
              <w:rPr>
                <w:sz w:val="20"/>
                <w:szCs w:val="20"/>
                <w:vertAlign w:val="superscript"/>
                <w:lang w:val="it-IT"/>
                <w:rPrChange w:id="14" w:author="Daniella Rabaiotti" w:date="2021-03-05T14:34:00Z">
                  <w:rPr>
                    <w:sz w:val="20"/>
                    <w:szCs w:val="20"/>
                    <w:vertAlign w:val="superscript"/>
                  </w:rPr>
                </w:rPrChange>
              </w:rPr>
              <w:t>2</w:t>
            </w:r>
            <w:r w:rsidRPr="00FF5C01">
              <w:rPr>
                <w:sz w:val="20"/>
                <w:szCs w:val="20"/>
              </w:rPr>
              <w:fldChar w:fldCharType="begin"/>
            </w:r>
            <w:r w:rsidRPr="000C771F">
              <w:rPr>
                <w:sz w:val="20"/>
                <w:szCs w:val="20"/>
                <w:lang w:val="it-IT"/>
                <w:rPrChange w:id="15" w:author="Daniella Rabaiotti" w:date="2021-03-05T14:34:00Z">
                  <w:rPr>
                    <w:sz w:val="20"/>
                    <w:szCs w:val="20"/>
                  </w:rPr>
                </w:rPrChange>
              </w:rPr>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Pr="00FF5C01">
              <w:rPr>
                <w:sz w:val="20"/>
                <w:szCs w:val="20"/>
              </w:rPr>
              <w:fldChar w:fldCharType="separate"/>
            </w:r>
            <w:r w:rsidRPr="000C771F">
              <w:rPr>
                <w:noProof/>
                <w:sz w:val="20"/>
                <w:szCs w:val="20"/>
                <w:lang w:val="it-IT"/>
                <w:rPrChange w:id="16" w:author="Daniella Rabaiotti" w:date="2021-03-05T14:34:00Z">
                  <w:rPr>
                    <w:noProof/>
                    <w:sz w:val="20"/>
                    <w:szCs w:val="20"/>
                  </w:rPr>
                </w:rPrChange>
              </w:rPr>
              <w:t>(Lucas 1983)</w:t>
            </w:r>
            <w:r w:rsidRPr="00FF5C01">
              <w:rPr>
                <w:sz w:val="20"/>
                <w:szCs w:val="20"/>
              </w:rPr>
              <w:fldChar w:fldCharType="end"/>
            </w:r>
            <w:r w:rsidRPr="000C771F">
              <w:rPr>
                <w:sz w:val="20"/>
                <w:szCs w:val="20"/>
                <w:lang w:val="it-IT"/>
                <w:rPrChange w:id="17" w:author="Daniella Rabaiotti" w:date="2021-03-05T14:34:00Z">
                  <w:rPr>
                    <w:sz w:val="20"/>
                    <w:szCs w:val="20"/>
                  </w:rPr>
                </w:rPrChange>
              </w:rPr>
              <w:t xml:space="preserve">, </w:t>
            </w:r>
            <w:r w:rsidRPr="000C771F">
              <w:rPr>
                <w:sz w:val="20"/>
                <w:szCs w:val="20"/>
                <w:vertAlign w:val="superscript"/>
                <w:lang w:val="it-IT"/>
                <w:rPrChange w:id="18" w:author="Daniella Rabaiotti" w:date="2021-03-05T14:34:00Z">
                  <w:rPr>
                    <w:sz w:val="20"/>
                    <w:szCs w:val="20"/>
                    <w:vertAlign w:val="superscript"/>
                  </w:rPr>
                </w:rPrChange>
              </w:rPr>
              <w:t>3</w:t>
            </w:r>
            <w:r w:rsidRPr="00FF5C01">
              <w:rPr>
                <w:sz w:val="20"/>
                <w:szCs w:val="20"/>
              </w:rPr>
              <w:fldChar w:fldCharType="begin"/>
            </w:r>
            <w:r w:rsidRPr="000C771F">
              <w:rPr>
                <w:sz w:val="20"/>
                <w:szCs w:val="20"/>
                <w:lang w:val="it-IT"/>
                <w:rPrChange w:id="19" w:author="Daniella Rabaiotti" w:date="2021-03-05T14:34:00Z">
                  <w:rPr>
                    <w:sz w:val="20"/>
                    <w:szCs w:val="20"/>
                  </w:rPr>
                </w:rPrChange>
              </w:rPr>
              <w:instrText xml:space="preserve"> ADDIN EN.CITE &lt;EndNote&gt;&lt;Cite&gt;&lt;Author&gt;Augustine&lt;/Author&gt;&lt;Year&gt;2004&lt;/Year&gt;&lt;RecNum&gt;1413&lt;/RecNum&gt;&lt;DisplayText&gt;(Augustine 2004)&lt;/DisplayText&gt;&lt;record&gt;&lt;rec-number&gt;1413&lt;/rec-number&gt;&lt;foreign-keys&gt;&lt;key app="EN" db-id="ezxv9apxvt9we8e9re8x05wu9xwzvtzf9zx9" timestamp="0"&gt;1413&lt;/key&gt;&lt;/foreign-keys&gt;&lt;ref-type name="Journal Article"&gt;17&lt;/ref-type&gt;&lt;contributors&gt;&lt;authors&gt;&lt;author&gt;Augustine, D.J.&lt;/author&gt;&lt;/authors&gt;&lt;/contributors&gt;&lt;titles&gt;&lt;title&gt;Influence of cattle management on habitat selection by impala on central Kenyan rangeland&lt;/title&gt;&lt;secondary-title&gt;Journal of Wildlife Management&lt;/secondary-title&gt;&lt;/titles&gt;&lt;periodical&gt;&lt;full-title&gt;Journal of Wildlife Management&lt;/full-title&gt;&lt;/periodical&gt;&lt;pages&gt;916-923&lt;/pages&gt;&lt;volume&gt;68&lt;/volume&gt;&lt;dates&gt;&lt;year&gt;2004&lt;/year&gt;&lt;/dates&gt;&lt;urls&gt;&lt;/urls&gt;&lt;/record&gt;&lt;/Cite&gt;&lt;/EndNote&gt;</w:instrText>
            </w:r>
            <w:r w:rsidRPr="00FF5C01">
              <w:rPr>
                <w:sz w:val="20"/>
                <w:szCs w:val="20"/>
              </w:rPr>
              <w:fldChar w:fldCharType="separate"/>
            </w:r>
            <w:r w:rsidRPr="000C771F">
              <w:rPr>
                <w:noProof/>
                <w:sz w:val="20"/>
                <w:szCs w:val="20"/>
                <w:lang w:val="it-IT"/>
                <w:rPrChange w:id="20" w:author="Daniella Rabaiotti" w:date="2021-03-05T14:34:00Z">
                  <w:rPr>
                    <w:noProof/>
                    <w:sz w:val="20"/>
                    <w:szCs w:val="20"/>
                  </w:rPr>
                </w:rPrChange>
              </w:rPr>
              <w:t>(Augustine 2004)</w:t>
            </w:r>
            <w:r w:rsidRPr="00FF5C01">
              <w:rPr>
                <w:sz w:val="20"/>
                <w:szCs w:val="20"/>
              </w:rPr>
              <w:fldChar w:fldCharType="end"/>
            </w:r>
            <w:r w:rsidRPr="000C771F">
              <w:rPr>
                <w:sz w:val="20"/>
                <w:szCs w:val="20"/>
                <w:lang w:val="it-IT"/>
                <w:rPrChange w:id="21" w:author="Daniella Rabaiotti" w:date="2021-03-05T14:34:00Z">
                  <w:rPr>
                    <w:sz w:val="20"/>
                    <w:szCs w:val="20"/>
                  </w:rPr>
                </w:rPrChange>
              </w:rPr>
              <w:t>;</w:t>
            </w:r>
            <w:r w:rsidRPr="000C771F">
              <w:rPr>
                <w:sz w:val="20"/>
                <w:szCs w:val="20"/>
                <w:vertAlign w:val="superscript"/>
                <w:lang w:val="it-IT"/>
                <w:rPrChange w:id="22" w:author="Daniella Rabaiotti" w:date="2021-03-05T14:34:00Z">
                  <w:rPr>
                    <w:sz w:val="20"/>
                    <w:szCs w:val="20"/>
                    <w:vertAlign w:val="superscript"/>
                  </w:rPr>
                </w:rPrChange>
              </w:rPr>
              <w:t xml:space="preserve"> 3 </w:t>
            </w:r>
            <w:r w:rsidRPr="00FF5C01">
              <w:rPr>
                <w:sz w:val="20"/>
                <w:szCs w:val="20"/>
              </w:rPr>
              <w:fldChar w:fldCharType="begin"/>
            </w:r>
            <w:r w:rsidRPr="000C771F">
              <w:rPr>
                <w:sz w:val="20"/>
                <w:szCs w:val="20"/>
                <w:lang w:val="it-IT"/>
                <w:rPrChange w:id="23" w:author="Daniella Rabaiotti" w:date="2021-03-05T14:34:00Z">
                  <w:rPr>
                    <w:sz w:val="20"/>
                    <w:szCs w:val="20"/>
                  </w:rPr>
                </w:rPrChange>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0C771F">
              <w:rPr>
                <w:noProof/>
                <w:sz w:val="20"/>
                <w:szCs w:val="20"/>
                <w:lang w:val="it-IT"/>
                <w:rPrChange w:id="24" w:author="Daniella Rabaiotti" w:date="2021-03-05T14:34:00Z">
                  <w:rPr>
                    <w:noProof/>
                    <w:sz w:val="20"/>
                    <w:szCs w:val="20"/>
                  </w:rPr>
                </w:rPrChange>
              </w:rPr>
              <w:t>(Ford</w:t>
            </w:r>
            <w:r w:rsidRPr="000C771F">
              <w:rPr>
                <w:i/>
                <w:noProof/>
                <w:sz w:val="20"/>
                <w:szCs w:val="20"/>
                <w:lang w:val="it-IT"/>
                <w:rPrChange w:id="25" w:author="Daniella Rabaiotti" w:date="2021-03-05T14:34:00Z">
                  <w:rPr>
                    <w:i/>
                    <w:noProof/>
                    <w:sz w:val="20"/>
                    <w:szCs w:val="20"/>
                  </w:rPr>
                </w:rPrChange>
              </w:rPr>
              <w:t xml:space="preserve"> et al.</w:t>
            </w:r>
            <w:r w:rsidRPr="000C771F">
              <w:rPr>
                <w:noProof/>
                <w:sz w:val="20"/>
                <w:szCs w:val="20"/>
                <w:lang w:val="it-IT"/>
                <w:rPrChange w:id="26" w:author="Daniella Rabaiotti" w:date="2021-03-05T14:34:00Z">
                  <w:rPr>
                    <w:noProof/>
                    <w:sz w:val="20"/>
                    <w:szCs w:val="20"/>
                  </w:rPr>
                </w:rPrChange>
              </w:rPr>
              <w:t xml:space="preserve"> 2014)</w:t>
            </w:r>
            <w:r w:rsidRPr="00FF5C01">
              <w:rPr>
                <w:sz w:val="20"/>
                <w:szCs w:val="20"/>
              </w:rPr>
              <w:fldChar w:fldCharType="end"/>
            </w:r>
            <w:r w:rsidRPr="000C771F">
              <w:rPr>
                <w:sz w:val="20"/>
                <w:szCs w:val="20"/>
                <w:lang w:val="it-IT"/>
                <w:rPrChange w:id="27" w:author="Daniella Rabaiotti" w:date="2021-03-05T14:34:00Z">
                  <w:rPr>
                    <w:sz w:val="20"/>
                    <w:szCs w:val="20"/>
                  </w:rPr>
                </w:rPrChange>
              </w:rPr>
              <w:t>;</w:t>
            </w:r>
            <w:r w:rsidR="00BB025E" w:rsidRPr="000C771F">
              <w:rPr>
                <w:sz w:val="20"/>
                <w:szCs w:val="20"/>
                <w:lang w:val="it-IT"/>
                <w:rPrChange w:id="28" w:author="Daniella Rabaiotti" w:date="2021-03-05T14:34:00Z">
                  <w:rPr>
                    <w:sz w:val="20"/>
                    <w:szCs w:val="20"/>
                  </w:rPr>
                </w:rPrChange>
              </w:rPr>
              <w:t xml:space="preserve"> </w:t>
            </w:r>
            <w:r w:rsidR="00F916DD" w:rsidRPr="000C771F">
              <w:rPr>
                <w:sz w:val="20"/>
                <w:szCs w:val="20"/>
                <w:vertAlign w:val="superscript"/>
                <w:lang w:val="it-IT"/>
                <w:rPrChange w:id="29" w:author="Daniella Rabaiotti" w:date="2021-03-05T14:34:00Z">
                  <w:rPr>
                    <w:sz w:val="20"/>
                    <w:szCs w:val="20"/>
                    <w:vertAlign w:val="superscript"/>
                  </w:rPr>
                </w:rPrChange>
              </w:rPr>
              <w:t>4</w:t>
            </w:r>
            <w:r w:rsidRPr="00FF5C01">
              <w:rPr>
                <w:sz w:val="20"/>
                <w:szCs w:val="20"/>
              </w:rPr>
              <w:fldChar w:fldCharType="begin"/>
            </w:r>
            <w:r w:rsidRPr="000C771F">
              <w:rPr>
                <w:sz w:val="20"/>
                <w:szCs w:val="20"/>
                <w:lang w:val="it-IT"/>
                <w:rPrChange w:id="30" w:author="Daniella Rabaiotti" w:date="2021-03-05T14:34:00Z">
                  <w:rPr>
                    <w:sz w:val="20"/>
                    <w:szCs w:val="20"/>
                  </w:rPr>
                </w:rPrChange>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0C771F">
              <w:rPr>
                <w:noProof/>
                <w:sz w:val="20"/>
                <w:szCs w:val="20"/>
                <w:lang w:val="it-IT"/>
                <w:rPrChange w:id="31" w:author="Daniella Rabaiotti" w:date="2021-03-05T14:34:00Z">
                  <w:rPr>
                    <w:noProof/>
                    <w:sz w:val="20"/>
                    <w:szCs w:val="20"/>
                  </w:rPr>
                </w:rPrChange>
              </w:rPr>
              <w:t>(Creel</w:t>
            </w:r>
            <w:r w:rsidRPr="000C771F">
              <w:rPr>
                <w:i/>
                <w:noProof/>
                <w:sz w:val="20"/>
                <w:szCs w:val="20"/>
                <w:lang w:val="it-IT"/>
                <w:rPrChange w:id="32" w:author="Daniella Rabaiotti" w:date="2021-03-05T14:34:00Z">
                  <w:rPr>
                    <w:i/>
                    <w:noProof/>
                    <w:sz w:val="20"/>
                    <w:szCs w:val="20"/>
                  </w:rPr>
                </w:rPrChange>
              </w:rPr>
              <w:t xml:space="preserve"> et al.</w:t>
            </w:r>
            <w:r w:rsidRPr="000C771F">
              <w:rPr>
                <w:noProof/>
                <w:sz w:val="20"/>
                <w:szCs w:val="20"/>
                <w:lang w:val="it-IT"/>
                <w:rPrChange w:id="33" w:author="Daniella Rabaiotti" w:date="2021-03-05T14:34:00Z">
                  <w:rPr>
                    <w:noProof/>
                    <w:sz w:val="20"/>
                    <w:szCs w:val="20"/>
                  </w:rPr>
                </w:rPrChange>
              </w:rPr>
              <w:t xml:space="preserve"> 2016)</w:t>
            </w:r>
            <w:r w:rsidRPr="00FF5C01">
              <w:rPr>
                <w:sz w:val="20"/>
                <w:szCs w:val="20"/>
              </w:rPr>
              <w:fldChar w:fldCharType="end"/>
            </w:r>
            <w:r w:rsidR="00BB025E" w:rsidRPr="000C771F">
              <w:rPr>
                <w:sz w:val="20"/>
                <w:szCs w:val="20"/>
                <w:lang w:val="it-IT"/>
                <w:rPrChange w:id="34" w:author="Daniella Rabaiotti" w:date="2021-03-05T14:34:00Z">
                  <w:rPr>
                    <w:sz w:val="20"/>
                    <w:szCs w:val="20"/>
                  </w:rPr>
                </w:rPrChange>
              </w:rPr>
              <w:t>.</w:t>
            </w:r>
          </w:p>
        </w:tc>
      </w:tr>
    </w:tbl>
    <w:p w14:paraId="6434248E" w14:textId="557F029D" w:rsidR="008F3BF1" w:rsidRPr="000C771F" w:rsidRDefault="008F3BF1" w:rsidP="006C3F2D">
      <w:pPr>
        <w:rPr>
          <w:lang w:val="it-IT"/>
          <w:rPrChange w:id="35" w:author="Daniella Rabaiotti" w:date="2021-03-05T14:34:00Z">
            <w:rPr/>
          </w:rPrChange>
        </w:rPr>
        <w:sectPr w:rsidR="008F3BF1" w:rsidRPr="000C771F" w:rsidSect="008F3BF1">
          <w:pgSz w:w="16840" w:h="11900" w:orient="landscape"/>
          <w:pgMar w:top="1440" w:right="873" w:bottom="1440" w:left="1440" w:header="709" w:footer="709" w:gutter="0"/>
          <w:cols w:space="708"/>
          <w:titlePg/>
          <w:docGrid w:linePitch="360"/>
        </w:sectPr>
      </w:pPr>
    </w:p>
    <w:p w14:paraId="7F230B86" w14:textId="1C7701BF" w:rsidR="00187264" w:rsidRPr="005F0658" w:rsidRDefault="00187264"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 </w:t>
      </w:r>
      <w:r w:rsidR="00B43003">
        <w:rPr>
          <w:b/>
          <w:u w:val="single"/>
        </w:rPr>
        <w:t>the number, intensity and duration of African wild dog hunts over a 24h period</w:t>
      </w:r>
      <w:r w:rsidRPr="005F0658">
        <w:t xml:space="preserve">. The table presents estimated effects of explanatory variables included in the top model sets (ΔAICc &lt; </w:t>
      </w:r>
      <w:r w:rsidR="00546CAA">
        <w:t>2</w:t>
      </w:r>
      <w:r w:rsidRPr="005F0658">
        <w:t xml:space="preserve">) for the duration of </w:t>
      </w:r>
      <w:r w:rsidR="00B43003">
        <w:t>morning, evening, daytime and night time hunts combined</w:t>
      </w:r>
      <w:r w:rsidR="00B0463F">
        <w:t xml:space="preserve"> (in minutes)</w:t>
      </w:r>
      <w:r w:rsidR="00093769">
        <w:t>; the mean intensity of the hunts; and the number of hunts</w:t>
      </w:r>
      <w:r w:rsidRPr="005F0658">
        <w:t xml:space="preserve">. The </w:t>
      </w:r>
      <w:r w:rsidR="00093769">
        <w:t xml:space="preserve">sum of weights for </w:t>
      </w:r>
      <w:r w:rsidRPr="005F0658">
        <w:t xml:space="preserve">each variable is shown along with the number of models in the top model set in which it was included (n). </w:t>
      </w:r>
    </w:p>
    <w:tbl>
      <w:tblPr>
        <w:tblStyle w:val="TableGrid"/>
        <w:tblW w:w="9390"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9"/>
        <w:gridCol w:w="2801"/>
        <w:gridCol w:w="1134"/>
        <w:gridCol w:w="1255"/>
        <w:gridCol w:w="1330"/>
        <w:gridCol w:w="1701"/>
      </w:tblGrid>
      <w:tr w:rsidR="00187264" w:rsidRPr="005F0658" w14:paraId="41969B50" w14:textId="77777777" w:rsidTr="00F45CBF">
        <w:trPr>
          <w:trHeight w:val="324"/>
        </w:trPr>
        <w:tc>
          <w:tcPr>
            <w:tcW w:w="1169" w:type="dxa"/>
            <w:tcBorders>
              <w:top w:val="single" w:sz="18" w:space="0" w:color="auto"/>
              <w:bottom w:val="single" w:sz="18" w:space="0" w:color="auto"/>
            </w:tcBorders>
            <w:vAlign w:val="center"/>
            <w:hideMark/>
          </w:tcPr>
          <w:p w14:paraId="7E7E1B5F" w14:textId="77777777" w:rsidR="00187264" w:rsidRPr="005F0658" w:rsidRDefault="00187264" w:rsidP="00174B22">
            <w:pPr>
              <w:pStyle w:val="NoSpacing"/>
              <w:rPr>
                <w:sz w:val="24"/>
                <w:szCs w:val="24"/>
              </w:rPr>
            </w:pPr>
            <w:r w:rsidRPr="005F0658">
              <w:rPr>
                <w:sz w:val="24"/>
                <w:szCs w:val="24"/>
              </w:rPr>
              <w:t>Outcome variable</w:t>
            </w:r>
          </w:p>
        </w:tc>
        <w:tc>
          <w:tcPr>
            <w:tcW w:w="2801" w:type="dxa"/>
            <w:tcBorders>
              <w:top w:val="single" w:sz="18" w:space="0" w:color="auto"/>
              <w:bottom w:val="single" w:sz="18" w:space="0" w:color="auto"/>
            </w:tcBorders>
            <w:vAlign w:val="center"/>
            <w:hideMark/>
          </w:tcPr>
          <w:p w14:paraId="46ED09EA" w14:textId="77777777" w:rsidR="00187264" w:rsidRPr="005F0658" w:rsidRDefault="00187264"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EA24056" w14:textId="77777777" w:rsidR="00187264" w:rsidRPr="005F0658" w:rsidRDefault="00187264"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18ACD0E" w14:textId="77777777" w:rsidR="00187264" w:rsidRPr="005F0658" w:rsidRDefault="00187264" w:rsidP="005E3E3B">
            <w:pPr>
              <w:pStyle w:val="NoSpacing"/>
              <w:jc w:val="center"/>
              <w:rPr>
                <w:sz w:val="24"/>
                <w:szCs w:val="24"/>
              </w:rPr>
            </w:pPr>
            <w:r w:rsidRPr="005F0658">
              <w:rPr>
                <w:sz w:val="24"/>
                <w:szCs w:val="24"/>
              </w:rPr>
              <w:t>Lower</w:t>
            </w:r>
          </w:p>
          <w:p w14:paraId="44E95333" w14:textId="77777777" w:rsidR="00187264" w:rsidRPr="005F0658" w:rsidRDefault="00187264" w:rsidP="005E3E3B">
            <w:pPr>
              <w:pStyle w:val="NoSpacing"/>
              <w:jc w:val="center"/>
              <w:rPr>
                <w:sz w:val="24"/>
                <w:szCs w:val="24"/>
              </w:rPr>
            </w:pPr>
            <w:r w:rsidRPr="005F0658">
              <w:rPr>
                <w:sz w:val="24"/>
                <w:szCs w:val="24"/>
              </w:rPr>
              <w:t>95% CI</w:t>
            </w:r>
          </w:p>
        </w:tc>
        <w:tc>
          <w:tcPr>
            <w:tcW w:w="1330" w:type="dxa"/>
            <w:tcBorders>
              <w:top w:val="single" w:sz="18" w:space="0" w:color="auto"/>
              <w:bottom w:val="single" w:sz="18" w:space="0" w:color="auto"/>
            </w:tcBorders>
            <w:vAlign w:val="center"/>
            <w:hideMark/>
          </w:tcPr>
          <w:p w14:paraId="46299F73" w14:textId="77777777" w:rsidR="00187264" w:rsidRPr="005F0658" w:rsidRDefault="00187264" w:rsidP="005E3E3B">
            <w:pPr>
              <w:pStyle w:val="NoSpacing"/>
              <w:jc w:val="center"/>
              <w:rPr>
                <w:sz w:val="24"/>
                <w:szCs w:val="24"/>
              </w:rPr>
            </w:pPr>
            <w:r w:rsidRPr="005F0658">
              <w:rPr>
                <w:sz w:val="24"/>
                <w:szCs w:val="24"/>
              </w:rPr>
              <w:t>Upper</w:t>
            </w:r>
          </w:p>
          <w:p w14:paraId="45D6CE80" w14:textId="77777777" w:rsidR="00187264" w:rsidRPr="005F0658" w:rsidRDefault="00187264" w:rsidP="005E3E3B">
            <w:pPr>
              <w:pStyle w:val="NoSpacing"/>
              <w:jc w:val="center"/>
              <w:rPr>
                <w:sz w:val="24"/>
                <w:szCs w:val="24"/>
              </w:rPr>
            </w:pPr>
            <w:r w:rsidRPr="005F0658">
              <w:rPr>
                <w:sz w:val="24"/>
                <w:szCs w:val="24"/>
              </w:rPr>
              <w:t>95% CI</w:t>
            </w:r>
          </w:p>
        </w:tc>
        <w:tc>
          <w:tcPr>
            <w:tcW w:w="1701" w:type="dxa"/>
            <w:tcBorders>
              <w:top w:val="single" w:sz="18" w:space="0" w:color="auto"/>
              <w:bottom w:val="single" w:sz="18" w:space="0" w:color="auto"/>
            </w:tcBorders>
            <w:vAlign w:val="center"/>
            <w:hideMark/>
          </w:tcPr>
          <w:p w14:paraId="56316FB0" w14:textId="473A380F" w:rsidR="00187264" w:rsidRPr="005F0658" w:rsidRDefault="00093769" w:rsidP="005E3E3B">
            <w:pPr>
              <w:pStyle w:val="NoSpacing"/>
              <w:jc w:val="center"/>
              <w:rPr>
                <w:sz w:val="24"/>
                <w:szCs w:val="24"/>
              </w:rPr>
            </w:pPr>
            <w:r>
              <w:rPr>
                <w:sz w:val="24"/>
                <w:szCs w:val="24"/>
              </w:rPr>
              <w:t xml:space="preserve">Sum of weights </w:t>
            </w:r>
            <w:r w:rsidR="00187264" w:rsidRPr="005F0658">
              <w:rPr>
                <w:sz w:val="24"/>
                <w:szCs w:val="24"/>
              </w:rPr>
              <w:t>(n)</w:t>
            </w:r>
          </w:p>
        </w:tc>
      </w:tr>
      <w:tr w:rsidR="00E80050" w:rsidRPr="005F0658" w14:paraId="5BB4CE37" w14:textId="77777777" w:rsidTr="00F45CBF">
        <w:trPr>
          <w:trHeight w:val="324"/>
        </w:trPr>
        <w:tc>
          <w:tcPr>
            <w:tcW w:w="1169" w:type="dxa"/>
            <w:vMerge w:val="restart"/>
            <w:tcBorders>
              <w:top w:val="single" w:sz="18" w:space="0" w:color="auto"/>
            </w:tcBorders>
            <w:vAlign w:val="center"/>
            <w:hideMark/>
          </w:tcPr>
          <w:p w14:paraId="49D126E0" w14:textId="00D26990" w:rsidR="00E80050" w:rsidRPr="005F0658" w:rsidRDefault="00D7244C" w:rsidP="00174B22">
            <w:pPr>
              <w:pStyle w:val="NoSpacing"/>
              <w:rPr>
                <w:sz w:val="24"/>
                <w:szCs w:val="24"/>
              </w:rPr>
            </w:pPr>
            <w:r>
              <w:rPr>
                <w:sz w:val="24"/>
                <w:szCs w:val="24"/>
              </w:rPr>
              <w:t>Number of hunts</w:t>
            </w:r>
          </w:p>
        </w:tc>
        <w:tc>
          <w:tcPr>
            <w:tcW w:w="2801" w:type="dxa"/>
            <w:tcBorders>
              <w:top w:val="single" w:sz="18" w:space="0" w:color="auto"/>
            </w:tcBorders>
            <w:vAlign w:val="center"/>
            <w:hideMark/>
          </w:tcPr>
          <w:p w14:paraId="77CD3EE8" w14:textId="77777777" w:rsidR="00E80050" w:rsidRPr="005F0658" w:rsidRDefault="00E80050" w:rsidP="00174B22">
            <w:pPr>
              <w:pStyle w:val="NoSpacing"/>
              <w:rPr>
                <w:sz w:val="24"/>
                <w:szCs w:val="24"/>
              </w:rPr>
            </w:pPr>
            <w:r w:rsidRPr="005F0658">
              <w:rPr>
                <w:sz w:val="24"/>
                <w:szCs w:val="24"/>
              </w:rPr>
              <w:t>Intercept</w:t>
            </w:r>
          </w:p>
        </w:tc>
        <w:tc>
          <w:tcPr>
            <w:tcW w:w="1134" w:type="dxa"/>
            <w:tcBorders>
              <w:top w:val="single" w:sz="18" w:space="0" w:color="auto"/>
            </w:tcBorders>
            <w:hideMark/>
          </w:tcPr>
          <w:p w14:paraId="17F33AD4" w14:textId="2C146AB4" w:rsidR="00E80050" w:rsidRPr="005F0658" w:rsidRDefault="00463183" w:rsidP="00E80050">
            <w:pPr>
              <w:pStyle w:val="NoSpacing"/>
              <w:jc w:val="right"/>
              <w:rPr>
                <w:sz w:val="24"/>
                <w:szCs w:val="24"/>
              </w:rPr>
            </w:pPr>
            <w:r>
              <w:t>0.646</w:t>
            </w:r>
            <w:r w:rsidR="00BE0098">
              <w:t>4</w:t>
            </w:r>
          </w:p>
        </w:tc>
        <w:tc>
          <w:tcPr>
            <w:tcW w:w="1255" w:type="dxa"/>
            <w:tcBorders>
              <w:top w:val="single" w:sz="18" w:space="0" w:color="auto"/>
            </w:tcBorders>
            <w:hideMark/>
          </w:tcPr>
          <w:p w14:paraId="692483E5" w14:textId="38BF3CA4" w:rsidR="00E80050" w:rsidRPr="005F0658" w:rsidRDefault="0001405A" w:rsidP="005E3E3B">
            <w:pPr>
              <w:pStyle w:val="NoSpacing"/>
              <w:jc w:val="right"/>
              <w:rPr>
                <w:sz w:val="24"/>
                <w:szCs w:val="24"/>
              </w:rPr>
            </w:pPr>
            <w:r>
              <w:t>0.</w:t>
            </w:r>
            <w:r w:rsidR="00FD21C0">
              <w:t>4558</w:t>
            </w:r>
          </w:p>
        </w:tc>
        <w:tc>
          <w:tcPr>
            <w:tcW w:w="1330" w:type="dxa"/>
            <w:tcBorders>
              <w:top w:val="single" w:sz="18" w:space="0" w:color="auto"/>
            </w:tcBorders>
            <w:hideMark/>
          </w:tcPr>
          <w:p w14:paraId="38E4E0D4" w14:textId="08529721" w:rsidR="00E80050" w:rsidRPr="005F0658" w:rsidRDefault="00FD21C0" w:rsidP="005E3E3B">
            <w:pPr>
              <w:pStyle w:val="NoSpacing"/>
              <w:jc w:val="right"/>
              <w:rPr>
                <w:sz w:val="24"/>
                <w:szCs w:val="24"/>
              </w:rPr>
            </w:pPr>
            <w:r>
              <w:t>0.836</w:t>
            </w:r>
            <w:r w:rsidR="00BC1D52">
              <w:t>9</w:t>
            </w:r>
          </w:p>
        </w:tc>
        <w:tc>
          <w:tcPr>
            <w:tcW w:w="1701" w:type="dxa"/>
            <w:tcBorders>
              <w:top w:val="single" w:sz="18" w:space="0" w:color="auto"/>
            </w:tcBorders>
            <w:vAlign w:val="center"/>
            <w:hideMark/>
          </w:tcPr>
          <w:p w14:paraId="3F91E96D" w14:textId="6D3A4153" w:rsidR="00E80050" w:rsidRPr="005F0658" w:rsidRDefault="00E80050" w:rsidP="00A54D18">
            <w:pPr>
              <w:pStyle w:val="NoSpacing"/>
              <w:jc w:val="right"/>
              <w:rPr>
                <w:sz w:val="24"/>
                <w:szCs w:val="24"/>
              </w:rPr>
            </w:pPr>
            <w:r w:rsidRPr="005F0658">
              <w:rPr>
                <w:sz w:val="24"/>
                <w:szCs w:val="24"/>
              </w:rPr>
              <w:t>— (</w:t>
            </w:r>
            <w:r w:rsidR="00F87F8D">
              <w:rPr>
                <w:sz w:val="24"/>
                <w:szCs w:val="24"/>
              </w:rPr>
              <w:t>3</w:t>
            </w:r>
            <w:r w:rsidRPr="005F0658">
              <w:rPr>
                <w:sz w:val="24"/>
                <w:szCs w:val="24"/>
              </w:rPr>
              <w:t>)</w:t>
            </w:r>
          </w:p>
        </w:tc>
      </w:tr>
      <w:tr w:rsidR="00B0463F" w:rsidRPr="005F0658" w14:paraId="7F3F19F9" w14:textId="77777777" w:rsidTr="00F45CBF">
        <w:trPr>
          <w:trHeight w:val="324"/>
        </w:trPr>
        <w:tc>
          <w:tcPr>
            <w:tcW w:w="1169" w:type="dxa"/>
            <w:vMerge/>
            <w:vAlign w:val="center"/>
            <w:hideMark/>
          </w:tcPr>
          <w:p w14:paraId="42580918" w14:textId="77777777" w:rsidR="00B0463F" w:rsidRPr="005F0658" w:rsidRDefault="00B0463F" w:rsidP="00174B22">
            <w:pPr>
              <w:pStyle w:val="NoSpacing"/>
              <w:rPr>
                <w:sz w:val="24"/>
                <w:szCs w:val="24"/>
              </w:rPr>
            </w:pPr>
          </w:p>
        </w:tc>
        <w:tc>
          <w:tcPr>
            <w:tcW w:w="2801" w:type="dxa"/>
            <w:vAlign w:val="center"/>
            <w:hideMark/>
          </w:tcPr>
          <w:p w14:paraId="4661B3E3" w14:textId="5810D8CC" w:rsidR="00B0463F" w:rsidRPr="005F0658" w:rsidRDefault="00CC3EFE" w:rsidP="00174B22">
            <w:pPr>
              <w:pStyle w:val="NoSpacing"/>
              <w:rPr>
                <w:sz w:val="24"/>
                <w:szCs w:val="24"/>
              </w:rPr>
            </w:pPr>
            <w:r>
              <w:rPr>
                <w:sz w:val="24"/>
                <w:szCs w:val="24"/>
              </w:rPr>
              <w:t>Moonlight</w:t>
            </w:r>
            <w:r w:rsidR="008C6C18">
              <w:rPr>
                <w:sz w:val="24"/>
                <w:szCs w:val="24"/>
              </w:rPr>
              <w:t xml:space="preserve"> (moonlit hours)</w:t>
            </w:r>
          </w:p>
        </w:tc>
        <w:tc>
          <w:tcPr>
            <w:tcW w:w="1134" w:type="dxa"/>
            <w:hideMark/>
          </w:tcPr>
          <w:p w14:paraId="2D3EE0F6" w14:textId="4B396C98" w:rsidR="00B0463F" w:rsidRPr="005F0658" w:rsidRDefault="008C6C18" w:rsidP="005E3E3B">
            <w:pPr>
              <w:pStyle w:val="NoSpacing"/>
              <w:jc w:val="right"/>
              <w:rPr>
                <w:sz w:val="24"/>
                <w:szCs w:val="24"/>
              </w:rPr>
            </w:pPr>
            <w:r>
              <w:t>0.008</w:t>
            </w:r>
            <w:r w:rsidR="0044726F">
              <w:t>4</w:t>
            </w:r>
          </w:p>
        </w:tc>
        <w:tc>
          <w:tcPr>
            <w:tcW w:w="1255" w:type="dxa"/>
            <w:hideMark/>
          </w:tcPr>
          <w:p w14:paraId="6048FA82" w14:textId="75FC92C2" w:rsidR="00B0463F" w:rsidRPr="005F0658" w:rsidRDefault="00BC1D52" w:rsidP="005E3E3B">
            <w:pPr>
              <w:pStyle w:val="NoSpacing"/>
              <w:jc w:val="right"/>
              <w:rPr>
                <w:sz w:val="24"/>
                <w:szCs w:val="24"/>
              </w:rPr>
            </w:pPr>
            <w:r>
              <w:t>0.001</w:t>
            </w:r>
            <w:r w:rsidR="005679FF">
              <w:t>3</w:t>
            </w:r>
          </w:p>
        </w:tc>
        <w:tc>
          <w:tcPr>
            <w:tcW w:w="1330" w:type="dxa"/>
            <w:hideMark/>
          </w:tcPr>
          <w:p w14:paraId="6ABF2F75" w14:textId="21C112F3" w:rsidR="00B0463F" w:rsidRPr="005F0658" w:rsidRDefault="005679FF" w:rsidP="005E3E3B">
            <w:pPr>
              <w:pStyle w:val="NoSpacing"/>
              <w:jc w:val="right"/>
              <w:rPr>
                <w:sz w:val="24"/>
                <w:szCs w:val="24"/>
              </w:rPr>
            </w:pPr>
            <w:r>
              <w:t>0.0155</w:t>
            </w:r>
          </w:p>
        </w:tc>
        <w:tc>
          <w:tcPr>
            <w:tcW w:w="1701" w:type="dxa"/>
            <w:vAlign w:val="center"/>
            <w:hideMark/>
          </w:tcPr>
          <w:p w14:paraId="438C7A5D" w14:textId="079DE22F" w:rsidR="00B0463F" w:rsidRPr="005F0658" w:rsidRDefault="00B0463F" w:rsidP="00A54D18">
            <w:pPr>
              <w:pStyle w:val="NoSpacing"/>
              <w:jc w:val="right"/>
              <w:rPr>
                <w:sz w:val="24"/>
                <w:szCs w:val="24"/>
              </w:rPr>
            </w:pPr>
            <w:r w:rsidRPr="005F0658">
              <w:rPr>
                <w:sz w:val="24"/>
                <w:szCs w:val="24"/>
              </w:rPr>
              <w:t>1.00 (</w:t>
            </w:r>
            <w:r w:rsidR="00B55DB8">
              <w:rPr>
                <w:sz w:val="24"/>
                <w:szCs w:val="24"/>
              </w:rPr>
              <w:t>3</w:t>
            </w:r>
            <w:r w:rsidRPr="005F0658">
              <w:rPr>
                <w:sz w:val="24"/>
                <w:szCs w:val="24"/>
              </w:rPr>
              <w:t>)</w:t>
            </w:r>
          </w:p>
        </w:tc>
      </w:tr>
      <w:tr w:rsidR="00B0463F" w:rsidRPr="005F0658" w14:paraId="404AF539" w14:textId="77777777" w:rsidTr="00F45CBF">
        <w:trPr>
          <w:trHeight w:val="324"/>
        </w:trPr>
        <w:tc>
          <w:tcPr>
            <w:tcW w:w="1169" w:type="dxa"/>
            <w:vMerge/>
            <w:vAlign w:val="center"/>
            <w:hideMark/>
          </w:tcPr>
          <w:p w14:paraId="32D45DA5" w14:textId="77777777" w:rsidR="00B0463F" w:rsidRPr="005F0658" w:rsidRDefault="00B0463F" w:rsidP="00174B22">
            <w:pPr>
              <w:pStyle w:val="NoSpacing"/>
              <w:rPr>
                <w:sz w:val="24"/>
                <w:szCs w:val="24"/>
              </w:rPr>
            </w:pPr>
          </w:p>
        </w:tc>
        <w:tc>
          <w:tcPr>
            <w:tcW w:w="2801" w:type="dxa"/>
            <w:vAlign w:val="center"/>
          </w:tcPr>
          <w:p w14:paraId="181943E8" w14:textId="582E1A13" w:rsidR="00B0463F" w:rsidRPr="005F0658" w:rsidRDefault="00424CB3" w:rsidP="00174B22">
            <w:pPr>
              <w:pStyle w:val="NoSpacing"/>
              <w:rPr>
                <w:sz w:val="24"/>
                <w:szCs w:val="24"/>
              </w:rPr>
            </w:pPr>
            <w:r>
              <w:rPr>
                <w:sz w:val="24"/>
                <w:szCs w:val="24"/>
              </w:rPr>
              <w:t>Denning</w:t>
            </w:r>
          </w:p>
        </w:tc>
        <w:tc>
          <w:tcPr>
            <w:tcW w:w="1134" w:type="dxa"/>
          </w:tcPr>
          <w:p w14:paraId="1C4EE144" w14:textId="6768EAEE" w:rsidR="00B0463F" w:rsidRPr="005F0658" w:rsidRDefault="00BE0098" w:rsidP="005E3E3B">
            <w:pPr>
              <w:pStyle w:val="NoSpacing"/>
              <w:jc w:val="right"/>
              <w:rPr>
                <w:sz w:val="24"/>
                <w:szCs w:val="24"/>
              </w:rPr>
            </w:pPr>
            <w:r>
              <w:t>-0.00</w:t>
            </w:r>
            <w:r w:rsidR="0044726F">
              <w:t>45</w:t>
            </w:r>
          </w:p>
        </w:tc>
        <w:tc>
          <w:tcPr>
            <w:tcW w:w="1255" w:type="dxa"/>
          </w:tcPr>
          <w:p w14:paraId="1924BA35" w14:textId="64F1AF8C" w:rsidR="00B0463F" w:rsidRPr="005F0658" w:rsidRDefault="00D959AF" w:rsidP="005E3E3B">
            <w:pPr>
              <w:pStyle w:val="NoSpacing"/>
              <w:jc w:val="right"/>
              <w:rPr>
                <w:sz w:val="24"/>
                <w:szCs w:val="24"/>
              </w:rPr>
            </w:pPr>
            <w:r>
              <w:t>-0.1276</w:t>
            </w:r>
          </w:p>
        </w:tc>
        <w:tc>
          <w:tcPr>
            <w:tcW w:w="1330" w:type="dxa"/>
          </w:tcPr>
          <w:p w14:paraId="31084830" w14:textId="43F5CB3B" w:rsidR="00B0463F" w:rsidRPr="005F0658" w:rsidRDefault="00BF55B3" w:rsidP="005E3E3B">
            <w:pPr>
              <w:pStyle w:val="NoSpacing"/>
              <w:jc w:val="right"/>
              <w:rPr>
                <w:sz w:val="24"/>
                <w:szCs w:val="24"/>
              </w:rPr>
            </w:pPr>
            <w:r>
              <w:t>0.0868</w:t>
            </w:r>
          </w:p>
        </w:tc>
        <w:tc>
          <w:tcPr>
            <w:tcW w:w="1701" w:type="dxa"/>
            <w:vAlign w:val="center"/>
          </w:tcPr>
          <w:p w14:paraId="25C63779" w14:textId="086689FE" w:rsidR="00B0463F" w:rsidRPr="005F0658" w:rsidRDefault="003B2637" w:rsidP="00A54D18">
            <w:pPr>
              <w:pStyle w:val="NoSpacing"/>
              <w:jc w:val="right"/>
              <w:rPr>
                <w:sz w:val="24"/>
                <w:szCs w:val="24"/>
              </w:rPr>
            </w:pPr>
            <w:r>
              <w:rPr>
                <w:sz w:val="24"/>
                <w:szCs w:val="24"/>
              </w:rPr>
              <w:t>0.22</w:t>
            </w:r>
            <w:r w:rsidR="00B0463F" w:rsidRPr="005F0658">
              <w:rPr>
                <w:sz w:val="24"/>
                <w:szCs w:val="24"/>
              </w:rPr>
              <w:t xml:space="preserve"> (</w:t>
            </w:r>
            <w:r w:rsidR="00B55DB8">
              <w:rPr>
                <w:sz w:val="24"/>
                <w:szCs w:val="24"/>
              </w:rPr>
              <w:t>1</w:t>
            </w:r>
            <w:r w:rsidR="00B0463F" w:rsidRPr="005F0658">
              <w:rPr>
                <w:sz w:val="24"/>
                <w:szCs w:val="24"/>
              </w:rPr>
              <w:t>)</w:t>
            </w:r>
          </w:p>
        </w:tc>
      </w:tr>
      <w:tr w:rsidR="00E80050" w:rsidRPr="005F0658" w14:paraId="2BF630C2" w14:textId="77777777" w:rsidTr="00F45CBF">
        <w:trPr>
          <w:trHeight w:val="324"/>
        </w:trPr>
        <w:tc>
          <w:tcPr>
            <w:tcW w:w="1169" w:type="dxa"/>
            <w:vMerge/>
            <w:vAlign w:val="center"/>
          </w:tcPr>
          <w:p w14:paraId="16AE6480" w14:textId="77777777" w:rsidR="00E80050" w:rsidRPr="005F0658" w:rsidRDefault="00E80050" w:rsidP="00174B22">
            <w:pPr>
              <w:pStyle w:val="NoSpacing"/>
              <w:rPr>
                <w:sz w:val="24"/>
                <w:szCs w:val="24"/>
              </w:rPr>
            </w:pPr>
          </w:p>
        </w:tc>
        <w:tc>
          <w:tcPr>
            <w:tcW w:w="2801" w:type="dxa"/>
            <w:vAlign w:val="center"/>
          </w:tcPr>
          <w:p w14:paraId="3B523F58" w14:textId="40E04780" w:rsidR="00E80050" w:rsidRPr="005F0658" w:rsidRDefault="00E80050" w:rsidP="00174B22">
            <w:pPr>
              <w:pStyle w:val="NoSpacing"/>
              <w:rPr>
                <w:sz w:val="24"/>
                <w:szCs w:val="24"/>
              </w:rPr>
            </w:pPr>
            <w:r w:rsidRPr="005F0658">
              <w:rPr>
                <w:sz w:val="24"/>
                <w:szCs w:val="24"/>
              </w:rPr>
              <w:t>Temperature (°C)</w:t>
            </w:r>
          </w:p>
        </w:tc>
        <w:tc>
          <w:tcPr>
            <w:tcW w:w="1134" w:type="dxa"/>
          </w:tcPr>
          <w:p w14:paraId="5D54D953" w14:textId="250AD830" w:rsidR="00E80050" w:rsidRPr="005F0658" w:rsidRDefault="00BE0098" w:rsidP="005E3E3B">
            <w:pPr>
              <w:pStyle w:val="NoSpacing"/>
              <w:jc w:val="right"/>
              <w:rPr>
                <w:sz w:val="24"/>
                <w:szCs w:val="24"/>
              </w:rPr>
            </w:pPr>
            <w:r>
              <w:t>0.0004</w:t>
            </w:r>
          </w:p>
        </w:tc>
        <w:tc>
          <w:tcPr>
            <w:tcW w:w="1255" w:type="dxa"/>
          </w:tcPr>
          <w:p w14:paraId="1B223480" w14:textId="4A9242A4" w:rsidR="00E80050" w:rsidRPr="005F0658" w:rsidRDefault="00754EFF" w:rsidP="00B0463F">
            <w:pPr>
              <w:pStyle w:val="NoSpacing"/>
              <w:jc w:val="right"/>
              <w:rPr>
                <w:sz w:val="24"/>
                <w:szCs w:val="24"/>
              </w:rPr>
            </w:pPr>
            <w:r>
              <w:t>-0.0030</w:t>
            </w:r>
          </w:p>
        </w:tc>
        <w:tc>
          <w:tcPr>
            <w:tcW w:w="1330" w:type="dxa"/>
          </w:tcPr>
          <w:p w14:paraId="0A44C2D5" w14:textId="5D6E49E3" w:rsidR="00E80050" w:rsidRPr="005F0658" w:rsidRDefault="003B2637" w:rsidP="00B0463F">
            <w:pPr>
              <w:pStyle w:val="NoSpacing"/>
              <w:jc w:val="right"/>
              <w:rPr>
                <w:sz w:val="24"/>
                <w:szCs w:val="24"/>
              </w:rPr>
            </w:pPr>
            <w:r>
              <w:t>0.0038</w:t>
            </w:r>
          </w:p>
        </w:tc>
        <w:tc>
          <w:tcPr>
            <w:tcW w:w="1701" w:type="dxa"/>
            <w:vAlign w:val="center"/>
          </w:tcPr>
          <w:p w14:paraId="0AF31EED" w14:textId="7E22722C" w:rsidR="00E80050" w:rsidRPr="005F0658" w:rsidRDefault="003B2637" w:rsidP="00A54D18">
            <w:pPr>
              <w:pStyle w:val="NoSpacing"/>
              <w:jc w:val="right"/>
              <w:rPr>
                <w:sz w:val="24"/>
                <w:szCs w:val="24"/>
              </w:rPr>
            </w:pPr>
            <w:r>
              <w:rPr>
                <w:sz w:val="24"/>
                <w:szCs w:val="24"/>
              </w:rPr>
              <w:t>0.21</w:t>
            </w:r>
            <w:r w:rsidR="00E80050" w:rsidRPr="005F0658">
              <w:rPr>
                <w:sz w:val="24"/>
                <w:szCs w:val="24"/>
              </w:rPr>
              <w:t xml:space="preserve"> (</w:t>
            </w:r>
            <w:r w:rsidR="00A54D18">
              <w:rPr>
                <w:sz w:val="24"/>
                <w:szCs w:val="24"/>
              </w:rPr>
              <w:t>1</w:t>
            </w:r>
            <w:r w:rsidR="00E80050" w:rsidRPr="005F0658">
              <w:rPr>
                <w:sz w:val="24"/>
                <w:szCs w:val="24"/>
              </w:rPr>
              <w:t>)</w:t>
            </w:r>
          </w:p>
        </w:tc>
      </w:tr>
      <w:tr w:rsidR="000A16AF" w:rsidRPr="005F0658" w14:paraId="0755F4EC" w14:textId="77777777" w:rsidTr="00F45CBF">
        <w:trPr>
          <w:trHeight w:val="324"/>
        </w:trPr>
        <w:tc>
          <w:tcPr>
            <w:tcW w:w="1169" w:type="dxa"/>
            <w:vMerge w:val="restart"/>
            <w:tcBorders>
              <w:top w:val="single" w:sz="4" w:space="0" w:color="auto"/>
              <w:bottom w:val="nil"/>
            </w:tcBorders>
            <w:vAlign w:val="center"/>
          </w:tcPr>
          <w:p w14:paraId="6D782F74" w14:textId="176F79DB" w:rsidR="000A16AF" w:rsidRPr="005F0658" w:rsidRDefault="00D7244C" w:rsidP="00174B22">
            <w:pPr>
              <w:pStyle w:val="NoSpacing"/>
              <w:rPr>
                <w:sz w:val="24"/>
                <w:szCs w:val="24"/>
              </w:rPr>
            </w:pPr>
            <w:r>
              <w:rPr>
                <w:sz w:val="24"/>
                <w:szCs w:val="24"/>
              </w:rPr>
              <w:t>Duration of hunts</w:t>
            </w:r>
            <w:r w:rsidR="000A16AF" w:rsidRPr="005F0658">
              <w:rPr>
                <w:sz w:val="24"/>
                <w:szCs w:val="24"/>
              </w:rPr>
              <w:t xml:space="preserve"> (minutes)</w:t>
            </w:r>
          </w:p>
        </w:tc>
        <w:tc>
          <w:tcPr>
            <w:tcW w:w="2801" w:type="dxa"/>
            <w:tcBorders>
              <w:top w:val="single" w:sz="4" w:space="0" w:color="auto"/>
              <w:bottom w:val="nil"/>
            </w:tcBorders>
            <w:vAlign w:val="center"/>
          </w:tcPr>
          <w:p w14:paraId="36C170C6" w14:textId="77777777" w:rsidR="000A16AF" w:rsidRPr="005F0658" w:rsidRDefault="000A16AF" w:rsidP="00174B22">
            <w:pPr>
              <w:pStyle w:val="NoSpacing"/>
              <w:rPr>
                <w:b/>
                <w:sz w:val="24"/>
                <w:szCs w:val="24"/>
              </w:rPr>
            </w:pPr>
            <w:r w:rsidRPr="005F0658">
              <w:rPr>
                <w:sz w:val="24"/>
                <w:szCs w:val="24"/>
              </w:rPr>
              <w:t>Intercept</w:t>
            </w:r>
          </w:p>
        </w:tc>
        <w:tc>
          <w:tcPr>
            <w:tcW w:w="1134" w:type="dxa"/>
            <w:tcBorders>
              <w:top w:val="single" w:sz="4" w:space="0" w:color="auto"/>
              <w:bottom w:val="nil"/>
            </w:tcBorders>
          </w:tcPr>
          <w:p w14:paraId="36102AAE" w14:textId="6E5CCFCE" w:rsidR="000A16AF" w:rsidRPr="005F0658" w:rsidRDefault="00CA64B3" w:rsidP="005E3E3B">
            <w:pPr>
              <w:pStyle w:val="NoSpacing"/>
              <w:jc w:val="right"/>
              <w:rPr>
                <w:b/>
                <w:sz w:val="24"/>
                <w:szCs w:val="24"/>
              </w:rPr>
            </w:pPr>
            <w:r>
              <w:t>321.</w:t>
            </w:r>
            <w:r w:rsidR="00C977F7">
              <w:t>7457</w:t>
            </w:r>
          </w:p>
        </w:tc>
        <w:tc>
          <w:tcPr>
            <w:tcW w:w="1255" w:type="dxa"/>
            <w:tcBorders>
              <w:top w:val="single" w:sz="4" w:space="0" w:color="auto"/>
              <w:bottom w:val="nil"/>
            </w:tcBorders>
          </w:tcPr>
          <w:p w14:paraId="25422B61" w14:textId="0C9731E9" w:rsidR="000A16AF" w:rsidRPr="005F0658" w:rsidRDefault="001230FB" w:rsidP="005E3E3B">
            <w:pPr>
              <w:pStyle w:val="NoSpacing"/>
              <w:jc w:val="right"/>
              <w:rPr>
                <w:b/>
                <w:sz w:val="24"/>
                <w:szCs w:val="24"/>
              </w:rPr>
            </w:pPr>
            <w:r w:rsidRPr="001230FB">
              <w:t>254.2567</w:t>
            </w:r>
          </w:p>
        </w:tc>
        <w:tc>
          <w:tcPr>
            <w:tcW w:w="1330" w:type="dxa"/>
            <w:tcBorders>
              <w:top w:val="single" w:sz="4" w:space="0" w:color="auto"/>
              <w:bottom w:val="nil"/>
            </w:tcBorders>
          </w:tcPr>
          <w:p w14:paraId="7686FDBA" w14:textId="45435C25" w:rsidR="000A16AF" w:rsidRPr="005F0658" w:rsidRDefault="00F87F8D" w:rsidP="005E3E3B">
            <w:pPr>
              <w:pStyle w:val="NoSpacing"/>
              <w:jc w:val="right"/>
              <w:rPr>
                <w:b/>
                <w:sz w:val="24"/>
                <w:szCs w:val="24"/>
              </w:rPr>
            </w:pPr>
            <w:r w:rsidRPr="00F87F8D">
              <w:t>389.2346</w:t>
            </w:r>
          </w:p>
        </w:tc>
        <w:tc>
          <w:tcPr>
            <w:tcW w:w="1701" w:type="dxa"/>
            <w:tcBorders>
              <w:top w:val="single" w:sz="4" w:space="0" w:color="auto"/>
              <w:bottom w:val="nil"/>
            </w:tcBorders>
            <w:vAlign w:val="center"/>
          </w:tcPr>
          <w:p w14:paraId="33C0D270" w14:textId="7C4DBDD7" w:rsidR="000A16AF" w:rsidRPr="005F0658" w:rsidRDefault="000A16AF" w:rsidP="000A16AF">
            <w:pPr>
              <w:pStyle w:val="NoSpacing"/>
              <w:jc w:val="right"/>
              <w:rPr>
                <w:b/>
                <w:sz w:val="24"/>
                <w:szCs w:val="24"/>
              </w:rPr>
            </w:pPr>
            <w:r w:rsidRPr="005F0658">
              <w:rPr>
                <w:sz w:val="24"/>
                <w:szCs w:val="24"/>
              </w:rPr>
              <w:t>— (</w:t>
            </w:r>
            <w:r w:rsidR="00F87F8D">
              <w:rPr>
                <w:sz w:val="24"/>
                <w:szCs w:val="24"/>
              </w:rPr>
              <w:t>3</w:t>
            </w:r>
            <w:r w:rsidRPr="005F0658">
              <w:rPr>
                <w:sz w:val="24"/>
                <w:szCs w:val="24"/>
              </w:rPr>
              <w:t>)</w:t>
            </w:r>
          </w:p>
        </w:tc>
      </w:tr>
      <w:tr w:rsidR="000A16AF" w:rsidRPr="005F0658" w14:paraId="3155E4F2" w14:textId="77777777" w:rsidTr="00F45CBF">
        <w:trPr>
          <w:trHeight w:val="324"/>
        </w:trPr>
        <w:tc>
          <w:tcPr>
            <w:tcW w:w="1169" w:type="dxa"/>
            <w:vMerge/>
            <w:tcBorders>
              <w:top w:val="nil"/>
            </w:tcBorders>
            <w:vAlign w:val="center"/>
          </w:tcPr>
          <w:p w14:paraId="07A1BA3C" w14:textId="77777777" w:rsidR="000A16AF" w:rsidRPr="005F0658" w:rsidRDefault="000A16AF" w:rsidP="00174B22">
            <w:pPr>
              <w:pStyle w:val="NoSpacing"/>
              <w:rPr>
                <w:sz w:val="24"/>
                <w:szCs w:val="24"/>
              </w:rPr>
            </w:pPr>
          </w:p>
        </w:tc>
        <w:tc>
          <w:tcPr>
            <w:tcW w:w="2801" w:type="dxa"/>
            <w:tcBorders>
              <w:top w:val="nil"/>
            </w:tcBorders>
            <w:vAlign w:val="center"/>
          </w:tcPr>
          <w:p w14:paraId="6272419F" w14:textId="77777777" w:rsidR="000A16AF" w:rsidRPr="005F0658" w:rsidRDefault="000A16AF" w:rsidP="00174B22">
            <w:pPr>
              <w:pStyle w:val="NoSpacing"/>
              <w:rPr>
                <w:sz w:val="24"/>
                <w:szCs w:val="24"/>
              </w:rPr>
            </w:pPr>
            <w:r w:rsidRPr="005F0658">
              <w:rPr>
                <w:sz w:val="24"/>
                <w:szCs w:val="24"/>
              </w:rPr>
              <w:t>Temperature (°C)</w:t>
            </w:r>
          </w:p>
        </w:tc>
        <w:tc>
          <w:tcPr>
            <w:tcW w:w="1134" w:type="dxa"/>
            <w:tcBorders>
              <w:top w:val="nil"/>
            </w:tcBorders>
          </w:tcPr>
          <w:p w14:paraId="544C68F2" w14:textId="7C339372" w:rsidR="000A16AF" w:rsidRPr="005F0658" w:rsidRDefault="00C977F7" w:rsidP="005E3E3B">
            <w:pPr>
              <w:pStyle w:val="NoSpacing"/>
              <w:jc w:val="right"/>
              <w:rPr>
                <w:sz w:val="24"/>
                <w:szCs w:val="24"/>
              </w:rPr>
            </w:pPr>
            <w:r>
              <w:t>-0.2510</w:t>
            </w:r>
          </w:p>
        </w:tc>
        <w:tc>
          <w:tcPr>
            <w:tcW w:w="1255" w:type="dxa"/>
            <w:tcBorders>
              <w:top w:val="nil"/>
            </w:tcBorders>
          </w:tcPr>
          <w:p w14:paraId="1262F33E" w14:textId="40FE3872" w:rsidR="000A16AF" w:rsidRPr="005F0658" w:rsidRDefault="00B676CA" w:rsidP="005E3E3B">
            <w:pPr>
              <w:pStyle w:val="NoSpacing"/>
              <w:jc w:val="right"/>
              <w:rPr>
                <w:sz w:val="24"/>
                <w:szCs w:val="24"/>
              </w:rPr>
            </w:pPr>
            <w:r w:rsidRPr="00B676CA">
              <w:t>-3.073</w:t>
            </w:r>
            <w:r>
              <w:t>9</w:t>
            </w:r>
          </w:p>
        </w:tc>
        <w:tc>
          <w:tcPr>
            <w:tcW w:w="1330" w:type="dxa"/>
            <w:tcBorders>
              <w:top w:val="nil"/>
            </w:tcBorders>
          </w:tcPr>
          <w:p w14:paraId="791A5781" w14:textId="527ACC60" w:rsidR="000A16AF" w:rsidRPr="005F0658" w:rsidRDefault="000E7AE8" w:rsidP="005E3E3B">
            <w:pPr>
              <w:pStyle w:val="NoSpacing"/>
              <w:jc w:val="right"/>
              <w:rPr>
                <w:sz w:val="24"/>
                <w:szCs w:val="24"/>
              </w:rPr>
            </w:pPr>
            <w:r w:rsidRPr="000E7AE8">
              <w:t>2.571</w:t>
            </w:r>
            <w:r>
              <w:t>9</w:t>
            </w:r>
          </w:p>
        </w:tc>
        <w:tc>
          <w:tcPr>
            <w:tcW w:w="1701" w:type="dxa"/>
            <w:tcBorders>
              <w:top w:val="nil"/>
            </w:tcBorders>
            <w:vAlign w:val="center"/>
          </w:tcPr>
          <w:p w14:paraId="029BE2BC" w14:textId="1B2D7EB1"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56AE384D" w14:textId="77777777" w:rsidTr="00F45CBF">
        <w:trPr>
          <w:trHeight w:val="324"/>
        </w:trPr>
        <w:tc>
          <w:tcPr>
            <w:tcW w:w="1169" w:type="dxa"/>
            <w:vMerge/>
            <w:vAlign w:val="center"/>
          </w:tcPr>
          <w:p w14:paraId="473CD68E" w14:textId="77777777" w:rsidR="000A16AF" w:rsidRPr="005F0658" w:rsidRDefault="000A16AF" w:rsidP="00174B22">
            <w:pPr>
              <w:pStyle w:val="NoSpacing"/>
              <w:rPr>
                <w:sz w:val="24"/>
                <w:szCs w:val="24"/>
              </w:rPr>
            </w:pPr>
          </w:p>
        </w:tc>
        <w:tc>
          <w:tcPr>
            <w:tcW w:w="2801" w:type="dxa"/>
            <w:vAlign w:val="center"/>
          </w:tcPr>
          <w:p w14:paraId="03FFF0BD" w14:textId="77777777" w:rsidR="000A16AF" w:rsidRPr="005F0658" w:rsidRDefault="000A16AF" w:rsidP="00174B22">
            <w:pPr>
              <w:pStyle w:val="NoSpacing"/>
              <w:rPr>
                <w:sz w:val="24"/>
                <w:szCs w:val="24"/>
              </w:rPr>
            </w:pPr>
            <w:r w:rsidRPr="005F0658">
              <w:rPr>
                <w:sz w:val="24"/>
                <w:szCs w:val="24"/>
              </w:rPr>
              <w:t xml:space="preserve">Moonlight </w:t>
            </w:r>
          </w:p>
        </w:tc>
        <w:tc>
          <w:tcPr>
            <w:tcW w:w="1134" w:type="dxa"/>
          </w:tcPr>
          <w:p w14:paraId="0CC32C66" w14:textId="446D8290" w:rsidR="000A16AF" w:rsidRPr="005F0658" w:rsidRDefault="00C977F7" w:rsidP="005E3E3B">
            <w:pPr>
              <w:pStyle w:val="NoSpacing"/>
              <w:jc w:val="right"/>
              <w:rPr>
                <w:sz w:val="24"/>
                <w:szCs w:val="24"/>
              </w:rPr>
            </w:pPr>
            <w:r>
              <w:t>1.3351</w:t>
            </w:r>
          </w:p>
        </w:tc>
        <w:tc>
          <w:tcPr>
            <w:tcW w:w="1255" w:type="dxa"/>
          </w:tcPr>
          <w:p w14:paraId="368AFF33" w14:textId="7CFFF2D3" w:rsidR="000A16AF" w:rsidRPr="005F0658" w:rsidRDefault="004E45BB" w:rsidP="005E3E3B">
            <w:pPr>
              <w:pStyle w:val="NoSpacing"/>
              <w:jc w:val="right"/>
              <w:rPr>
                <w:sz w:val="24"/>
                <w:szCs w:val="24"/>
              </w:rPr>
            </w:pPr>
            <w:r w:rsidRPr="004E45BB">
              <w:t>0.01</w:t>
            </w:r>
            <w:r>
              <w:t>90</w:t>
            </w:r>
          </w:p>
        </w:tc>
        <w:tc>
          <w:tcPr>
            <w:tcW w:w="1330" w:type="dxa"/>
          </w:tcPr>
          <w:p w14:paraId="0D6D1F92" w14:textId="0A17E9F8" w:rsidR="000A16AF" w:rsidRPr="005F0658" w:rsidRDefault="00EA77D4" w:rsidP="005E3E3B">
            <w:pPr>
              <w:pStyle w:val="NoSpacing"/>
              <w:jc w:val="right"/>
              <w:rPr>
                <w:sz w:val="24"/>
                <w:szCs w:val="24"/>
              </w:rPr>
            </w:pPr>
            <w:r w:rsidRPr="00EA77D4">
              <w:t>2.651</w:t>
            </w:r>
            <w:r>
              <w:t>2</w:t>
            </w:r>
          </w:p>
        </w:tc>
        <w:tc>
          <w:tcPr>
            <w:tcW w:w="1701" w:type="dxa"/>
            <w:vAlign w:val="center"/>
          </w:tcPr>
          <w:p w14:paraId="2E60E7ED" w14:textId="38F1CEBA"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15C71B89" w14:textId="77777777" w:rsidTr="00F45CBF">
        <w:trPr>
          <w:trHeight w:val="324"/>
        </w:trPr>
        <w:tc>
          <w:tcPr>
            <w:tcW w:w="1169" w:type="dxa"/>
            <w:vMerge/>
            <w:vAlign w:val="center"/>
          </w:tcPr>
          <w:p w14:paraId="74B2CD91" w14:textId="77777777" w:rsidR="000A16AF" w:rsidRPr="005F0658" w:rsidRDefault="000A16AF" w:rsidP="00174B22">
            <w:pPr>
              <w:pStyle w:val="NoSpacing"/>
              <w:rPr>
                <w:sz w:val="24"/>
                <w:szCs w:val="24"/>
              </w:rPr>
            </w:pPr>
          </w:p>
        </w:tc>
        <w:tc>
          <w:tcPr>
            <w:tcW w:w="2801" w:type="dxa"/>
            <w:vAlign w:val="center"/>
          </w:tcPr>
          <w:p w14:paraId="0A852D96" w14:textId="682AB75D" w:rsidR="000A16AF" w:rsidRPr="005F0658" w:rsidRDefault="000A16AF" w:rsidP="00174B22">
            <w:pPr>
              <w:pStyle w:val="NoSpacing"/>
              <w:rPr>
                <w:b/>
                <w:sz w:val="24"/>
                <w:szCs w:val="24"/>
              </w:rPr>
            </w:pPr>
            <w:r w:rsidRPr="005F0658">
              <w:rPr>
                <w:sz w:val="24"/>
                <w:szCs w:val="24"/>
              </w:rPr>
              <w:t>Denning (Yes)</w:t>
            </w:r>
          </w:p>
        </w:tc>
        <w:tc>
          <w:tcPr>
            <w:tcW w:w="1134" w:type="dxa"/>
          </w:tcPr>
          <w:p w14:paraId="32329B59" w14:textId="350452EA" w:rsidR="000A16AF" w:rsidRPr="005F0658" w:rsidRDefault="00C977F7" w:rsidP="005E3E3B">
            <w:pPr>
              <w:pStyle w:val="NoSpacing"/>
              <w:jc w:val="right"/>
              <w:rPr>
                <w:b/>
                <w:sz w:val="24"/>
                <w:szCs w:val="24"/>
              </w:rPr>
            </w:pPr>
            <w:r>
              <w:t>21.6363</w:t>
            </w:r>
          </w:p>
        </w:tc>
        <w:tc>
          <w:tcPr>
            <w:tcW w:w="1255" w:type="dxa"/>
          </w:tcPr>
          <w:p w14:paraId="5A7E8696" w14:textId="473C3168" w:rsidR="000A16AF" w:rsidRPr="005F0658" w:rsidRDefault="00677C3E" w:rsidP="005E3E3B">
            <w:pPr>
              <w:pStyle w:val="NoSpacing"/>
              <w:jc w:val="right"/>
              <w:rPr>
                <w:b/>
                <w:sz w:val="24"/>
                <w:szCs w:val="24"/>
              </w:rPr>
            </w:pPr>
            <w:r w:rsidRPr="00677C3E">
              <w:t>1.3947</w:t>
            </w:r>
          </w:p>
        </w:tc>
        <w:tc>
          <w:tcPr>
            <w:tcW w:w="1330" w:type="dxa"/>
          </w:tcPr>
          <w:p w14:paraId="42FE1FDA" w14:textId="76B3B3CA" w:rsidR="000A16AF" w:rsidRPr="005F0658" w:rsidRDefault="00E44C2E" w:rsidP="005E3E3B">
            <w:pPr>
              <w:pStyle w:val="NoSpacing"/>
              <w:jc w:val="right"/>
              <w:rPr>
                <w:b/>
                <w:sz w:val="24"/>
                <w:szCs w:val="24"/>
              </w:rPr>
            </w:pPr>
            <w:r w:rsidRPr="00E44C2E">
              <w:t>41.7694</w:t>
            </w:r>
          </w:p>
        </w:tc>
        <w:tc>
          <w:tcPr>
            <w:tcW w:w="1701" w:type="dxa"/>
            <w:vAlign w:val="center"/>
          </w:tcPr>
          <w:p w14:paraId="2A18D599" w14:textId="0AB4EADA" w:rsidR="000A16AF" w:rsidRPr="005F0658" w:rsidRDefault="000A16AF" w:rsidP="005E3E3B">
            <w:pPr>
              <w:pStyle w:val="NoSpacing"/>
              <w:jc w:val="right"/>
              <w:rPr>
                <w:b/>
                <w:sz w:val="24"/>
                <w:szCs w:val="24"/>
              </w:rPr>
            </w:pPr>
            <w:r w:rsidRPr="005F0658">
              <w:rPr>
                <w:sz w:val="24"/>
                <w:szCs w:val="24"/>
              </w:rPr>
              <w:t>1.00 (</w:t>
            </w:r>
            <w:r w:rsidR="000A7FAA">
              <w:rPr>
                <w:sz w:val="24"/>
                <w:szCs w:val="24"/>
              </w:rPr>
              <w:t>3</w:t>
            </w:r>
            <w:r w:rsidRPr="005F0658">
              <w:rPr>
                <w:sz w:val="24"/>
                <w:szCs w:val="24"/>
              </w:rPr>
              <w:t>)</w:t>
            </w:r>
          </w:p>
        </w:tc>
      </w:tr>
      <w:tr w:rsidR="000A16AF" w:rsidRPr="005F0658" w14:paraId="5A39E541" w14:textId="77777777" w:rsidTr="00F45CBF">
        <w:trPr>
          <w:trHeight w:val="324"/>
        </w:trPr>
        <w:tc>
          <w:tcPr>
            <w:tcW w:w="1169" w:type="dxa"/>
            <w:vMerge/>
            <w:vAlign w:val="center"/>
          </w:tcPr>
          <w:p w14:paraId="2A7A6326" w14:textId="77777777" w:rsidR="000A16AF" w:rsidRPr="005F0658" w:rsidRDefault="000A16AF" w:rsidP="00174B22">
            <w:pPr>
              <w:pStyle w:val="NoSpacing"/>
              <w:rPr>
                <w:sz w:val="24"/>
                <w:szCs w:val="24"/>
              </w:rPr>
            </w:pPr>
          </w:p>
        </w:tc>
        <w:tc>
          <w:tcPr>
            <w:tcW w:w="2801" w:type="dxa"/>
          </w:tcPr>
          <w:p w14:paraId="343A8172" w14:textId="1F780A3E" w:rsidR="000A16AF" w:rsidRPr="000A16AF" w:rsidRDefault="000A16AF" w:rsidP="00174B22">
            <w:pPr>
              <w:pStyle w:val="NoSpacing"/>
              <w:rPr>
                <w:sz w:val="24"/>
                <w:szCs w:val="24"/>
              </w:rPr>
            </w:pPr>
            <w:r w:rsidRPr="000A16AF">
              <w:rPr>
                <w:sz w:val="24"/>
                <w:szCs w:val="24"/>
              </w:rPr>
              <w:t>Rainfall</w:t>
            </w:r>
          </w:p>
        </w:tc>
        <w:tc>
          <w:tcPr>
            <w:tcW w:w="1134" w:type="dxa"/>
          </w:tcPr>
          <w:p w14:paraId="4384C7AF" w14:textId="62088F63" w:rsidR="000A16AF" w:rsidRPr="005F0658" w:rsidRDefault="00A57218" w:rsidP="005E3E3B">
            <w:pPr>
              <w:pStyle w:val="NoSpacing"/>
              <w:jc w:val="right"/>
              <w:rPr>
                <w:sz w:val="24"/>
                <w:szCs w:val="24"/>
              </w:rPr>
            </w:pPr>
            <w:r>
              <w:t>-4.238</w:t>
            </w:r>
            <w:r w:rsidR="009678F7">
              <w:t>4</w:t>
            </w:r>
          </w:p>
        </w:tc>
        <w:tc>
          <w:tcPr>
            <w:tcW w:w="1255" w:type="dxa"/>
          </w:tcPr>
          <w:p w14:paraId="57ED532C" w14:textId="55AE132B" w:rsidR="000A16AF" w:rsidRPr="005F0658" w:rsidRDefault="0099783F" w:rsidP="005E3E3B">
            <w:pPr>
              <w:pStyle w:val="NoSpacing"/>
              <w:jc w:val="right"/>
              <w:rPr>
                <w:sz w:val="24"/>
                <w:szCs w:val="24"/>
              </w:rPr>
            </w:pPr>
            <w:r>
              <w:t>-18.</w:t>
            </w:r>
            <w:r w:rsidR="00B921B1">
              <w:t>2746</w:t>
            </w:r>
          </w:p>
        </w:tc>
        <w:tc>
          <w:tcPr>
            <w:tcW w:w="1330" w:type="dxa"/>
          </w:tcPr>
          <w:p w14:paraId="469CAD94" w14:textId="474592E9" w:rsidR="000A16AF" w:rsidRPr="005F0658" w:rsidRDefault="00B921B1" w:rsidP="005E3E3B">
            <w:pPr>
              <w:pStyle w:val="NoSpacing"/>
              <w:jc w:val="right"/>
              <w:rPr>
                <w:sz w:val="24"/>
                <w:szCs w:val="24"/>
              </w:rPr>
            </w:pPr>
            <w:r w:rsidRPr="00B921B1">
              <w:t>9.7977</w:t>
            </w:r>
          </w:p>
        </w:tc>
        <w:tc>
          <w:tcPr>
            <w:tcW w:w="1701" w:type="dxa"/>
            <w:vAlign w:val="center"/>
          </w:tcPr>
          <w:p w14:paraId="03BBE481" w14:textId="07A62E70" w:rsidR="000A16AF" w:rsidRPr="005F0658" w:rsidRDefault="00A54D18" w:rsidP="00A54D18">
            <w:pPr>
              <w:pStyle w:val="NoSpacing"/>
              <w:jc w:val="right"/>
              <w:rPr>
                <w:sz w:val="24"/>
                <w:szCs w:val="24"/>
              </w:rPr>
            </w:pPr>
            <w:r>
              <w:rPr>
                <w:sz w:val="24"/>
                <w:szCs w:val="24"/>
              </w:rPr>
              <w:t>0.3</w:t>
            </w:r>
            <w:r w:rsidR="000A7FAA">
              <w:rPr>
                <w:sz w:val="24"/>
                <w:szCs w:val="24"/>
              </w:rPr>
              <w:t>2</w:t>
            </w:r>
            <w:r w:rsidR="000A16AF">
              <w:rPr>
                <w:sz w:val="24"/>
                <w:szCs w:val="24"/>
              </w:rPr>
              <w:t xml:space="preserve"> (</w:t>
            </w:r>
            <w:r w:rsidR="000A7FAA">
              <w:rPr>
                <w:sz w:val="24"/>
                <w:szCs w:val="24"/>
              </w:rPr>
              <w:t>1</w:t>
            </w:r>
            <w:r w:rsidR="000A16AF">
              <w:rPr>
                <w:sz w:val="24"/>
                <w:szCs w:val="24"/>
              </w:rPr>
              <w:t>)</w:t>
            </w:r>
          </w:p>
        </w:tc>
      </w:tr>
      <w:tr w:rsidR="000A16AF" w:rsidRPr="005F0658" w14:paraId="2C3D633C" w14:textId="77777777" w:rsidTr="00F45CBF">
        <w:trPr>
          <w:trHeight w:val="324"/>
        </w:trPr>
        <w:tc>
          <w:tcPr>
            <w:tcW w:w="1169" w:type="dxa"/>
            <w:vMerge/>
            <w:vAlign w:val="center"/>
          </w:tcPr>
          <w:p w14:paraId="12781F27" w14:textId="77777777" w:rsidR="000A16AF" w:rsidRPr="005F0658" w:rsidRDefault="000A16AF" w:rsidP="00174B22">
            <w:pPr>
              <w:pStyle w:val="NoSpacing"/>
              <w:rPr>
                <w:sz w:val="24"/>
                <w:szCs w:val="24"/>
              </w:rPr>
            </w:pPr>
          </w:p>
        </w:tc>
        <w:tc>
          <w:tcPr>
            <w:tcW w:w="2801" w:type="dxa"/>
          </w:tcPr>
          <w:p w14:paraId="254FE07B" w14:textId="5B2DB07B" w:rsidR="000A16AF" w:rsidRPr="000A16AF" w:rsidRDefault="000A16AF" w:rsidP="00174B22">
            <w:pPr>
              <w:pStyle w:val="NoSpacing"/>
              <w:rPr>
                <w:b/>
                <w:sz w:val="24"/>
                <w:szCs w:val="24"/>
              </w:rPr>
            </w:pPr>
            <w:r w:rsidRPr="000A16AF">
              <w:rPr>
                <w:sz w:val="24"/>
                <w:szCs w:val="24"/>
              </w:rPr>
              <w:t>Rainfall:Temperature</w:t>
            </w:r>
          </w:p>
        </w:tc>
        <w:tc>
          <w:tcPr>
            <w:tcW w:w="1134" w:type="dxa"/>
          </w:tcPr>
          <w:p w14:paraId="046382D6" w14:textId="6194B7F3" w:rsidR="000A16AF" w:rsidRPr="005F0658" w:rsidRDefault="009678F7" w:rsidP="005E3E3B">
            <w:pPr>
              <w:pStyle w:val="NoSpacing"/>
              <w:jc w:val="right"/>
              <w:rPr>
                <w:b/>
                <w:sz w:val="24"/>
                <w:szCs w:val="24"/>
              </w:rPr>
            </w:pPr>
            <w:r>
              <w:t>0.1627</w:t>
            </w:r>
          </w:p>
        </w:tc>
        <w:tc>
          <w:tcPr>
            <w:tcW w:w="1255" w:type="dxa"/>
          </w:tcPr>
          <w:p w14:paraId="789F0F66" w14:textId="55ECAAC2" w:rsidR="000A16AF" w:rsidRPr="005F0658" w:rsidRDefault="00D17CE6" w:rsidP="005E3E3B">
            <w:pPr>
              <w:pStyle w:val="NoSpacing"/>
              <w:jc w:val="right"/>
              <w:rPr>
                <w:b/>
                <w:sz w:val="24"/>
                <w:szCs w:val="24"/>
              </w:rPr>
            </w:pPr>
            <w:r w:rsidRPr="00D17CE6">
              <w:t>-0.3610</w:t>
            </w:r>
          </w:p>
        </w:tc>
        <w:tc>
          <w:tcPr>
            <w:tcW w:w="1330" w:type="dxa"/>
          </w:tcPr>
          <w:p w14:paraId="091EBD16" w14:textId="21250324" w:rsidR="000A16AF" w:rsidRPr="005F0658" w:rsidRDefault="00427C92" w:rsidP="005E3E3B">
            <w:pPr>
              <w:pStyle w:val="NoSpacing"/>
              <w:jc w:val="right"/>
              <w:rPr>
                <w:b/>
                <w:sz w:val="24"/>
                <w:szCs w:val="24"/>
              </w:rPr>
            </w:pPr>
            <w:r w:rsidRPr="00427C92">
              <w:t>0.6863</w:t>
            </w:r>
          </w:p>
        </w:tc>
        <w:tc>
          <w:tcPr>
            <w:tcW w:w="1701" w:type="dxa"/>
            <w:vAlign w:val="center"/>
          </w:tcPr>
          <w:p w14:paraId="7B48A05F" w14:textId="5AF16C4A" w:rsidR="000A16AF" w:rsidRPr="000A16AF" w:rsidRDefault="000A16AF"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A54D18" w:rsidRPr="005F0658" w14:paraId="21190DDD" w14:textId="77777777" w:rsidTr="00ED782A">
        <w:trPr>
          <w:trHeight w:val="324"/>
        </w:trPr>
        <w:tc>
          <w:tcPr>
            <w:tcW w:w="1169" w:type="dxa"/>
            <w:tcBorders>
              <w:bottom w:val="single" w:sz="4" w:space="0" w:color="auto"/>
            </w:tcBorders>
            <w:vAlign w:val="center"/>
          </w:tcPr>
          <w:p w14:paraId="30009232" w14:textId="77777777" w:rsidR="00A54D18" w:rsidRPr="005F0658" w:rsidRDefault="00A54D18" w:rsidP="00174B22">
            <w:pPr>
              <w:pStyle w:val="NoSpacing"/>
              <w:rPr>
                <w:sz w:val="24"/>
                <w:szCs w:val="24"/>
              </w:rPr>
            </w:pPr>
          </w:p>
        </w:tc>
        <w:tc>
          <w:tcPr>
            <w:tcW w:w="2801" w:type="dxa"/>
            <w:tcBorders>
              <w:bottom w:val="single" w:sz="4" w:space="0" w:color="auto"/>
            </w:tcBorders>
          </w:tcPr>
          <w:p w14:paraId="20F562FB" w14:textId="7C26A138" w:rsidR="00A54D18" w:rsidRPr="000A16AF" w:rsidRDefault="00A54D18" w:rsidP="00174B22">
            <w:pPr>
              <w:pStyle w:val="NoSpacing"/>
              <w:rPr>
                <w:sz w:val="24"/>
                <w:szCs w:val="24"/>
              </w:rPr>
            </w:pPr>
            <w:r>
              <w:rPr>
                <w:sz w:val="24"/>
                <w:szCs w:val="24"/>
              </w:rPr>
              <w:t>Denning</w:t>
            </w:r>
            <w:r w:rsidRPr="000A16AF">
              <w:rPr>
                <w:sz w:val="24"/>
                <w:szCs w:val="24"/>
              </w:rPr>
              <w:t>:Temperature</w:t>
            </w:r>
          </w:p>
        </w:tc>
        <w:tc>
          <w:tcPr>
            <w:tcW w:w="1134" w:type="dxa"/>
            <w:tcBorders>
              <w:bottom w:val="single" w:sz="4" w:space="0" w:color="auto"/>
            </w:tcBorders>
          </w:tcPr>
          <w:p w14:paraId="00E2F05C" w14:textId="062E0307" w:rsidR="00A54D18" w:rsidRPr="00C542A2" w:rsidRDefault="009678F7" w:rsidP="005E3E3B">
            <w:pPr>
              <w:pStyle w:val="NoSpacing"/>
              <w:jc w:val="right"/>
            </w:pPr>
            <w:r>
              <w:t>-0.0081</w:t>
            </w:r>
          </w:p>
        </w:tc>
        <w:tc>
          <w:tcPr>
            <w:tcW w:w="1255" w:type="dxa"/>
            <w:tcBorders>
              <w:bottom w:val="single" w:sz="4" w:space="0" w:color="auto"/>
            </w:tcBorders>
          </w:tcPr>
          <w:p w14:paraId="1D2B9D3D" w14:textId="168BE3CC" w:rsidR="00A54D18" w:rsidRPr="00C542A2" w:rsidRDefault="003E2870" w:rsidP="005E3E3B">
            <w:pPr>
              <w:pStyle w:val="NoSpacing"/>
              <w:jc w:val="right"/>
            </w:pPr>
            <w:r w:rsidRPr="003E2870">
              <w:t>-12.0277</w:t>
            </w:r>
          </w:p>
        </w:tc>
        <w:tc>
          <w:tcPr>
            <w:tcW w:w="1330" w:type="dxa"/>
            <w:tcBorders>
              <w:bottom w:val="single" w:sz="4" w:space="0" w:color="auto"/>
            </w:tcBorders>
          </w:tcPr>
          <w:p w14:paraId="2D3C0042" w14:textId="0AB0147A" w:rsidR="00A54D18" w:rsidRPr="00C542A2" w:rsidRDefault="00312518" w:rsidP="005E3E3B">
            <w:pPr>
              <w:pStyle w:val="NoSpacing"/>
              <w:jc w:val="right"/>
            </w:pPr>
            <w:r w:rsidRPr="00312518">
              <w:t>12.011</w:t>
            </w:r>
            <w:r>
              <w:t>6</w:t>
            </w:r>
          </w:p>
        </w:tc>
        <w:tc>
          <w:tcPr>
            <w:tcW w:w="1701" w:type="dxa"/>
            <w:tcBorders>
              <w:bottom w:val="single" w:sz="4" w:space="0" w:color="auto"/>
            </w:tcBorders>
            <w:vAlign w:val="center"/>
          </w:tcPr>
          <w:p w14:paraId="71E2B3CF" w14:textId="37F59031" w:rsidR="00A54D18" w:rsidRDefault="00A54D18"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8D5196" w:rsidRPr="005F0658" w14:paraId="0D0A62E1" w14:textId="77777777" w:rsidTr="00ED782A">
        <w:trPr>
          <w:trHeight w:val="324"/>
        </w:trPr>
        <w:tc>
          <w:tcPr>
            <w:tcW w:w="1169" w:type="dxa"/>
            <w:vMerge w:val="restart"/>
            <w:tcBorders>
              <w:top w:val="single" w:sz="4" w:space="0" w:color="auto"/>
              <w:bottom w:val="nil"/>
            </w:tcBorders>
            <w:vAlign w:val="center"/>
          </w:tcPr>
          <w:p w14:paraId="23437D68" w14:textId="106CBB39" w:rsidR="008D5196" w:rsidRPr="005F0658" w:rsidRDefault="008D5196" w:rsidP="00174B22">
            <w:pPr>
              <w:pStyle w:val="NoSpacing"/>
              <w:rPr>
                <w:sz w:val="24"/>
                <w:szCs w:val="24"/>
              </w:rPr>
            </w:pPr>
            <w:r>
              <w:rPr>
                <w:sz w:val="24"/>
                <w:szCs w:val="24"/>
              </w:rPr>
              <w:t>Intensity of hunts</w:t>
            </w:r>
          </w:p>
        </w:tc>
        <w:tc>
          <w:tcPr>
            <w:tcW w:w="2801" w:type="dxa"/>
            <w:tcBorders>
              <w:top w:val="single" w:sz="4" w:space="0" w:color="auto"/>
              <w:bottom w:val="nil"/>
            </w:tcBorders>
          </w:tcPr>
          <w:p w14:paraId="6F2ECCC7" w14:textId="2333D188" w:rsidR="008D5196" w:rsidRDefault="008D5196" w:rsidP="00174B22">
            <w:pPr>
              <w:pStyle w:val="NoSpacing"/>
              <w:rPr>
                <w:sz w:val="24"/>
                <w:szCs w:val="24"/>
              </w:rPr>
            </w:pPr>
            <w:r>
              <w:rPr>
                <w:sz w:val="24"/>
                <w:szCs w:val="24"/>
              </w:rPr>
              <w:t>Intercept</w:t>
            </w:r>
          </w:p>
        </w:tc>
        <w:tc>
          <w:tcPr>
            <w:tcW w:w="1134" w:type="dxa"/>
            <w:tcBorders>
              <w:top w:val="single" w:sz="4" w:space="0" w:color="auto"/>
              <w:bottom w:val="nil"/>
            </w:tcBorders>
          </w:tcPr>
          <w:p w14:paraId="7172F1DD" w14:textId="604A6CFF" w:rsidR="008D5196" w:rsidRDefault="00EE54B2" w:rsidP="005E3E3B">
            <w:pPr>
              <w:pStyle w:val="NoSpacing"/>
              <w:jc w:val="right"/>
            </w:pPr>
            <w:r>
              <w:t>42.2066</w:t>
            </w:r>
          </w:p>
        </w:tc>
        <w:tc>
          <w:tcPr>
            <w:tcW w:w="1255" w:type="dxa"/>
            <w:tcBorders>
              <w:top w:val="single" w:sz="4" w:space="0" w:color="auto"/>
              <w:bottom w:val="nil"/>
            </w:tcBorders>
          </w:tcPr>
          <w:p w14:paraId="61B5A9FD" w14:textId="7B9E3E75" w:rsidR="008D5196" w:rsidRDefault="00ED54C6" w:rsidP="005E3E3B">
            <w:pPr>
              <w:pStyle w:val="NoSpacing"/>
              <w:jc w:val="right"/>
            </w:pPr>
            <w:r>
              <w:t>34.9384</w:t>
            </w:r>
          </w:p>
        </w:tc>
        <w:tc>
          <w:tcPr>
            <w:tcW w:w="1330" w:type="dxa"/>
            <w:tcBorders>
              <w:top w:val="single" w:sz="4" w:space="0" w:color="auto"/>
              <w:bottom w:val="nil"/>
            </w:tcBorders>
          </w:tcPr>
          <w:p w14:paraId="11472EBF" w14:textId="32B41031" w:rsidR="008D5196" w:rsidRDefault="002432C0" w:rsidP="005E3E3B">
            <w:pPr>
              <w:pStyle w:val="NoSpacing"/>
              <w:jc w:val="right"/>
            </w:pPr>
            <w:r>
              <w:t>49.4748</w:t>
            </w:r>
          </w:p>
        </w:tc>
        <w:tc>
          <w:tcPr>
            <w:tcW w:w="1701" w:type="dxa"/>
            <w:tcBorders>
              <w:top w:val="single" w:sz="4" w:space="0" w:color="auto"/>
              <w:bottom w:val="nil"/>
            </w:tcBorders>
            <w:vAlign w:val="center"/>
          </w:tcPr>
          <w:p w14:paraId="72D91513" w14:textId="0E8E19BA" w:rsidR="008D5196" w:rsidRDefault="00ED782A" w:rsidP="00ED782A">
            <w:pPr>
              <w:pStyle w:val="NoSpacing"/>
              <w:numPr>
                <w:ilvl w:val="0"/>
                <w:numId w:val="16"/>
              </w:numPr>
              <w:jc w:val="right"/>
              <w:rPr>
                <w:sz w:val="24"/>
                <w:szCs w:val="24"/>
              </w:rPr>
            </w:pPr>
            <w:r>
              <w:rPr>
                <w:sz w:val="24"/>
                <w:szCs w:val="24"/>
              </w:rPr>
              <w:t>(2)</w:t>
            </w:r>
          </w:p>
        </w:tc>
      </w:tr>
      <w:tr w:rsidR="008D5196" w:rsidRPr="005F0658" w14:paraId="41BDDF30" w14:textId="77777777" w:rsidTr="00ED782A">
        <w:trPr>
          <w:trHeight w:val="324"/>
        </w:trPr>
        <w:tc>
          <w:tcPr>
            <w:tcW w:w="1169" w:type="dxa"/>
            <w:vMerge/>
            <w:tcBorders>
              <w:top w:val="nil"/>
            </w:tcBorders>
            <w:vAlign w:val="center"/>
          </w:tcPr>
          <w:p w14:paraId="68DCE449" w14:textId="77777777" w:rsidR="008D5196" w:rsidRDefault="008D5196" w:rsidP="00174B22">
            <w:pPr>
              <w:pStyle w:val="NoSpacing"/>
              <w:rPr>
                <w:sz w:val="24"/>
                <w:szCs w:val="24"/>
              </w:rPr>
            </w:pPr>
          </w:p>
        </w:tc>
        <w:tc>
          <w:tcPr>
            <w:tcW w:w="2801" w:type="dxa"/>
            <w:tcBorders>
              <w:top w:val="nil"/>
            </w:tcBorders>
          </w:tcPr>
          <w:p w14:paraId="7D2EBA61" w14:textId="36EC8A52" w:rsidR="008D5196" w:rsidRDefault="00EE54B2" w:rsidP="00174B22">
            <w:pPr>
              <w:pStyle w:val="NoSpacing"/>
              <w:rPr>
                <w:sz w:val="24"/>
                <w:szCs w:val="24"/>
              </w:rPr>
            </w:pPr>
            <w:r>
              <w:rPr>
                <w:sz w:val="24"/>
                <w:szCs w:val="24"/>
              </w:rPr>
              <w:t>Denning</w:t>
            </w:r>
          </w:p>
        </w:tc>
        <w:tc>
          <w:tcPr>
            <w:tcW w:w="1134" w:type="dxa"/>
            <w:tcBorders>
              <w:top w:val="nil"/>
            </w:tcBorders>
          </w:tcPr>
          <w:p w14:paraId="04B110BB" w14:textId="7C129CDA" w:rsidR="008D5196" w:rsidRDefault="00EE54B2" w:rsidP="005E3E3B">
            <w:pPr>
              <w:pStyle w:val="NoSpacing"/>
              <w:jc w:val="right"/>
            </w:pPr>
            <w:r>
              <w:t>2.3456</w:t>
            </w:r>
          </w:p>
        </w:tc>
        <w:tc>
          <w:tcPr>
            <w:tcW w:w="1255" w:type="dxa"/>
            <w:tcBorders>
              <w:top w:val="nil"/>
            </w:tcBorders>
          </w:tcPr>
          <w:p w14:paraId="17DB8238" w14:textId="695CEE4D" w:rsidR="008D5196" w:rsidRDefault="002432C0" w:rsidP="005E3E3B">
            <w:pPr>
              <w:pStyle w:val="NoSpacing"/>
              <w:jc w:val="right"/>
            </w:pPr>
            <w:r>
              <w:t>0.2765</w:t>
            </w:r>
          </w:p>
        </w:tc>
        <w:tc>
          <w:tcPr>
            <w:tcW w:w="1330" w:type="dxa"/>
            <w:tcBorders>
              <w:top w:val="nil"/>
            </w:tcBorders>
          </w:tcPr>
          <w:p w14:paraId="5B1F5F3B" w14:textId="2F8E4BD1" w:rsidR="008D5196" w:rsidRDefault="00C014D5" w:rsidP="005E3E3B">
            <w:pPr>
              <w:pStyle w:val="NoSpacing"/>
              <w:jc w:val="right"/>
            </w:pPr>
            <w:r>
              <w:t>4.4147</w:t>
            </w:r>
          </w:p>
        </w:tc>
        <w:tc>
          <w:tcPr>
            <w:tcW w:w="1701" w:type="dxa"/>
            <w:tcBorders>
              <w:top w:val="nil"/>
            </w:tcBorders>
            <w:vAlign w:val="center"/>
          </w:tcPr>
          <w:p w14:paraId="5D953FCF" w14:textId="04E25844" w:rsidR="008D5196" w:rsidRDefault="00ED782A" w:rsidP="005E3E3B">
            <w:pPr>
              <w:pStyle w:val="NoSpacing"/>
              <w:jc w:val="right"/>
              <w:rPr>
                <w:sz w:val="24"/>
                <w:szCs w:val="24"/>
              </w:rPr>
            </w:pPr>
            <w:r>
              <w:rPr>
                <w:sz w:val="24"/>
                <w:szCs w:val="24"/>
              </w:rPr>
              <w:t>1.00 (2)</w:t>
            </w:r>
          </w:p>
        </w:tc>
      </w:tr>
      <w:tr w:rsidR="008D5196" w:rsidRPr="005F0658" w14:paraId="5BDD6037" w14:textId="77777777" w:rsidTr="00F45CBF">
        <w:trPr>
          <w:trHeight w:val="324"/>
        </w:trPr>
        <w:tc>
          <w:tcPr>
            <w:tcW w:w="1169" w:type="dxa"/>
            <w:vMerge/>
            <w:vAlign w:val="center"/>
          </w:tcPr>
          <w:p w14:paraId="25BCB296" w14:textId="77777777" w:rsidR="008D5196" w:rsidRDefault="008D5196" w:rsidP="00174B22">
            <w:pPr>
              <w:pStyle w:val="NoSpacing"/>
              <w:rPr>
                <w:sz w:val="24"/>
                <w:szCs w:val="24"/>
              </w:rPr>
            </w:pPr>
          </w:p>
        </w:tc>
        <w:tc>
          <w:tcPr>
            <w:tcW w:w="2801" w:type="dxa"/>
          </w:tcPr>
          <w:p w14:paraId="531BE8E7" w14:textId="0639100C" w:rsidR="008D5196" w:rsidRDefault="00EE54B2" w:rsidP="00174B22">
            <w:pPr>
              <w:pStyle w:val="NoSpacing"/>
              <w:rPr>
                <w:sz w:val="24"/>
                <w:szCs w:val="24"/>
              </w:rPr>
            </w:pPr>
            <w:r>
              <w:rPr>
                <w:sz w:val="24"/>
                <w:szCs w:val="24"/>
              </w:rPr>
              <w:t>Temperature</w:t>
            </w:r>
            <w:r w:rsidR="00ED782A">
              <w:rPr>
                <w:sz w:val="24"/>
                <w:szCs w:val="24"/>
              </w:rPr>
              <w:t xml:space="preserve"> </w:t>
            </w:r>
            <w:r w:rsidR="00ED782A" w:rsidRPr="005F0658">
              <w:rPr>
                <w:sz w:val="24"/>
                <w:szCs w:val="24"/>
              </w:rPr>
              <w:t>(°C)</w:t>
            </w:r>
          </w:p>
        </w:tc>
        <w:tc>
          <w:tcPr>
            <w:tcW w:w="1134" w:type="dxa"/>
          </w:tcPr>
          <w:p w14:paraId="70C2B989" w14:textId="7C4720C4" w:rsidR="008D5196" w:rsidRDefault="00EE54B2" w:rsidP="005E3E3B">
            <w:pPr>
              <w:pStyle w:val="NoSpacing"/>
              <w:jc w:val="right"/>
            </w:pPr>
            <w:r>
              <w:t>-0.2231</w:t>
            </w:r>
          </w:p>
        </w:tc>
        <w:tc>
          <w:tcPr>
            <w:tcW w:w="1255" w:type="dxa"/>
          </w:tcPr>
          <w:p w14:paraId="7954B1E1" w14:textId="550B374F" w:rsidR="008D5196" w:rsidRDefault="00C014D5" w:rsidP="005E3E3B">
            <w:pPr>
              <w:pStyle w:val="NoSpacing"/>
              <w:jc w:val="right"/>
            </w:pPr>
            <w:r>
              <w:t>-0.3651</w:t>
            </w:r>
          </w:p>
        </w:tc>
        <w:tc>
          <w:tcPr>
            <w:tcW w:w="1330" w:type="dxa"/>
          </w:tcPr>
          <w:p w14:paraId="41390158" w14:textId="0DFE4CBD" w:rsidR="008D5196" w:rsidRDefault="00C001E1" w:rsidP="005E3E3B">
            <w:pPr>
              <w:pStyle w:val="NoSpacing"/>
              <w:jc w:val="right"/>
            </w:pPr>
            <w:r>
              <w:t>-0.0810</w:t>
            </w:r>
          </w:p>
        </w:tc>
        <w:tc>
          <w:tcPr>
            <w:tcW w:w="1701" w:type="dxa"/>
            <w:vAlign w:val="center"/>
          </w:tcPr>
          <w:p w14:paraId="42F56981" w14:textId="36490049" w:rsidR="008D5196" w:rsidRDefault="00ED782A" w:rsidP="005E3E3B">
            <w:pPr>
              <w:pStyle w:val="NoSpacing"/>
              <w:jc w:val="right"/>
              <w:rPr>
                <w:sz w:val="24"/>
                <w:szCs w:val="24"/>
              </w:rPr>
            </w:pPr>
            <w:r>
              <w:rPr>
                <w:sz w:val="24"/>
                <w:szCs w:val="24"/>
              </w:rPr>
              <w:t>0.</w:t>
            </w:r>
            <w:r w:rsidR="00C014D5">
              <w:rPr>
                <w:sz w:val="24"/>
                <w:szCs w:val="24"/>
              </w:rPr>
              <w:t>3</w:t>
            </w:r>
            <w:r>
              <w:rPr>
                <w:sz w:val="24"/>
                <w:szCs w:val="24"/>
              </w:rPr>
              <w:t>2 (1)</w:t>
            </w:r>
          </w:p>
        </w:tc>
      </w:tr>
    </w:tbl>
    <w:p w14:paraId="4EEE9618" w14:textId="3DAB0037" w:rsidR="00187264" w:rsidRDefault="00187264" w:rsidP="006C3F2D"/>
    <w:p w14:paraId="19E0ABAD" w14:textId="1C99AF81" w:rsidR="008A289A" w:rsidRDefault="008A289A" w:rsidP="006C3F2D"/>
    <w:p w14:paraId="7B298E82" w14:textId="3D4EFA2F" w:rsidR="008A289A" w:rsidRDefault="008A289A" w:rsidP="006C3F2D"/>
    <w:p w14:paraId="79DF9809" w14:textId="6D3090A2" w:rsidR="008A289A" w:rsidRDefault="008A289A" w:rsidP="006C3F2D"/>
    <w:p w14:paraId="22EDE7A7" w14:textId="11FB89BB" w:rsidR="005F0658" w:rsidRDefault="005F0658" w:rsidP="006C3F2D"/>
    <w:p w14:paraId="74C8A84F" w14:textId="77777777" w:rsidR="00187264" w:rsidRDefault="008A289A"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Change w:id="36" w:author="Rosie Woodroffe" w:date="2021-02-24T15:03:00Z">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501"/>
        <w:gridCol w:w="1901"/>
        <w:gridCol w:w="1701"/>
        <w:gridCol w:w="1167"/>
        <w:gridCol w:w="1183"/>
        <w:gridCol w:w="1903"/>
        <w:tblGridChange w:id="37">
          <w:tblGrid>
            <w:gridCol w:w="1480"/>
            <w:gridCol w:w="21"/>
            <w:gridCol w:w="1798"/>
            <w:gridCol w:w="17"/>
            <w:gridCol w:w="86"/>
            <w:gridCol w:w="1493"/>
            <w:gridCol w:w="17"/>
            <w:gridCol w:w="191"/>
            <w:gridCol w:w="1110"/>
            <w:gridCol w:w="12"/>
            <w:gridCol w:w="45"/>
            <w:gridCol w:w="1145"/>
            <w:gridCol w:w="8"/>
            <w:gridCol w:w="30"/>
            <w:gridCol w:w="1903"/>
          </w:tblGrid>
        </w:tblGridChange>
      </w:tblGrid>
      <w:tr w:rsidR="005E3E3B" w:rsidRPr="005F0658" w14:paraId="0BA1956A" w14:textId="77777777" w:rsidTr="00CC7245">
        <w:trPr>
          <w:trHeight w:val="324"/>
          <w:trPrChange w:id="38" w:author="Rosie Woodroffe" w:date="2021-02-24T15:03:00Z">
            <w:trPr>
              <w:trHeight w:val="324"/>
            </w:trPr>
          </w:trPrChange>
        </w:trPr>
        <w:tc>
          <w:tcPr>
            <w:tcW w:w="1501" w:type="dxa"/>
            <w:tcBorders>
              <w:top w:val="single" w:sz="18" w:space="0" w:color="auto"/>
              <w:bottom w:val="single" w:sz="18" w:space="0" w:color="auto"/>
            </w:tcBorders>
            <w:vAlign w:val="center"/>
            <w:hideMark/>
            <w:tcPrChange w:id="39" w:author="Rosie Woodroffe" w:date="2021-02-24T15:03:00Z">
              <w:tcPr>
                <w:tcW w:w="1480" w:type="dxa"/>
                <w:tcBorders>
                  <w:top w:val="single" w:sz="18" w:space="0" w:color="auto"/>
                  <w:bottom w:val="single" w:sz="18" w:space="0" w:color="auto"/>
                </w:tcBorders>
                <w:vAlign w:val="center"/>
                <w:hideMark/>
              </w:tcPr>
            </w:tcPrChange>
          </w:tcPr>
          <w:p w14:paraId="57268849" w14:textId="77777777" w:rsidR="005E3E3B" w:rsidRPr="005F0658" w:rsidRDefault="005E3E3B" w:rsidP="005E3E3B">
            <w:pPr>
              <w:pStyle w:val="NoSpacing"/>
              <w:rPr>
                <w:sz w:val="24"/>
                <w:szCs w:val="24"/>
              </w:rPr>
            </w:pPr>
            <w:r w:rsidRPr="005F0658">
              <w:rPr>
                <w:sz w:val="24"/>
                <w:szCs w:val="24"/>
              </w:rPr>
              <w:lastRenderedPageBreak/>
              <w:t>Outcome variable</w:t>
            </w:r>
          </w:p>
        </w:tc>
        <w:tc>
          <w:tcPr>
            <w:tcW w:w="1901" w:type="dxa"/>
            <w:tcBorders>
              <w:top w:val="single" w:sz="18" w:space="0" w:color="auto"/>
              <w:bottom w:val="single" w:sz="18" w:space="0" w:color="auto"/>
            </w:tcBorders>
            <w:vAlign w:val="center"/>
            <w:hideMark/>
            <w:tcPrChange w:id="40" w:author="Rosie Woodroffe" w:date="2021-02-24T15:03:00Z">
              <w:tcPr>
                <w:tcW w:w="1819" w:type="dxa"/>
                <w:gridSpan w:val="2"/>
                <w:tcBorders>
                  <w:top w:val="single" w:sz="18" w:space="0" w:color="auto"/>
                  <w:bottom w:val="single" w:sz="18" w:space="0" w:color="auto"/>
                </w:tcBorders>
                <w:vAlign w:val="center"/>
                <w:hideMark/>
              </w:tcPr>
            </w:tcPrChange>
          </w:tcPr>
          <w:p w14:paraId="7C4734E7" w14:textId="77777777" w:rsidR="005E3E3B" w:rsidRPr="005F0658" w:rsidRDefault="005E3E3B" w:rsidP="005E3E3B">
            <w:pPr>
              <w:pStyle w:val="NoSpacing"/>
              <w:rPr>
                <w:sz w:val="24"/>
                <w:szCs w:val="24"/>
              </w:rPr>
            </w:pPr>
            <w:r w:rsidRPr="005F0658">
              <w:rPr>
                <w:sz w:val="24"/>
                <w:szCs w:val="24"/>
              </w:rPr>
              <w:t>Explanatory variable</w:t>
            </w:r>
          </w:p>
        </w:tc>
        <w:tc>
          <w:tcPr>
            <w:tcW w:w="1701" w:type="dxa"/>
            <w:tcBorders>
              <w:top w:val="single" w:sz="18" w:space="0" w:color="auto"/>
              <w:bottom w:val="single" w:sz="18" w:space="0" w:color="auto"/>
            </w:tcBorders>
            <w:vAlign w:val="center"/>
            <w:hideMark/>
            <w:tcPrChange w:id="41" w:author="Rosie Woodroffe" w:date="2021-02-24T15:03:00Z">
              <w:tcPr>
                <w:tcW w:w="1596" w:type="dxa"/>
                <w:gridSpan w:val="3"/>
                <w:tcBorders>
                  <w:top w:val="single" w:sz="18" w:space="0" w:color="auto"/>
                  <w:bottom w:val="single" w:sz="18" w:space="0" w:color="auto"/>
                </w:tcBorders>
                <w:vAlign w:val="center"/>
                <w:hideMark/>
              </w:tcPr>
            </w:tcPrChange>
          </w:tcPr>
          <w:p w14:paraId="52C580B2" w14:textId="77777777" w:rsidR="005E3E3B" w:rsidRPr="005F0658" w:rsidRDefault="005E3E3B" w:rsidP="005E3E3B">
            <w:pPr>
              <w:pStyle w:val="NoSpacing"/>
              <w:rPr>
                <w:sz w:val="24"/>
                <w:szCs w:val="24"/>
              </w:rPr>
            </w:pPr>
            <w:r w:rsidRPr="005F0658">
              <w:rPr>
                <w:sz w:val="24"/>
                <w:szCs w:val="24"/>
              </w:rPr>
              <w:t>Estimate</w:t>
            </w:r>
          </w:p>
        </w:tc>
        <w:tc>
          <w:tcPr>
            <w:tcW w:w="1167" w:type="dxa"/>
            <w:tcBorders>
              <w:top w:val="single" w:sz="18" w:space="0" w:color="auto"/>
              <w:bottom w:val="single" w:sz="18" w:space="0" w:color="auto"/>
            </w:tcBorders>
            <w:vAlign w:val="center"/>
            <w:hideMark/>
            <w:tcPrChange w:id="42" w:author="Rosie Woodroffe" w:date="2021-02-24T15:03:00Z">
              <w:tcPr>
                <w:tcW w:w="1318" w:type="dxa"/>
                <w:gridSpan w:val="3"/>
                <w:tcBorders>
                  <w:top w:val="single" w:sz="18" w:space="0" w:color="auto"/>
                  <w:bottom w:val="single" w:sz="18" w:space="0" w:color="auto"/>
                </w:tcBorders>
                <w:vAlign w:val="center"/>
                <w:hideMark/>
              </w:tcPr>
            </w:tcPrChange>
          </w:tcPr>
          <w:p w14:paraId="7DE71363" w14:textId="77777777" w:rsidR="005E3E3B" w:rsidRPr="005F0658" w:rsidRDefault="005E3E3B" w:rsidP="005E3E3B">
            <w:pPr>
              <w:pStyle w:val="NoSpacing"/>
              <w:rPr>
                <w:sz w:val="24"/>
                <w:szCs w:val="24"/>
              </w:rPr>
            </w:pPr>
            <w:r w:rsidRPr="005F0658">
              <w:rPr>
                <w:sz w:val="24"/>
                <w:szCs w:val="24"/>
              </w:rPr>
              <w:t>Lower</w:t>
            </w:r>
          </w:p>
          <w:p w14:paraId="24DFBE4B" w14:textId="77777777" w:rsidR="005E3E3B" w:rsidRPr="005F0658" w:rsidRDefault="005E3E3B" w:rsidP="005E3E3B">
            <w:pPr>
              <w:pStyle w:val="NoSpacing"/>
              <w:rPr>
                <w:sz w:val="24"/>
                <w:szCs w:val="24"/>
              </w:rPr>
            </w:pPr>
            <w:r w:rsidRPr="005F0658">
              <w:rPr>
                <w:sz w:val="24"/>
                <w:szCs w:val="24"/>
              </w:rPr>
              <w:t>95% CI</w:t>
            </w:r>
          </w:p>
        </w:tc>
        <w:tc>
          <w:tcPr>
            <w:tcW w:w="1183" w:type="dxa"/>
            <w:tcBorders>
              <w:top w:val="single" w:sz="18" w:space="0" w:color="auto"/>
              <w:bottom w:val="single" w:sz="18" w:space="0" w:color="auto"/>
            </w:tcBorders>
            <w:vAlign w:val="center"/>
            <w:hideMark/>
            <w:tcPrChange w:id="43" w:author="Rosie Woodroffe" w:date="2021-02-24T15:03:00Z">
              <w:tcPr>
                <w:tcW w:w="1202" w:type="dxa"/>
                <w:gridSpan w:val="3"/>
                <w:tcBorders>
                  <w:top w:val="single" w:sz="18" w:space="0" w:color="auto"/>
                  <w:bottom w:val="single" w:sz="18" w:space="0" w:color="auto"/>
                </w:tcBorders>
                <w:vAlign w:val="center"/>
                <w:hideMark/>
              </w:tcPr>
            </w:tcPrChange>
          </w:tcPr>
          <w:p w14:paraId="36940A5B" w14:textId="77777777" w:rsidR="005E3E3B" w:rsidRPr="005F0658" w:rsidRDefault="005E3E3B" w:rsidP="005E3E3B">
            <w:pPr>
              <w:pStyle w:val="NoSpacing"/>
              <w:rPr>
                <w:sz w:val="24"/>
                <w:szCs w:val="24"/>
              </w:rPr>
            </w:pPr>
            <w:r w:rsidRPr="005F0658">
              <w:rPr>
                <w:sz w:val="24"/>
                <w:szCs w:val="24"/>
              </w:rPr>
              <w:t>Upper</w:t>
            </w:r>
          </w:p>
          <w:p w14:paraId="685E06FE" w14:textId="77777777" w:rsidR="005E3E3B" w:rsidRPr="005F0658" w:rsidRDefault="005E3E3B" w:rsidP="005E3E3B">
            <w:pPr>
              <w:pStyle w:val="NoSpacing"/>
              <w:rPr>
                <w:sz w:val="24"/>
                <w:szCs w:val="24"/>
              </w:rPr>
            </w:pPr>
            <w:r w:rsidRPr="005F0658">
              <w:rPr>
                <w:sz w:val="24"/>
                <w:szCs w:val="24"/>
              </w:rPr>
              <w:t>95% CI</w:t>
            </w:r>
          </w:p>
        </w:tc>
        <w:tc>
          <w:tcPr>
            <w:tcW w:w="1903" w:type="dxa"/>
            <w:tcBorders>
              <w:top w:val="single" w:sz="18" w:space="0" w:color="auto"/>
              <w:bottom w:val="single" w:sz="18" w:space="0" w:color="auto"/>
            </w:tcBorders>
            <w:vAlign w:val="center"/>
            <w:hideMark/>
            <w:tcPrChange w:id="44" w:author="Rosie Woodroffe" w:date="2021-02-24T15:03:00Z">
              <w:tcPr>
                <w:tcW w:w="1941" w:type="dxa"/>
                <w:gridSpan w:val="3"/>
                <w:tcBorders>
                  <w:top w:val="single" w:sz="18" w:space="0" w:color="auto"/>
                  <w:bottom w:val="single" w:sz="18" w:space="0" w:color="auto"/>
                </w:tcBorders>
                <w:vAlign w:val="center"/>
                <w:hideMark/>
              </w:tcPr>
            </w:tcPrChange>
          </w:tcPr>
          <w:p w14:paraId="7A3F387A" w14:textId="77777777" w:rsidR="005E3E3B" w:rsidRPr="005F0658" w:rsidRDefault="005E3E3B" w:rsidP="005E3E3B">
            <w:pPr>
              <w:pStyle w:val="NoSpacing"/>
              <w:rPr>
                <w:sz w:val="24"/>
                <w:szCs w:val="24"/>
              </w:rPr>
            </w:pPr>
            <w:r w:rsidRPr="005F0658">
              <w:rPr>
                <w:sz w:val="24"/>
                <w:szCs w:val="24"/>
              </w:rPr>
              <w:t>Variable</w:t>
            </w:r>
          </w:p>
          <w:p w14:paraId="6666AA56" w14:textId="77777777" w:rsidR="005E3E3B" w:rsidRPr="005F0658" w:rsidRDefault="005E3E3B" w:rsidP="005E3E3B">
            <w:pPr>
              <w:pStyle w:val="NoSpacing"/>
              <w:rPr>
                <w:sz w:val="24"/>
                <w:szCs w:val="24"/>
              </w:rPr>
            </w:pPr>
            <w:r w:rsidRPr="005F0658">
              <w:rPr>
                <w:sz w:val="24"/>
                <w:szCs w:val="24"/>
              </w:rPr>
              <w:t>importance (n)</w:t>
            </w:r>
          </w:p>
        </w:tc>
      </w:tr>
      <w:tr w:rsidR="00D95826" w:rsidRPr="005F0658" w14:paraId="20B92FC7" w14:textId="77777777" w:rsidTr="00CC7245">
        <w:trPr>
          <w:trHeight w:val="324"/>
          <w:trPrChange w:id="45" w:author="Rosie Woodroffe" w:date="2021-02-24T15:03:00Z">
            <w:trPr>
              <w:trHeight w:val="324"/>
            </w:trPr>
          </w:trPrChange>
        </w:trPr>
        <w:tc>
          <w:tcPr>
            <w:tcW w:w="1501" w:type="dxa"/>
            <w:tcBorders>
              <w:top w:val="single" w:sz="18" w:space="0" w:color="auto"/>
              <w:bottom w:val="nil"/>
            </w:tcBorders>
            <w:vAlign w:val="center"/>
            <w:tcPrChange w:id="46" w:author="Rosie Woodroffe" w:date="2021-02-24T15:03:00Z">
              <w:tcPr>
                <w:tcW w:w="1480" w:type="dxa"/>
                <w:tcBorders>
                  <w:top w:val="single" w:sz="18" w:space="0" w:color="auto"/>
                </w:tcBorders>
                <w:vAlign w:val="center"/>
              </w:tcPr>
            </w:tcPrChange>
          </w:tcPr>
          <w:p w14:paraId="0B5AF3BD" w14:textId="18F1D1BC" w:rsidR="00D95826" w:rsidRPr="00D95826" w:rsidRDefault="00D95826" w:rsidP="005E3E3B">
            <w:pPr>
              <w:pStyle w:val="NoSpacing"/>
              <w:rPr>
                <w:b/>
                <w:bCs/>
                <w:sz w:val="24"/>
                <w:szCs w:val="24"/>
                <w:rPrChange w:id="47" w:author="Rosie Woodroffe" w:date="2021-02-24T15:03:00Z">
                  <w:rPr>
                    <w:sz w:val="24"/>
                    <w:szCs w:val="24"/>
                  </w:rPr>
                </w:rPrChange>
              </w:rPr>
            </w:pPr>
            <w:r w:rsidRPr="00D95826">
              <w:rPr>
                <w:b/>
                <w:bCs/>
                <w:sz w:val="24"/>
                <w:szCs w:val="24"/>
                <w:rPrChange w:id="48" w:author="Rosie Woodroffe" w:date="2021-02-24T15:03:00Z">
                  <w:rPr>
                    <w:sz w:val="24"/>
                    <w:szCs w:val="24"/>
                  </w:rPr>
                </w:rPrChange>
              </w:rPr>
              <w:t>Impala</w:t>
            </w:r>
          </w:p>
        </w:tc>
        <w:tc>
          <w:tcPr>
            <w:tcW w:w="1901" w:type="dxa"/>
            <w:tcBorders>
              <w:top w:val="single" w:sz="18" w:space="0" w:color="auto"/>
              <w:bottom w:val="nil"/>
            </w:tcBorders>
            <w:vAlign w:val="center"/>
            <w:tcPrChange w:id="49" w:author="Rosie Woodroffe" w:date="2021-02-24T15:03:00Z">
              <w:tcPr>
                <w:tcW w:w="1819" w:type="dxa"/>
                <w:gridSpan w:val="2"/>
                <w:tcBorders>
                  <w:top w:val="single" w:sz="18" w:space="0" w:color="auto"/>
                </w:tcBorders>
                <w:vAlign w:val="center"/>
              </w:tcPr>
            </w:tcPrChange>
          </w:tcPr>
          <w:p w14:paraId="3B454293"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Change w:id="50" w:author="Rosie Woodroffe" w:date="2021-02-24T15:03:00Z">
              <w:tcPr>
                <w:tcW w:w="1596" w:type="dxa"/>
                <w:gridSpan w:val="3"/>
                <w:tcBorders>
                  <w:top w:val="single" w:sz="18" w:space="0" w:color="auto"/>
                </w:tcBorders>
                <w:vAlign w:val="center"/>
              </w:tcPr>
            </w:tcPrChange>
          </w:tcPr>
          <w:p w14:paraId="6B17D29D" w14:textId="77777777" w:rsidR="00D95826" w:rsidRPr="005F0658" w:rsidRDefault="00D95826" w:rsidP="00722153">
            <w:pPr>
              <w:pStyle w:val="NoSpacing"/>
              <w:jc w:val="right"/>
              <w:rPr>
                <w:sz w:val="24"/>
                <w:szCs w:val="24"/>
              </w:rPr>
            </w:pPr>
          </w:p>
        </w:tc>
        <w:tc>
          <w:tcPr>
            <w:tcW w:w="1167" w:type="dxa"/>
            <w:tcBorders>
              <w:top w:val="single" w:sz="18" w:space="0" w:color="auto"/>
              <w:bottom w:val="nil"/>
            </w:tcBorders>
            <w:vAlign w:val="center"/>
            <w:tcPrChange w:id="51" w:author="Rosie Woodroffe" w:date="2021-02-24T15:03:00Z">
              <w:tcPr>
                <w:tcW w:w="1318" w:type="dxa"/>
                <w:gridSpan w:val="3"/>
                <w:tcBorders>
                  <w:top w:val="single" w:sz="18" w:space="0" w:color="auto"/>
                </w:tcBorders>
                <w:vAlign w:val="center"/>
              </w:tcPr>
            </w:tcPrChange>
          </w:tcPr>
          <w:p w14:paraId="0BF7BE0F" w14:textId="77777777" w:rsidR="00D95826" w:rsidRPr="005F0658" w:rsidRDefault="00D95826" w:rsidP="005E3E3B">
            <w:pPr>
              <w:pStyle w:val="NoSpacing"/>
              <w:jc w:val="right"/>
              <w:rPr>
                <w:sz w:val="24"/>
                <w:szCs w:val="24"/>
              </w:rPr>
            </w:pPr>
          </w:p>
        </w:tc>
        <w:tc>
          <w:tcPr>
            <w:tcW w:w="1183" w:type="dxa"/>
            <w:tcBorders>
              <w:top w:val="single" w:sz="18" w:space="0" w:color="auto"/>
              <w:bottom w:val="nil"/>
            </w:tcBorders>
            <w:vAlign w:val="center"/>
            <w:tcPrChange w:id="52" w:author="Rosie Woodroffe" w:date="2021-02-24T15:03:00Z">
              <w:tcPr>
                <w:tcW w:w="1202" w:type="dxa"/>
                <w:gridSpan w:val="3"/>
                <w:tcBorders>
                  <w:top w:val="single" w:sz="18" w:space="0" w:color="auto"/>
                </w:tcBorders>
                <w:vAlign w:val="center"/>
              </w:tcPr>
            </w:tcPrChange>
          </w:tcPr>
          <w:p w14:paraId="3A430404" w14:textId="77777777" w:rsidR="00D95826" w:rsidRPr="005F0658" w:rsidRDefault="00D95826" w:rsidP="00722153">
            <w:pPr>
              <w:pStyle w:val="NoSpacing"/>
              <w:jc w:val="right"/>
              <w:rPr>
                <w:sz w:val="24"/>
                <w:szCs w:val="24"/>
              </w:rPr>
            </w:pPr>
          </w:p>
        </w:tc>
        <w:tc>
          <w:tcPr>
            <w:tcW w:w="1903" w:type="dxa"/>
            <w:tcBorders>
              <w:top w:val="single" w:sz="18" w:space="0" w:color="auto"/>
              <w:bottom w:val="nil"/>
            </w:tcBorders>
            <w:vAlign w:val="center"/>
            <w:tcPrChange w:id="53" w:author="Rosie Woodroffe" w:date="2021-02-24T15:03:00Z">
              <w:tcPr>
                <w:tcW w:w="1941" w:type="dxa"/>
                <w:gridSpan w:val="3"/>
                <w:tcBorders>
                  <w:top w:val="single" w:sz="18" w:space="0" w:color="auto"/>
                </w:tcBorders>
                <w:vAlign w:val="center"/>
              </w:tcPr>
            </w:tcPrChange>
          </w:tcPr>
          <w:p w14:paraId="37FDDAA1" w14:textId="77777777" w:rsidR="00D95826" w:rsidRPr="005F0658" w:rsidRDefault="00D95826" w:rsidP="005E3E3B">
            <w:pPr>
              <w:pStyle w:val="NoSpacing"/>
              <w:jc w:val="right"/>
              <w:rPr>
                <w:sz w:val="24"/>
                <w:szCs w:val="24"/>
              </w:rPr>
            </w:pPr>
          </w:p>
        </w:tc>
      </w:tr>
      <w:tr w:rsidR="005E3E3B" w:rsidRPr="005F0658" w14:paraId="6C266036" w14:textId="77777777" w:rsidTr="00CC7245">
        <w:trPr>
          <w:trHeight w:val="324"/>
          <w:trPrChange w:id="54" w:author="Rosie Woodroffe" w:date="2021-02-24T15:03:00Z">
            <w:trPr>
              <w:trHeight w:val="324"/>
            </w:trPr>
          </w:trPrChange>
        </w:trPr>
        <w:tc>
          <w:tcPr>
            <w:tcW w:w="1501" w:type="dxa"/>
            <w:vMerge w:val="restart"/>
            <w:tcBorders>
              <w:top w:val="nil"/>
            </w:tcBorders>
            <w:vAlign w:val="center"/>
            <w:tcPrChange w:id="55" w:author="Rosie Woodroffe" w:date="2021-02-24T15:03:00Z">
              <w:tcPr>
                <w:tcW w:w="1480" w:type="dxa"/>
                <w:vMerge w:val="restart"/>
                <w:tcBorders>
                  <w:top w:val="single" w:sz="18" w:space="0" w:color="auto"/>
                </w:tcBorders>
                <w:vAlign w:val="center"/>
              </w:tcPr>
            </w:tcPrChange>
          </w:tcPr>
          <w:p w14:paraId="50EDB3C3" w14:textId="25E5AE5B" w:rsidR="005E3E3B" w:rsidRPr="005F0658" w:rsidRDefault="005E3E3B" w:rsidP="005E3E3B">
            <w:pPr>
              <w:pStyle w:val="NoSpacing"/>
              <w:rPr>
                <w:sz w:val="24"/>
                <w:szCs w:val="24"/>
              </w:rPr>
            </w:pPr>
            <w:r w:rsidRPr="005F0658">
              <w:rPr>
                <w:sz w:val="24"/>
                <w:szCs w:val="24"/>
              </w:rPr>
              <w:t>morning</w:t>
            </w:r>
          </w:p>
        </w:tc>
        <w:tc>
          <w:tcPr>
            <w:tcW w:w="1901" w:type="dxa"/>
            <w:tcBorders>
              <w:top w:val="nil"/>
            </w:tcBorders>
            <w:vAlign w:val="center"/>
            <w:tcPrChange w:id="56" w:author="Rosie Woodroffe" w:date="2021-02-24T15:03:00Z">
              <w:tcPr>
                <w:tcW w:w="1819" w:type="dxa"/>
                <w:gridSpan w:val="2"/>
                <w:tcBorders>
                  <w:top w:val="single" w:sz="18" w:space="0" w:color="auto"/>
                </w:tcBorders>
                <w:vAlign w:val="center"/>
              </w:tcPr>
            </w:tcPrChange>
          </w:tcPr>
          <w:p w14:paraId="4A1618C8"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Change w:id="57" w:author="Rosie Woodroffe" w:date="2021-02-24T15:03:00Z">
              <w:tcPr>
                <w:tcW w:w="1596" w:type="dxa"/>
                <w:gridSpan w:val="3"/>
                <w:tcBorders>
                  <w:top w:val="single" w:sz="18" w:space="0" w:color="auto"/>
                </w:tcBorders>
                <w:vAlign w:val="center"/>
              </w:tcPr>
            </w:tcPrChange>
          </w:tcPr>
          <w:p w14:paraId="4CC17B6F" w14:textId="493C8315" w:rsidR="005E3E3B" w:rsidRPr="005F0658" w:rsidRDefault="005E3E3B" w:rsidP="00722153">
            <w:pPr>
              <w:pStyle w:val="NoSpacing"/>
              <w:jc w:val="right"/>
              <w:rPr>
                <w:sz w:val="24"/>
                <w:szCs w:val="24"/>
              </w:rPr>
            </w:pPr>
            <w:r w:rsidRPr="005F0658">
              <w:rPr>
                <w:sz w:val="24"/>
                <w:szCs w:val="24"/>
              </w:rPr>
              <w:t>0.0</w:t>
            </w:r>
            <w:r w:rsidR="00722153">
              <w:rPr>
                <w:sz w:val="24"/>
                <w:szCs w:val="24"/>
              </w:rPr>
              <w:t>465</w:t>
            </w:r>
          </w:p>
        </w:tc>
        <w:tc>
          <w:tcPr>
            <w:tcW w:w="1167" w:type="dxa"/>
            <w:tcBorders>
              <w:top w:val="nil"/>
            </w:tcBorders>
            <w:vAlign w:val="center"/>
            <w:tcPrChange w:id="58" w:author="Rosie Woodroffe" w:date="2021-02-24T15:03:00Z">
              <w:tcPr>
                <w:tcW w:w="1318" w:type="dxa"/>
                <w:gridSpan w:val="3"/>
                <w:tcBorders>
                  <w:top w:val="single" w:sz="18" w:space="0" w:color="auto"/>
                </w:tcBorders>
                <w:vAlign w:val="center"/>
              </w:tcPr>
            </w:tcPrChange>
          </w:tcPr>
          <w:p w14:paraId="35A935CE" w14:textId="317D8C47" w:rsidR="005E3E3B" w:rsidRPr="005F0658" w:rsidRDefault="005E3E3B" w:rsidP="005E3E3B">
            <w:pPr>
              <w:pStyle w:val="NoSpacing"/>
              <w:jc w:val="right"/>
              <w:rPr>
                <w:sz w:val="24"/>
                <w:szCs w:val="24"/>
              </w:rPr>
            </w:pPr>
            <w:r w:rsidRPr="005F0658">
              <w:rPr>
                <w:sz w:val="24"/>
                <w:szCs w:val="24"/>
              </w:rPr>
              <w:t>0.03</w:t>
            </w:r>
            <w:r w:rsidR="00722153">
              <w:rPr>
                <w:sz w:val="24"/>
                <w:szCs w:val="24"/>
              </w:rPr>
              <w:t>52</w:t>
            </w:r>
          </w:p>
        </w:tc>
        <w:tc>
          <w:tcPr>
            <w:tcW w:w="1183" w:type="dxa"/>
            <w:tcBorders>
              <w:top w:val="nil"/>
            </w:tcBorders>
            <w:vAlign w:val="center"/>
            <w:tcPrChange w:id="59" w:author="Rosie Woodroffe" w:date="2021-02-24T15:03:00Z">
              <w:tcPr>
                <w:tcW w:w="1202" w:type="dxa"/>
                <w:gridSpan w:val="3"/>
                <w:tcBorders>
                  <w:top w:val="single" w:sz="18" w:space="0" w:color="auto"/>
                </w:tcBorders>
                <w:vAlign w:val="center"/>
              </w:tcPr>
            </w:tcPrChange>
          </w:tcPr>
          <w:p w14:paraId="3781E991" w14:textId="387B5CDB" w:rsidR="005E3E3B" w:rsidRPr="005F0658" w:rsidRDefault="005E3E3B" w:rsidP="00722153">
            <w:pPr>
              <w:pStyle w:val="NoSpacing"/>
              <w:jc w:val="right"/>
              <w:rPr>
                <w:sz w:val="24"/>
                <w:szCs w:val="24"/>
              </w:rPr>
            </w:pPr>
            <w:r w:rsidRPr="005F0658">
              <w:rPr>
                <w:sz w:val="24"/>
                <w:szCs w:val="24"/>
              </w:rPr>
              <w:t>0.0</w:t>
            </w:r>
            <w:r w:rsidR="00722153">
              <w:rPr>
                <w:sz w:val="24"/>
                <w:szCs w:val="24"/>
              </w:rPr>
              <w:t>578</w:t>
            </w:r>
          </w:p>
        </w:tc>
        <w:tc>
          <w:tcPr>
            <w:tcW w:w="1903" w:type="dxa"/>
            <w:tcBorders>
              <w:top w:val="nil"/>
            </w:tcBorders>
            <w:vAlign w:val="center"/>
            <w:tcPrChange w:id="60" w:author="Rosie Woodroffe" w:date="2021-02-24T15:03:00Z">
              <w:tcPr>
                <w:tcW w:w="1941" w:type="dxa"/>
                <w:gridSpan w:val="3"/>
                <w:tcBorders>
                  <w:top w:val="single" w:sz="18" w:space="0" w:color="auto"/>
                </w:tcBorders>
                <w:vAlign w:val="center"/>
              </w:tcPr>
            </w:tcPrChange>
          </w:tcPr>
          <w:p w14:paraId="0DEA2F54"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20D07ED8" w14:textId="77777777" w:rsidTr="00CC7245">
        <w:trPr>
          <w:trHeight w:val="324"/>
        </w:trPr>
        <w:tc>
          <w:tcPr>
            <w:tcW w:w="1501" w:type="dxa"/>
            <w:vMerge/>
            <w:tcBorders>
              <w:bottom w:val="single" w:sz="4" w:space="0" w:color="auto"/>
            </w:tcBorders>
            <w:vAlign w:val="center"/>
          </w:tcPr>
          <w:p w14:paraId="1745E863" w14:textId="77777777" w:rsidR="005E3E3B" w:rsidRPr="005F0658" w:rsidRDefault="005E3E3B" w:rsidP="005E3E3B">
            <w:pPr>
              <w:pStyle w:val="NoSpacing"/>
              <w:rPr>
                <w:sz w:val="24"/>
                <w:szCs w:val="24"/>
              </w:rPr>
            </w:pPr>
          </w:p>
        </w:tc>
        <w:tc>
          <w:tcPr>
            <w:tcW w:w="1901" w:type="dxa"/>
            <w:tcBorders>
              <w:bottom w:val="single" w:sz="4" w:space="0" w:color="auto"/>
            </w:tcBorders>
            <w:vAlign w:val="center"/>
          </w:tcPr>
          <w:p w14:paraId="6FF0DFAD" w14:textId="77777777" w:rsidR="005E3E3B" w:rsidRPr="005F0658" w:rsidRDefault="005E3E3B" w:rsidP="005E3E3B">
            <w:pPr>
              <w:pStyle w:val="NoSpacing"/>
              <w:rPr>
                <w:sz w:val="24"/>
                <w:szCs w:val="24"/>
              </w:rPr>
            </w:pPr>
            <w:r w:rsidRPr="005F0658">
              <w:rPr>
                <w:sz w:val="24"/>
                <w:szCs w:val="24"/>
              </w:rPr>
              <w:t>Temperature</w:t>
            </w:r>
          </w:p>
        </w:tc>
        <w:tc>
          <w:tcPr>
            <w:tcW w:w="1701" w:type="dxa"/>
            <w:tcBorders>
              <w:bottom w:val="single" w:sz="4" w:space="0" w:color="auto"/>
            </w:tcBorders>
            <w:vAlign w:val="center"/>
          </w:tcPr>
          <w:p w14:paraId="06C1D528" w14:textId="54F4047B" w:rsidR="005E3E3B" w:rsidRPr="005F0658" w:rsidRDefault="00722153" w:rsidP="005E3E3B">
            <w:pPr>
              <w:pStyle w:val="NoSpacing"/>
              <w:jc w:val="right"/>
              <w:rPr>
                <w:sz w:val="24"/>
                <w:szCs w:val="24"/>
              </w:rPr>
            </w:pPr>
            <w:r>
              <w:rPr>
                <w:sz w:val="24"/>
                <w:szCs w:val="24"/>
              </w:rPr>
              <w:t>0.0019</w:t>
            </w:r>
          </w:p>
        </w:tc>
        <w:tc>
          <w:tcPr>
            <w:tcW w:w="1167" w:type="dxa"/>
            <w:tcBorders>
              <w:bottom w:val="single" w:sz="4" w:space="0" w:color="auto"/>
            </w:tcBorders>
            <w:vAlign w:val="center"/>
          </w:tcPr>
          <w:p w14:paraId="551B02D2" w14:textId="3E58AFB5" w:rsidR="005E3E3B" w:rsidRPr="005F0658" w:rsidRDefault="00722153" w:rsidP="005E3E3B">
            <w:pPr>
              <w:pStyle w:val="NoSpacing"/>
              <w:jc w:val="right"/>
              <w:rPr>
                <w:sz w:val="24"/>
                <w:szCs w:val="24"/>
              </w:rPr>
            </w:pPr>
            <w:r>
              <w:rPr>
                <w:sz w:val="24"/>
                <w:szCs w:val="24"/>
              </w:rPr>
              <w:t>0.0003</w:t>
            </w:r>
          </w:p>
        </w:tc>
        <w:tc>
          <w:tcPr>
            <w:tcW w:w="1183" w:type="dxa"/>
            <w:tcBorders>
              <w:bottom w:val="single" w:sz="4" w:space="0" w:color="auto"/>
            </w:tcBorders>
            <w:vAlign w:val="center"/>
          </w:tcPr>
          <w:p w14:paraId="08482156" w14:textId="2AF2A139" w:rsidR="005E3E3B" w:rsidRPr="005F0658" w:rsidRDefault="005E3E3B" w:rsidP="00722153">
            <w:pPr>
              <w:pStyle w:val="NoSpacing"/>
              <w:jc w:val="right"/>
              <w:rPr>
                <w:sz w:val="24"/>
                <w:szCs w:val="24"/>
              </w:rPr>
            </w:pPr>
            <w:r w:rsidRPr="005F0658">
              <w:rPr>
                <w:sz w:val="24"/>
                <w:szCs w:val="24"/>
              </w:rPr>
              <w:t>0.00</w:t>
            </w:r>
            <w:r w:rsidR="00722153">
              <w:rPr>
                <w:sz w:val="24"/>
                <w:szCs w:val="24"/>
              </w:rPr>
              <w:t>22</w:t>
            </w:r>
          </w:p>
        </w:tc>
        <w:tc>
          <w:tcPr>
            <w:tcW w:w="1903" w:type="dxa"/>
            <w:tcBorders>
              <w:bottom w:val="single" w:sz="4" w:space="0" w:color="auto"/>
            </w:tcBorders>
            <w:vAlign w:val="center"/>
          </w:tcPr>
          <w:p w14:paraId="52339B0F" w14:textId="55D527F9"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1BA5E355" w14:textId="77777777" w:rsidTr="00CC7245">
        <w:trPr>
          <w:trHeight w:val="324"/>
        </w:trPr>
        <w:tc>
          <w:tcPr>
            <w:tcW w:w="1501" w:type="dxa"/>
            <w:vMerge w:val="restart"/>
            <w:tcBorders>
              <w:top w:val="single" w:sz="4" w:space="0" w:color="auto"/>
              <w:bottom w:val="single" w:sz="4" w:space="0" w:color="auto"/>
            </w:tcBorders>
            <w:vAlign w:val="center"/>
          </w:tcPr>
          <w:p w14:paraId="799EE9A0" w14:textId="775EA0C3"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nil"/>
            </w:tcBorders>
            <w:vAlign w:val="center"/>
          </w:tcPr>
          <w:p w14:paraId="60759210"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19716215" w14:textId="30F60341" w:rsidR="005E3E3B" w:rsidRPr="005F0658" w:rsidRDefault="005E3E3B" w:rsidP="0087093E">
            <w:pPr>
              <w:pStyle w:val="NoSpacing"/>
              <w:jc w:val="right"/>
              <w:rPr>
                <w:sz w:val="24"/>
                <w:szCs w:val="24"/>
              </w:rPr>
            </w:pPr>
            <w:r w:rsidRPr="005F0658">
              <w:rPr>
                <w:sz w:val="24"/>
                <w:szCs w:val="24"/>
              </w:rPr>
              <w:t>0.0</w:t>
            </w:r>
            <w:r w:rsidR="00722153">
              <w:rPr>
                <w:sz w:val="24"/>
                <w:szCs w:val="24"/>
              </w:rPr>
              <w:t>7</w:t>
            </w:r>
            <w:r w:rsidR="0087093E">
              <w:rPr>
                <w:sz w:val="24"/>
                <w:szCs w:val="24"/>
              </w:rPr>
              <w:t>7</w:t>
            </w:r>
            <w:r w:rsidR="00722153">
              <w:rPr>
                <w:sz w:val="24"/>
                <w:szCs w:val="24"/>
              </w:rPr>
              <w:t>2</w:t>
            </w:r>
          </w:p>
        </w:tc>
        <w:tc>
          <w:tcPr>
            <w:tcW w:w="1167" w:type="dxa"/>
            <w:tcBorders>
              <w:top w:val="single" w:sz="4" w:space="0" w:color="auto"/>
              <w:bottom w:val="nil"/>
            </w:tcBorders>
            <w:vAlign w:val="center"/>
          </w:tcPr>
          <w:p w14:paraId="2DCC732E" w14:textId="18EBE309" w:rsidR="005E3E3B" w:rsidRPr="005F0658" w:rsidRDefault="005E3E3B" w:rsidP="005E3E3B">
            <w:pPr>
              <w:pStyle w:val="NoSpacing"/>
              <w:jc w:val="right"/>
              <w:rPr>
                <w:sz w:val="24"/>
                <w:szCs w:val="24"/>
              </w:rPr>
            </w:pPr>
            <w:r w:rsidRPr="005F0658">
              <w:rPr>
                <w:sz w:val="24"/>
                <w:szCs w:val="24"/>
              </w:rPr>
              <w:t>0.06</w:t>
            </w:r>
            <w:r w:rsidR="0087093E">
              <w:rPr>
                <w:sz w:val="24"/>
                <w:szCs w:val="24"/>
              </w:rPr>
              <w:t>5</w:t>
            </w:r>
            <w:r w:rsidR="00722153">
              <w:rPr>
                <w:sz w:val="24"/>
                <w:szCs w:val="24"/>
              </w:rPr>
              <w:t>0</w:t>
            </w:r>
          </w:p>
        </w:tc>
        <w:tc>
          <w:tcPr>
            <w:tcW w:w="1183" w:type="dxa"/>
            <w:tcBorders>
              <w:top w:val="single" w:sz="4" w:space="0" w:color="auto"/>
              <w:bottom w:val="nil"/>
            </w:tcBorders>
            <w:vAlign w:val="center"/>
          </w:tcPr>
          <w:p w14:paraId="176B845B" w14:textId="58A65A72" w:rsidR="005E3E3B" w:rsidRPr="005F0658" w:rsidRDefault="005E3E3B" w:rsidP="00722153">
            <w:pPr>
              <w:pStyle w:val="NoSpacing"/>
              <w:jc w:val="right"/>
              <w:rPr>
                <w:sz w:val="24"/>
                <w:szCs w:val="24"/>
              </w:rPr>
            </w:pPr>
            <w:r w:rsidRPr="005F0658">
              <w:rPr>
                <w:sz w:val="24"/>
                <w:szCs w:val="24"/>
              </w:rPr>
              <w:t>0.0</w:t>
            </w:r>
            <w:r w:rsidR="0087093E">
              <w:rPr>
                <w:sz w:val="24"/>
                <w:szCs w:val="24"/>
              </w:rPr>
              <w:t>89</w:t>
            </w:r>
            <w:r w:rsidR="00722153">
              <w:rPr>
                <w:sz w:val="24"/>
                <w:szCs w:val="24"/>
              </w:rPr>
              <w:t>4</w:t>
            </w:r>
          </w:p>
        </w:tc>
        <w:tc>
          <w:tcPr>
            <w:tcW w:w="1903" w:type="dxa"/>
            <w:tcBorders>
              <w:top w:val="single" w:sz="4" w:space="0" w:color="auto"/>
              <w:bottom w:val="nil"/>
            </w:tcBorders>
            <w:vAlign w:val="center"/>
          </w:tcPr>
          <w:p w14:paraId="12C145F7"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02FC7AEC" w14:textId="77777777" w:rsidTr="00CC7245">
        <w:trPr>
          <w:trHeight w:val="324"/>
        </w:trPr>
        <w:tc>
          <w:tcPr>
            <w:tcW w:w="1501" w:type="dxa"/>
            <w:vMerge/>
            <w:tcBorders>
              <w:top w:val="single" w:sz="4" w:space="0" w:color="auto"/>
              <w:bottom w:val="single" w:sz="4" w:space="0" w:color="auto"/>
            </w:tcBorders>
            <w:vAlign w:val="center"/>
          </w:tcPr>
          <w:p w14:paraId="460EFC1C" w14:textId="77777777" w:rsidR="005E3E3B" w:rsidRPr="005F0658" w:rsidRDefault="005E3E3B" w:rsidP="005E3E3B">
            <w:pPr>
              <w:pStyle w:val="NoSpacing"/>
              <w:rPr>
                <w:sz w:val="24"/>
                <w:szCs w:val="24"/>
              </w:rPr>
            </w:pPr>
          </w:p>
        </w:tc>
        <w:tc>
          <w:tcPr>
            <w:tcW w:w="1901" w:type="dxa"/>
            <w:tcBorders>
              <w:top w:val="nil"/>
              <w:bottom w:val="single" w:sz="4" w:space="0" w:color="auto"/>
            </w:tcBorders>
            <w:vAlign w:val="center"/>
          </w:tcPr>
          <w:p w14:paraId="47EA9BE8" w14:textId="77777777" w:rsidR="005E3E3B" w:rsidRPr="005F0658" w:rsidRDefault="005E3E3B" w:rsidP="005E3E3B">
            <w:pPr>
              <w:pStyle w:val="NoSpacing"/>
              <w:rPr>
                <w:sz w:val="24"/>
                <w:szCs w:val="24"/>
              </w:rPr>
            </w:pPr>
            <w:r w:rsidRPr="005F0658">
              <w:rPr>
                <w:sz w:val="24"/>
                <w:szCs w:val="24"/>
              </w:rPr>
              <w:t>Temperature</w:t>
            </w:r>
          </w:p>
        </w:tc>
        <w:tc>
          <w:tcPr>
            <w:tcW w:w="1701" w:type="dxa"/>
            <w:tcBorders>
              <w:top w:val="nil"/>
              <w:bottom w:val="single" w:sz="4" w:space="0" w:color="auto"/>
            </w:tcBorders>
            <w:vAlign w:val="center"/>
          </w:tcPr>
          <w:p w14:paraId="0E6BF60A" w14:textId="354BECF0" w:rsidR="005E3E3B" w:rsidRPr="005F0658" w:rsidRDefault="005E3E3B" w:rsidP="005E3E3B">
            <w:pPr>
              <w:pStyle w:val="NoSpacing"/>
              <w:jc w:val="right"/>
              <w:rPr>
                <w:sz w:val="24"/>
                <w:szCs w:val="24"/>
              </w:rPr>
            </w:pPr>
            <w:r w:rsidRPr="005F0658">
              <w:rPr>
                <w:sz w:val="24"/>
                <w:szCs w:val="24"/>
              </w:rPr>
              <w:t>0.001</w:t>
            </w:r>
            <w:r w:rsidR="00722153">
              <w:rPr>
                <w:sz w:val="24"/>
                <w:szCs w:val="24"/>
              </w:rPr>
              <w:t>4</w:t>
            </w:r>
          </w:p>
        </w:tc>
        <w:tc>
          <w:tcPr>
            <w:tcW w:w="1167" w:type="dxa"/>
            <w:tcBorders>
              <w:top w:val="nil"/>
              <w:bottom w:val="single" w:sz="4" w:space="0" w:color="auto"/>
            </w:tcBorders>
            <w:vAlign w:val="center"/>
          </w:tcPr>
          <w:p w14:paraId="5ECAA08B" w14:textId="3060E87D" w:rsidR="005E3E3B" w:rsidRPr="005F0658" w:rsidRDefault="005E3E3B" w:rsidP="005E3E3B">
            <w:pPr>
              <w:pStyle w:val="NoSpacing"/>
              <w:jc w:val="right"/>
              <w:rPr>
                <w:sz w:val="24"/>
                <w:szCs w:val="24"/>
              </w:rPr>
            </w:pPr>
            <w:r w:rsidRPr="005F0658">
              <w:rPr>
                <w:sz w:val="24"/>
                <w:szCs w:val="24"/>
              </w:rPr>
              <w:t>0.001</w:t>
            </w:r>
            <w:r w:rsidR="00722153">
              <w:rPr>
                <w:sz w:val="24"/>
                <w:szCs w:val="24"/>
              </w:rPr>
              <w:t>1</w:t>
            </w:r>
          </w:p>
        </w:tc>
        <w:tc>
          <w:tcPr>
            <w:tcW w:w="1183" w:type="dxa"/>
            <w:tcBorders>
              <w:top w:val="nil"/>
              <w:bottom w:val="single" w:sz="4" w:space="0" w:color="auto"/>
            </w:tcBorders>
            <w:vAlign w:val="center"/>
          </w:tcPr>
          <w:p w14:paraId="1E7DD634" w14:textId="14D690EC" w:rsidR="005E3E3B" w:rsidRPr="005F0658" w:rsidRDefault="0087093E" w:rsidP="005E3E3B">
            <w:pPr>
              <w:pStyle w:val="NoSpacing"/>
              <w:jc w:val="right"/>
              <w:rPr>
                <w:sz w:val="24"/>
                <w:szCs w:val="24"/>
              </w:rPr>
            </w:pPr>
            <w:r>
              <w:rPr>
                <w:sz w:val="24"/>
                <w:szCs w:val="24"/>
              </w:rPr>
              <w:t>0.0017</w:t>
            </w:r>
          </w:p>
        </w:tc>
        <w:tc>
          <w:tcPr>
            <w:tcW w:w="1903" w:type="dxa"/>
            <w:tcBorders>
              <w:top w:val="nil"/>
              <w:bottom w:val="single" w:sz="4" w:space="0" w:color="auto"/>
            </w:tcBorders>
            <w:vAlign w:val="center"/>
          </w:tcPr>
          <w:p w14:paraId="5C8F5D55" w14:textId="77777777" w:rsidR="005E3E3B" w:rsidRPr="005F0658" w:rsidRDefault="005E3E3B" w:rsidP="005E3E3B">
            <w:pPr>
              <w:pStyle w:val="NoSpacing"/>
              <w:jc w:val="right"/>
              <w:rPr>
                <w:sz w:val="24"/>
                <w:szCs w:val="24"/>
              </w:rPr>
            </w:pPr>
            <w:r w:rsidRPr="005F0658">
              <w:rPr>
                <w:sz w:val="24"/>
                <w:szCs w:val="24"/>
              </w:rPr>
              <w:t>1.00 (1)</w:t>
            </w:r>
          </w:p>
        </w:tc>
      </w:tr>
      <w:tr w:rsidR="005E3E3B" w:rsidRPr="005F0658" w14:paraId="304A48DE" w14:textId="77777777" w:rsidTr="00CC7245">
        <w:trPr>
          <w:trHeight w:val="324"/>
          <w:trPrChange w:id="61" w:author="Rosie Woodroffe" w:date="2021-02-24T15:03:00Z">
            <w:trPr>
              <w:trHeight w:val="324"/>
            </w:trPr>
          </w:trPrChange>
        </w:trPr>
        <w:tc>
          <w:tcPr>
            <w:tcW w:w="1501" w:type="dxa"/>
            <w:tcBorders>
              <w:top w:val="single" w:sz="4" w:space="0" w:color="auto"/>
              <w:bottom w:val="single" w:sz="4" w:space="0" w:color="auto"/>
            </w:tcBorders>
            <w:vAlign w:val="center"/>
            <w:tcPrChange w:id="62" w:author="Rosie Woodroffe" w:date="2021-02-24T15:03:00Z">
              <w:tcPr>
                <w:tcW w:w="1480" w:type="dxa"/>
                <w:tcBorders>
                  <w:top w:val="single" w:sz="4" w:space="0" w:color="auto"/>
                  <w:bottom w:val="single" w:sz="4" w:space="0" w:color="auto"/>
                </w:tcBorders>
                <w:vAlign w:val="center"/>
              </w:tcPr>
            </w:tcPrChange>
          </w:tcPr>
          <w:p w14:paraId="2B045892" w14:textId="044A5287" w:rsidR="005E3E3B" w:rsidRPr="005F0658" w:rsidRDefault="005E3E3B" w:rsidP="005E3E3B">
            <w:pPr>
              <w:pStyle w:val="NoSpacing"/>
              <w:rPr>
                <w:sz w:val="24"/>
                <w:szCs w:val="24"/>
              </w:rPr>
            </w:pPr>
            <w:r w:rsidRPr="005F0658">
              <w:rPr>
                <w:sz w:val="24"/>
                <w:szCs w:val="24"/>
              </w:rPr>
              <w:t>evening</w:t>
            </w:r>
          </w:p>
        </w:tc>
        <w:tc>
          <w:tcPr>
            <w:tcW w:w="1901" w:type="dxa"/>
            <w:tcBorders>
              <w:top w:val="single" w:sz="4" w:space="0" w:color="auto"/>
              <w:bottom w:val="single" w:sz="4" w:space="0" w:color="auto"/>
            </w:tcBorders>
            <w:vAlign w:val="center"/>
            <w:tcPrChange w:id="63" w:author="Rosie Woodroffe" w:date="2021-02-24T15:03:00Z">
              <w:tcPr>
                <w:tcW w:w="1819" w:type="dxa"/>
                <w:gridSpan w:val="2"/>
                <w:tcBorders>
                  <w:top w:val="single" w:sz="4" w:space="0" w:color="auto"/>
                  <w:bottom w:val="nil"/>
                </w:tcBorders>
                <w:vAlign w:val="center"/>
              </w:tcPr>
            </w:tcPrChange>
          </w:tcPr>
          <w:p w14:paraId="60C6B2A7"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Change w:id="64" w:author="Rosie Woodroffe" w:date="2021-02-24T15:03:00Z">
              <w:tcPr>
                <w:tcW w:w="1596" w:type="dxa"/>
                <w:gridSpan w:val="3"/>
                <w:tcBorders>
                  <w:top w:val="single" w:sz="4" w:space="0" w:color="auto"/>
                  <w:bottom w:val="nil"/>
                </w:tcBorders>
                <w:vAlign w:val="center"/>
              </w:tcPr>
            </w:tcPrChange>
          </w:tcPr>
          <w:p w14:paraId="41C0AACD" w14:textId="0965545C" w:rsidR="005E3E3B" w:rsidRPr="005F0658" w:rsidRDefault="005E3E3B" w:rsidP="005E3E3B">
            <w:pPr>
              <w:pStyle w:val="NoSpacing"/>
              <w:jc w:val="right"/>
              <w:rPr>
                <w:sz w:val="24"/>
                <w:szCs w:val="24"/>
              </w:rPr>
            </w:pPr>
            <w:r>
              <w:rPr>
                <w:sz w:val="24"/>
                <w:szCs w:val="24"/>
              </w:rPr>
              <w:t>0.09</w:t>
            </w:r>
            <w:r w:rsidR="00722153">
              <w:rPr>
                <w:sz w:val="24"/>
                <w:szCs w:val="24"/>
              </w:rPr>
              <w:t>48</w:t>
            </w:r>
          </w:p>
        </w:tc>
        <w:tc>
          <w:tcPr>
            <w:tcW w:w="1167" w:type="dxa"/>
            <w:tcBorders>
              <w:top w:val="single" w:sz="4" w:space="0" w:color="auto"/>
              <w:bottom w:val="single" w:sz="4" w:space="0" w:color="auto"/>
            </w:tcBorders>
            <w:vAlign w:val="center"/>
            <w:tcPrChange w:id="65" w:author="Rosie Woodroffe" w:date="2021-02-24T15:03:00Z">
              <w:tcPr>
                <w:tcW w:w="1318" w:type="dxa"/>
                <w:gridSpan w:val="3"/>
                <w:tcBorders>
                  <w:top w:val="single" w:sz="4" w:space="0" w:color="auto"/>
                  <w:bottom w:val="nil"/>
                </w:tcBorders>
                <w:vAlign w:val="center"/>
              </w:tcPr>
            </w:tcPrChange>
          </w:tcPr>
          <w:p w14:paraId="17655729" w14:textId="256037FD" w:rsidR="005E3E3B" w:rsidRPr="005F0658" w:rsidRDefault="005E3E3B" w:rsidP="00722153">
            <w:pPr>
              <w:pStyle w:val="NoSpacing"/>
              <w:jc w:val="right"/>
              <w:rPr>
                <w:sz w:val="24"/>
                <w:szCs w:val="24"/>
              </w:rPr>
            </w:pPr>
            <w:r w:rsidRPr="005F0658">
              <w:rPr>
                <w:sz w:val="24"/>
                <w:szCs w:val="24"/>
              </w:rPr>
              <w:t>0.0</w:t>
            </w:r>
            <w:r w:rsidR="00722153">
              <w:rPr>
                <w:sz w:val="24"/>
                <w:szCs w:val="24"/>
              </w:rPr>
              <w:t>878</w:t>
            </w:r>
          </w:p>
        </w:tc>
        <w:tc>
          <w:tcPr>
            <w:tcW w:w="1183" w:type="dxa"/>
            <w:tcBorders>
              <w:top w:val="single" w:sz="4" w:space="0" w:color="auto"/>
              <w:bottom w:val="single" w:sz="4" w:space="0" w:color="auto"/>
            </w:tcBorders>
            <w:vAlign w:val="center"/>
            <w:tcPrChange w:id="66" w:author="Rosie Woodroffe" w:date="2021-02-24T15:03:00Z">
              <w:tcPr>
                <w:tcW w:w="1202" w:type="dxa"/>
                <w:gridSpan w:val="3"/>
                <w:tcBorders>
                  <w:top w:val="single" w:sz="4" w:space="0" w:color="auto"/>
                  <w:bottom w:val="nil"/>
                </w:tcBorders>
                <w:vAlign w:val="center"/>
              </w:tcPr>
            </w:tcPrChange>
          </w:tcPr>
          <w:p w14:paraId="25CD8DD2" w14:textId="55594435" w:rsidR="005E3E3B" w:rsidRPr="005F0658" w:rsidRDefault="005E3E3B" w:rsidP="005E3E3B">
            <w:pPr>
              <w:pStyle w:val="NoSpacing"/>
              <w:jc w:val="right"/>
              <w:rPr>
                <w:sz w:val="24"/>
                <w:szCs w:val="24"/>
              </w:rPr>
            </w:pPr>
            <w:r w:rsidRPr="005F0658">
              <w:rPr>
                <w:sz w:val="24"/>
                <w:szCs w:val="24"/>
              </w:rPr>
              <w:t>0.1</w:t>
            </w:r>
            <w:r w:rsidR="00722153">
              <w:rPr>
                <w:sz w:val="24"/>
                <w:szCs w:val="24"/>
              </w:rPr>
              <w:t>018</w:t>
            </w:r>
          </w:p>
        </w:tc>
        <w:tc>
          <w:tcPr>
            <w:tcW w:w="1903" w:type="dxa"/>
            <w:tcBorders>
              <w:top w:val="single" w:sz="4" w:space="0" w:color="auto"/>
              <w:bottom w:val="single" w:sz="4" w:space="0" w:color="auto"/>
            </w:tcBorders>
            <w:vAlign w:val="center"/>
            <w:tcPrChange w:id="67" w:author="Rosie Woodroffe" w:date="2021-02-24T15:03:00Z">
              <w:tcPr>
                <w:tcW w:w="1941" w:type="dxa"/>
                <w:gridSpan w:val="3"/>
                <w:tcBorders>
                  <w:top w:val="single" w:sz="4" w:space="0" w:color="auto"/>
                  <w:bottom w:val="nil"/>
                </w:tcBorders>
                <w:vAlign w:val="center"/>
              </w:tcPr>
            </w:tcPrChange>
          </w:tcPr>
          <w:p w14:paraId="59C68788" w14:textId="67247080"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85102E" w:rsidRPr="005F0658" w14:paraId="00010D95" w14:textId="77777777" w:rsidTr="00CC7245">
        <w:trPr>
          <w:trHeight w:val="324"/>
        </w:trPr>
        <w:tc>
          <w:tcPr>
            <w:tcW w:w="1501" w:type="dxa"/>
            <w:tcBorders>
              <w:top w:val="single" w:sz="4" w:space="0" w:color="auto"/>
              <w:bottom w:val="single" w:sz="18" w:space="0" w:color="auto"/>
            </w:tcBorders>
            <w:vAlign w:val="center"/>
          </w:tcPr>
          <w:p w14:paraId="7CDBCA08" w14:textId="5EFAB917" w:rsidR="0085102E" w:rsidRPr="005F0658" w:rsidRDefault="00A5420C"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16E2866D" w14:textId="776C2708" w:rsidR="0085102E" w:rsidRPr="005F0658" w:rsidRDefault="00A5420C" w:rsidP="005E3E3B">
            <w:pPr>
              <w:pStyle w:val="NoSpacing"/>
              <w:rPr>
                <w:sz w:val="24"/>
                <w:szCs w:val="24"/>
              </w:rPr>
            </w:pPr>
            <w:r>
              <w:rPr>
                <w:sz w:val="24"/>
                <w:szCs w:val="24"/>
              </w:rPr>
              <w:t>Intercept</w:t>
            </w:r>
          </w:p>
        </w:tc>
        <w:tc>
          <w:tcPr>
            <w:tcW w:w="1701" w:type="dxa"/>
            <w:tcBorders>
              <w:top w:val="single" w:sz="4" w:space="0" w:color="auto"/>
              <w:bottom w:val="single" w:sz="18" w:space="0" w:color="auto"/>
            </w:tcBorders>
            <w:vAlign w:val="center"/>
          </w:tcPr>
          <w:p w14:paraId="0B4BBE45" w14:textId="2B441DF1" w:rsidR="0085102E" w:rsidRDefault="000D5B41" w:rsidP="005E3E3B">
            <w:pPr>
              <w:pStyle w:val="NoSpacing"/>
              <w:jc w:val="right"/>
              <w:rPr>
                <w:sz w:val="24"/>
                <w:szCs w:val="24"/>
              </w:rPr>
            </w:pPr>
            <w:r>
              <w:rPr>
                <w:sz w:val="24"/>
                <w:szCs w:val="24"/>
              </w:rPr>
              <w:t>0.0583</w:t>
            </w:r>
          </w:p>
        </w:tc>
        <w:tc>
          <w:tcPr>
            <w:tcW w:w="1167" w:type="dxa"/>
            <w:tcBorders>
              <w:top w:val="single" w:sz="4" w:space="0" w:color="auto"/>
              <w:bottom w:val="single" w:sz="18" w:space="0" w:color="auto"/>
            </w:tcBorders>
            <w:vAlign w:val="center"/>
          </w:tcPr>
          <w:p w14:paraId="73CF1928" w14:textId="00546211" w:rsidR="0085102E" w:rsidRPr="005F0658" w:rsidRDefault="009038FB" w:rsidP="00722153">
            <w:pPr>
              <w:pStyle w:val="NoSpacing"/>
              <w:jc w:val="right"/>
              <w:rPr>
                <w:sz w:val="24"/>
                <w:szCs w:val="24"/>
              </w:rPr>
            </w:pPr>
            <w:r>
              <w:rPr>
                <w:sz w:val="24"/>
                <w:szCs w:val="24"/>
              </w:rPr>
              <w:t>0.0625</w:t>
            </w:r>
          </w:p>
        </w:tc>
        <w:tc>
          <w:tcPr>
            <w:tcW w:w="1183" w:type="dxa"/>
            <w:tcBorders>
              <w:top w:val="single" w:sz="4" w:space="0" w:color="auto"/>
              <w:bottom w:val="single" w:sz="18" w:space="0" w:color="auto"/>
            </w:tcBorders>
            <w:vAlign w:val="center"/>
          </w:tcPr>
          <w:p w14:paraId="6B05074B" w14:textId="5F0C7199" w:rsidR="0085102E" w:rsidRPr="005F0658" w:rsidRDefault="009038FB" w:rsidP="005E3E3B">
            <w:pPr>
              <w:pStyle w:val="NoSpacing"/>
              <w:jc w:val="right"/>
              <w:rPr>
                <w:sz w:val="24"/>
                <w:szCs w:val="24"/>
              </w:rPr>
            </w:pPr>
            <w:r>
              <w:rPr>
                <w:sz w:val="24"/>
                <w:szCs w:val="24"/>
              </w:rPr>
              <w:t>0.0541</w:t>
            </w:r>
          </w:p>
        </w:tc>
        <w:tc>
          <w:tcPr>
            <w:tcW w:w="1903" w:type="dxa"/>
            <w:tcBorders>
              <w:top w:val="single" w:sz="4" w:space="0" w:color="auto"/>
              <w:bottom w:val="single" w:sz="18" w:space="0" w:color="auto"/>
            </w:tcBorders>
            <w:vAlign w:val="center"/>
          </w:tcPr>
          <w:p w14:paraId="3AF5BA83" w14:textId="3823FC21" w:rsidR="0085102E" w:rsidRPr="005F0658" w:rsidRDefault="009038FB" w:rsidP="00722153">
            <w:pPr>
              <w:pStyle w:val="NoSpacing"/>
              <w:jc w:val="right"/>
              <w:rPr>
                <w:sz w:val="24"/>
                <w:szCs w:val="24"/>
              </w:rPr>
            </w:pPr>
            <w:r>
              <w:rPr>
                <w:sz w:val="24"/>
                <w:szCs w:val="24"/>
              </w:rPr>
              <w:t>(1)</w:t>
            </w:r>
          </w:p>
        </w:tc>
      </w:tr>
      <w:tr w:rsidR="00D95826" w:rsidRPr="00D95826" w14:paraId="7A26A648" w14:textId="77777777" w:rsidTr="00CC7245">
        <w:trPr>
          <w:trHeight w:val="324"/>
          <w:trPrChange w:id="68" w:author="Rosie Woodroffe" w:date="2021-02-24T15:03:00Z">
            <w:trPr>
              <w:trHeight w:val="324"/>
            </w:trPr>
          </w:trPrChange>
        </w:trPr>
        <w:tc>
          <w:tcPr>
            <w:tcW w:w="1501" w:type="dxa"/>
            <w:tcBorders>
              <w:top w:val="single" w:sz="18" w:space="0" w:color="auto"/>
              <w:bottom w:val="nil"/>
            </w:tcBorders>
            <w:vAlign w:val="center"/>
            <w:tcPrChange w:id="69" w:author="Rosie Woodroffe" w:date="2021-02-24T15:03:00Z">
              <w:tcPr>
                <w:tcW w:w="1480" w:type="dxa"/>
                <w:tcBorders>
                  <w:top w:val="single" w:sz="18" w:space="0" w:color="auto"/>
                </w:tcBorders>
                <w:vAlign w:val="center"/>
              </w:tcPr>
            </w:tcPrChange>
          </w:tcPr>
          <w:p w14:paraId="607DC14B" w14:textId="673C78D0" w:rsidR="00D95826" w:rsidRPr="00D95826" w:rsidRDefault="00D95826" w:rsidP="005E3E3B">
            <w:pPr>
              <w:pStyle w:val="NoSpacing"/>
              <w:rPr>
                <w:b/>
                <w:bCs/>
                <w:sz w:val="24"/>
                <w:szCs w:val="24"/>
                <w:rPrChange w:id="70" w:author="Rosie Woodroffe" w:date="2021-02-24T15:03:00Z">
                  <w:rPr>
                    <w:sz w:val="24"/>
                    <w:szCs w:val="24"/>
                  </w:rPr>
                </w:rPrChange>
              </w:rPr>
            </w:pPr>
            <w:r w:rsidRPr="00D95826">
              <w:rPr>
                <w:b/>
                <w:bCs/>
                <w:sz w:val="24"/>
                <w:szCs w:val="24"/>
                <w:rPrChange w:id="71" w:author="Rosie Woodroffe" w:date="2021-02-24T15:03:00Z">
                  <w:rPr>
                    <w:sz w:val="24"/>
                    <w:szCs w:val="24"/>
                  </w:rPr>
                </w:rPrChange>
              </w:rPr>
              <w:t>Dik-diks</w:t>
            </w:r>
          </w:p>
        </w:tc>
        <w:tc>
          <w:tcPr>
            <w:tcW w:w="1901" w:type="dxa"/>
            <w:tcBorders>
              <w:top w:val="single" w:sz="18" w:space="0" w:color="auto"/>
              <w:bottom w:val="nil"/>
            </w:tcBorders>
            <w:vAlign w:val="center"/>
            <w:tcPrChange w:id="72" w:author="Rosie Woodroffe" w:date="2021-02-24T15:03:00Z">
              <w:tcPr>
                <w:tcW w:w="1819" w:type="dxa"/>
                <w:gridSpan w:val="2"/>
                <w:tcBorders>
                  <w:top w:val="single" w:sz="18" w:space="0" w:color="auto"/>
                </w:tcBorders>
                <w:vAlign w:val="center"/>
              </w:tcPr>
            </w:tcPrChange>
          </w:tcPr>
          <w:p w14:paraId="536D435F" w14:textId="77777777" w:rsidR="00D95826" w:rsidRPr="00D95826" w:rsidRDefault="00D95826" w:rsidP="005E3E3B">
            <w:pPr>
              <w:pStyle w:val="NoSpacing"/>
              <w:rPr>
                <w:b/>
                <w:bCs/>
                <w:sz w:val="24"/>
                <w:szCs w:val="24"/>
                <w:rPrChange w:id="73" w:author="Rosie Woodroffe" w:date="2021-02-24T15:03:00Z">
                  <w:rPr>
                    <w:sz w:val="24"/>
                    <w:szCs w:val="24"/>
                  </w:rPr>
                </w:rPrChange>
              </w:rPr>
            </w:pPr>
          </w:p>
        </w:tc>
        <w:tc>
          <w:tcPr>
            <w:tcW w:w="1701" w:type="dxa"/>
            <w:tcBorders>
              <w:top w:val="single" w:sz="18" w:space="0" w:color="auto"/>
              <w:bottom w:val="nil"/>
            </w:tcBorders>
            <w:vAlign w:val="center"/>
            <w:tcPrChange w:id="74" w:author="Rosie Woodroffe" w:date="2021-02-24T15:03:00Z">
              <w:tcPr>
                <w:tcW w:w="1596" w:type="dxa"/>
                <w:gridSpan w:val="3"/>
                <w:tcBorders>
                  <w:top w:val="single" w:sz="18" w:space="0" w:color="auto"/>
                </w:tcBorders>
                <w:vAlign w:val="center"/>
              </w:tcPr>
            </w:tcPrChange>
          </w:tcPr>
          <w:p w14:paraId="21BE6749" w14:textId="77777777" w:rsidR="00D95826" w:rsidRPr="00D95826" w:rsidRDefault="00D95826" w:rsidP="005E3E3B">
            <w:pPr>
              <w:pStyle w:val="NoSpacing"/>
              <w:jc w:val="right"/>
              <w:rPr>
                <w:b/>
                <w:bCs/>
                <w:sz w:val="24"/>
                <w:szCs w:val="24"/>
                <w:rPrChange w:id="75" w:author="Rosie Woodroffe" w:date="2021-02-24T15:03:00Z">
                  <w:rPr>
                    <w:sz w:val="24"/>
                    <w:szCs w:val="24"/>
                  </w:rPr>
                </w:rPrChange>
              </w:rPr>
            </w:pPr>
          </w:p>
        </w:tc>
        <w:tc>
          <w:tcPr>
            <w:tcW w:w="1167" w:type="dxa"/>
            <w:tcBorders>
              <w:top w:val="single" w:sz="18" w:space="0" w:color="auto"/>
              <w:bottom w:val="nil"/>
            </w:tcBorders>
            <w:vAlign w:val="center"/>
            <w:tcPrChange w:id="76" w:author="Rosie Woodroffe" w:date="2021-02-24T15:03:00Z">
              <w:tcPr>
                <w:tcW w:w="1318" w:type="dxa"/>
                <w:gridSpan w:val="3"/>
                <w:tcBorders>
                  <w:top w:val="single" w:sz="18" w:space="0" w:color="auto"/>
                </w:tcBorders>
                <w:vAlign w:val="center"/>
              </w:tcPr>
            </w:tcPrChange>
          </w:tcPr>
          <w:p w14:paraId="208D11D8" w14:textId="77777777" w:rsidR="00D95826" w:rsidRPr="00D95826" w:rsidRDefault="00D95826" w:rsidP="005E3E3B">
            <w:pPr>
              <w:pStyle w:val="NoSpacing"/>
              <w:jc w:val="right"/>
              <w:rPr>
                <w:b/>
                <w:bCs/>
                <w:sz w:val="24"/>
                <w:szCs w:val="24"/>
                <w:rPrChange w:id="77" w:author="Rosie Woodroffe" w:date="2021-02-24T15:03:00Z">
                  <w:rPr>
                    <w:sz w:val="24"/>
                    <w:szCs w:val="24"/>
                  </w:rPr>
                </w:rPrChange>
              </w:rPr>
            </w:pPr>
          </w:p>
        </w:tc>
        <w:tc>
          <w:tcPr>
            <w:tcW w:w="1183" w:type="dxa"/>
            <w:tcBorders>
              <w:top w:val="single" w:sz="18" w:space="0" w:color="auto"/>
              <w:bottom w:val="nil"/>
            </w:tcBorders>
            <w:vAlign w:val="center"/>
            <w:tcPrChange w:id="78" w:author="Rosie Woodroffe" w:date="2021-02-24T15:03:00Z">
              <w:tcPr>
                <w:tcW w:w="1202" w:type="dxa"/>
                <w:gridSpan w:val="3"/>
                <w:tcBorders>
                  <w:top w:val="single" w:sz="18" w:space="0" w:color="auto"/>
                </w:tcBorders>
                <w:vAlign w:val="center"/>
              </w:tcPr>
            </w:tcPrChange>
          </w:tcPr>
          <w:p w14:paraId="5EF25965" w14:textId="77777777" w:rsidR="00D95826" w:rsidRPr="00D95826" w:rsidRDefault="00D95826" w:rsidP="00722153">
            <w:pPr>
              <w:pStyle w:val="NoSpacing"/>
              <w:jc w:val="right"/>
              <w:rPr>
                <w:b/>
                <w:bCs/>
                <w:sz w:val="24"/>
                <w:szCs w:val="24"/>
                <w:rPrChange w:id="79" w:author="Rosie Woodroffe" w:date="2021-02-24T15:03:00Z">
                  <w:rPr>
                    <w:sz w:val="24"/>
                    <w:szCs w:val="24"/>
                  </w:rPr>
                </w:rPrChange>
              </w:rPr>
            </w:pPr>
          </w:p>
        </w:tc>
        <w:tc>
          <w:tcPr>
            <w:tcW w:w="1903" w:type="dxa"/>
            <w:tcBorders>
              <w:top w:val="single" w:sz="18" w:space="0" w:color="auto"/>
              <w:bottom w:val="nil"/>
            </w:tcBorders>
            <w:vAlign w:val="center"/>
            <w:tcPrChange w:id="80" w:author="Rosie Woodroffe" w:date="2021-02-24T15:03:00Z">
              <w:tcPr>
                <w:tcW w:w="1941" w:type="dxa"/>
                <w:gridSpan w:val="3"/>
                <w:tcBorders>
                  <w:top w:val="single" w:sz="18" w:space="0" w:color="auto"/>
                </w:tcBorders>
                <w:vAlign w:val="center"/>
              </w:tcPr>
            </w:tcPrChange>
          </w:tcPr>
          <w:p w14:paraId="125C4DF0" w14:textId="77777777" w:rsidR="00D95826" w:rsidRPr="00D95826" w:rsidRDefault="00D95826" w:rsidP="00722153">
            <w:pPr>
              <w:pStyle w:val="NoSpacing"/>
              <w:jc w:val="right"/>
              <w:rPr>
                <w:b/>
                <w:bCs/>
                <w:sz w:val="24"/>
                <w:szCs w:val="24"/>
                <w:rPrChange w:id="81" w:author="Rosie Woodroffe" w:date="2021-02-24T15:03:00Z">
                  <w:rPr>
                    <w:sz w:val="24"/>
                    <w:szCs w:val="24"/>
                  </w:rPr>
                </w:rPrChange>
              </w:rPr>
            </w:pPr>
          </w:p>
        </w:tc>
      </w:tr>
      <w:tr w:rsidR="005E3E3B" w:rsidRPr="005F0658" w14:paraId="795F5424" w14:textId="77777777" w:rsidTr="00CC7245">
        <w:trPr>
          <w:trHeight w:val="324"/>
          <w:trPrChange w:id="82" w:author="Rosie Woodroffe" w:date="2021-02-24T15:03:00Z">
            <w:trPr>
              <w:trHeight w:val="324"/>
            </w:trPr>
          </w:trPrChange>
        </w:trPr>
        <w:tc>
          <w:tcPr>
            <w:tcW w:w="1501" w:type="dxa"/>
            <w:tcBorders>
              <w:top w:val="nil"/>
            </w:tcBorders>
            <w:vAlign w:val="center"/>
            <w:tcPrChange w:id="83" w:author="Rosie Woodroffe" w:date="2021-02-24T15:03:00Z">
              <w:tcPr>
                <w:tcW w:w="1480" w:type="dxa"/>
                <w:tcBorders>
                  <w:top w:val="single" w:sz="18" w:space="0" w:color="auto"/>
                </w:tcBorders>
                <w:vAlign w:val="center"/>
              </w:tcPr>
            </w:tcPrChange>
          </w:tcPr>
          <w:p w14:paraId="0505A4CB" w14:textId="38E0939D" w:rsidR="005E3E3B" w:rsidRPr="005F0658" w:rsidRDefault="005E3E3B" w:rsidP="005E3E3B">
            <w:pPr>
              <w:pStyle w:val="NoSpacing"/>
              <w:rPr>
                <w:sz w:val="24"/>
                <w:szCs w:val="24"/>
              </w:rPr>
            </w:pPr>
            <w:commentRangeStart w:id="84"/>
            <w:r>
              <w:rPr>
                <w:sz w:val="24"/>
                <w:szCs w:val="24"/>
              </w:rPr>
              <w:t>morning and evening</w:t>
            </w:r>
            <w:commentRangeEnd w:id="84"/>
            <w:r w:rsidR="00D95826">
              <w:rPr>
                <w:rStyle w:val="CommentReference"/>
                <w:rFonts w:eastAsiaTheme="minorEastAsia" w:cs="Times New Roman"/>
                <w:lang w:val="en-GB"/>
              </w:rPr>
              <w:commentReference w:id="84"/>
            </w:r>
          </w:p>
        </w:tc>
        <w:tc>
          <w:tcPr>
            <w:tcW w:w="1901" w:type="dxa"/>
            <w:tcBorders>
              <w:top w:val="nil"/>
            </w:tcBorders>
            <w:vAlign w:val="center"/>
            <w:tcPrChange w:id="85" w:author="Rosie Woodroffe" w:date="2021-02-24T15:03:00Z">
              <w:tcPr>
                <w:tcW w:w="1819" w:type="dxa"/>
                <w:gridSpan w:val="2"/>
                <w:tcBorders>
                  <w:top w:val="single" w:sz="18" w:space="0" w:color="auto"/>
                </w:tcBorders>
                <w:vAlign w:val="center"/>
              </w:tcPr>
            </w:tcPrChange>
          </w:tcPr>
          <w:p w14:paraId="448FB086"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Change w:id="86" w:author="Rosie Woodroffe" w:date="2021-02-24T15:03:00Z">
              <w:tcPr>
                <w:tcW w:w="1596" w:type="dxa"/>
                <w:gridSpan w:val="3"/>
                <w:tcBorders>
                  <w:top w:val="single" w:sz="18" w:space="0" w:color="auto"/>
                </w:tcBorders>
                <w:vAlign w:val="center"/>
              </w:tcPr>
            </w:tcPrChange>
          </w:tcPr>
          <w:p w14:paraId="5773E809" w14:textId="4C8267BE" w:rsidR="005E3E3B" w:rsidRPr="005F0658" w:rsidRDefault="005E3E3B" w:rsidP="005E3E3B">
            <w:pPr>
              <w:pStyle w:val="NoSpacing"/>
              <w:jc w:val="right"/>
              <w:rPr>
                <w:sz w:val="24"/>
                <w:szCs w:val="24"/>
              </w:rPr>
            </w:pPr>
            <w:r>
              <w:rPr>
                <w:sz w:val="24"/>
                <w:szCs w:val="24"/>
              </w:rPr>
              <w:t>0.1</w:t>
            </w:r>
            <w:r w:rsidR="00722153">
              <w:rPr>
                <w:sz w:val="24"/>
                <w:szCs w:val="24"/>
              </w:rPr>
              <w:t>211</w:t>
            </w:r>
          </w:p>
        </w:tc>
        <w:tc>
          <w:tcPr>
            <w:tcW w:w="1167" w:type="dxa"/>
            <w:tcBorders>
              <w:top w:val="nil"/>
            </w:tcBorders>
            <w:vAlign w:val="center"/>
            <w:tcPrChange w:id="87" w:author="Rosie Woodroffe" w:date="2021-02-24T15:03:00Z">
              <w:tcPr>
                <w:tcW w:w="1318" w:type="dxa"/>
                <w:gridSpan w:val="3"/>
                <w:tcBorders>
                  <w:top w:val="single" w:sz="18" w:space="0" w:color="auto"/>
                </w:tcBorders>
                <w:vAlign w:val="center"/>
              </w:tcPr>
            </w:tcPrChange>
          </w:tcPr>
          <w:p w14:paraId="14997591" w14:textId="41D2C1AF" w:rsidR="005E3E3B" w:rsidRPr="005F0658" w:rsidRDefault="005E3E3B" w:rsidP="005E3E3B">
            <w:pPr>
              <w:pStyle w:val="NoSpacing"/>
              <w:jc w:val="right"/>
              <w:rPr>
                <w:sz w:val="24"/>
                <w:szCs w:val="24"/>
              </w:rPr>
            </w:pPr>
            <w:r w:rsidRPr="005F0658">
              <w:rPr>
                <w:sz w:val="24"/>
                <w:szCs w:val="24"/>
              </w:rPr>
              <w:t>0.1</w:t>
            </w:r>
            <w:r w:rsidR="00722153">
              <w:rPr>
                <w:sz w:val="24"/>
                <w:szCs w:val="24"/>
              </w:rPr>
              <w:t>011</w:t>
            </w:r>
          </w:p>
        </w:tc>
        <w:tc>
          <w:tcPr>
            <w:tcW w:w="1183" w:type="dxa"/>
            <w:tcBorders>
              <w:top w:val="nil"/>
            </w:tcBorders>
            <w:vAlign w:val="center"/>
            <w:tcPrChange w:id="88" w:author="Rosie Woodroffe" w:date="2021-02-24T15:03:00Z">
              <w:tcPr>
                <w:tcW w:w="1202" w:type="dxa"/>
                <w:gridSpan w:val="3"/>
                <w:tcBorders>
                  <w:top w:val="single" w:sz="18" w:space="0" w:color="auto"/>
                </w:tcBorders>
                <w:vAlign w:val="center"/>
              </w:tcPr>
            </w:tcPrChange>
          </w:tcPr>
          <w:p w14:paraId="5E3FFC6A" w14:textId="44FA9342" w:rsidR="005E3E3B" w:rsidRPr="005F0658" w:rsidRDefault="005E3E3B" w:rsidP="00722153">
            <w:pPr>
              <w:pStyle w:val="NoSpacing"/>
              <w:jc w:val="right"/>
              <w:rPr>
                <w:sz w:val="24"/>
                <w:szCs w:val="24"/>
              </w:rPr>
            </w:pPr>
            <w:r w:rsidRPr="005F0658">
              <w:rPr>
                <w:sz w:val="24"/>
                <w:szCs w:val="24"/>
              </w:rPr>
              <w:t>0.</w:t>
            </w:r>
            <w:r w:rsidR="00722153">
              <w:rPr>
                <w:sz w:val="24"/>
                <w:szCs w:val="24"/>
              </w:rPr>
              <w:t>1412</w:t>
            </w:r>
          </w:p>
        </w:tc>
        <w:tc>
          <w:tcPr>
            <w:tcW w:w="1903" w:type="dxa"/>
            <w:tcBorders>
              <w:top w:val="nil"/>
            </w:tcBorders>
            <w:vAlign w:val="center"/>
            <w:tcPrChange w:id="89" w:author="Rosie Woodroffe" w:date="2021-02-24T15:03:00Z">
              <w:tcPr>
                <w:tcW w:w="1941" w:type="dxa"/>
                <w:gridSpan w:val="3"/>
                <w:tcBorders>
                  <w:top w:val="single" w:sz="18" w:space="0" w:color="auto"/>
                </w:tcBorders>
                <w:vAlign w:val="center"/>
              </w:tcPr>
            </w:tcPrChange>
          </w:tcPr>
          <w:p w14:paraId="57C345F3" w14:textId="2AF07F7E"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21008DA8" w14:textId="77777777" w:rsidTr="00CC7245">
        <w:trPr>
          <w:trHeight w:val="324"/>
          <w:trPrChange w:id="90" w:author="Rosie Woodroffe" w:date="2021-02-24T15:04:00Z">
            <w:trPr>
              <w:trHeight w:val="324"/>
            </w:trPr>
          </w:trPrChange>
        </w:trPr>
        <w:tc>
          <w:tcPr>
            <w:tcW w:w="1501" w:type="dxa"/>
            <w:tcBorders>
              <w:top w:val="single" w:sz="4" w:space="0" w:color="auto"/>
              <w:bottom w:val="single" w:sz="4" w:space="0" w:color="auto"/>
            </w:tcBorders>
            <w:vAlign w:val="center"/>
            <w:tcPrChange w:id="91" w:author="Rosie Woodroffe" w:date="2021-02-24T15:04:00Z">
              <w:tcPr>
                <w:tcW w:w="1480" w:type="dxa"/>
                <w:gridSpan w:val="2"/>
                <w:tcBorders>
                  <w:top w:val="single" w:sz="4" w:space="0" w:color="auto"/>
                  <w:bottom w:val="nil"/>
                </w:tcBorders>
                <w:vAlign w:val="center"/>
              </w:tcPr>
            </w:tcPrChange>
          </w:tcPr>
          <w:p w14:paraId="73C75550" w14:textId="1A8BBD76"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single" w:sz="4" w:space="0" w:color="auto"/>
            </w:tcBorders>
            <w:vAlign w:val="center"/>
            <w:tcPrChange w:id="92" w:author="Rosie Woodroffe" w:date="2021-02-24T15:04:00Z">
              <w:tcPr>
                <w:tcW w:w="1819" w:type="dxa"/>
                <w:gridSpan w:val="2"/>
                <w:tcBorders>
                  <w:top w:val="single" w:sz="4" w:space="0" w:color="auto"/>
                  <w:bottom w:val="nil"/>
                </w:tcBorders>
                <w:vAlign w:val="center"/>
              </w:tcPr>
            </w:tcPrChange>
          </w:tcPr>
          <w:p w14:paraId="4120CAC9"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Change w:id="93" w:author="Rosie Woodroffe" w:date="2021-02-24T15:04:00Z">
              <w:tcPr>
                <w:tcW w:w="1596" w:type="dxa"/>
                <w:gridSpan w:val="3"/>
                <w:tcBorders>
                  <w:top w:val="single" w:sz="4" w:space="0" w:color="auto"/>
                  <w:bottom w:val="nil"/>
                </w:tcBorders>
                <w:vAlign w:val="center"/>
              </w:tcPr>
            </w:tcPrChange>
          </w:tcPr>
          <w:p w14:paraId="22104A14" w14:textId="72E5DD6D" w:rsidR="005E3E3B" w:rsidRPr="005F0658" w:rsidRDefault="005E3E3B" w:rsidP="005E3E3B">
            <w:pPr>
              <w:pStyle w:val="NoSpacing"/>
              <w:jc w:val="right"/>
              <w:rPr>
                <w:sz w:val="24"/>
                <w:szCs w:val="24"/>
              </w:rPr>
            </w:pPr>
            <w:r>
              <w:rPr>
                <w:sz w:val="24"/>
                <w:szCs w:val="24"/>
              </w:rPr>
              <w:t>0.1</w:t>
            </w:r>
            <w:r w:rsidR="006E30EB">
              <w:rPr>
                <w:sz w:val="24"/>
                <w:szCs w:val="24"/>
              </w:rPr>
              <w:t>288</w:t>
            </w:r>
          </w:p>
        </w:tc>
        <w:tc>
          <w:tcPr>
            <w:tcW w:w="1167" w:type="dxa"/>
            <w:tcBorders>
              <w:top w:val="single" w:sz="4" w:space="0" w:color="auto"/>
              <w:bottom w:val="single" w:sz="4" w:space="0" w:color="auto"/>
            </w:tcBorders>
            <w:vAlign w:val="center"/>
            <w:tcPrChange w:id="94" w:author="Rosie Woodroffe" w:date="2021-02-24T15:04:00Z">
              <w:tcPr>
                <w:tcW w:w="1318" w:type="dxa"/>
                <w:gridSpan w:val="3"/>
                <w:tcBorders>
                  <w:top w:val="single" w:sz="4" w:space="0" w:color="auto"/>
                  <w:bottom w:val="nil"/>
                </w:tcBorders>
                <w:vAlign w:val="center"/>
              </w:tcPr>
            </w:tcPrChange>
          </w:tcPr>
          <w:p w14:paraId="65F69890" w14:textId="776CA52A" w:rsidR="005E3E3B" w:rsidRPr="005F0658" w:rsidRDefault="005E3E3B" w:rsidP="005E3E3B">
            <w:pPr>
              <w:pStyle w:val="NoSpacing"/>
              <w:jc w:val="right"/>
              <w:rPr>
                <w:sz w:val="24"/>
                <w:szCs w:val="24"/>
              </w:rPr>
            </w:pPr>
            <w:r w:rsidRPr="005F0658">
              <w:rPr>
                <w:sz w:val="24"/>
                <w:szCs w:val="24"/>
              </w:rPr>
              <w:t>0.1</w:t>
            </w:r>
            <w:r w:rsidR="006E30EB">
              <w:rPr>
                <w:sz w:val="24"/>
                <w:szCs w:val="24"/>
              </w:rPr>
              <w:t>102</w:t>
            </w:r>
          </w:p>
        </w:tc>
        <w:tc>
          <w:tcPr>
            <w:tcW w:w="1183" w:type="dxa"/>
            <w:tcBorders>
              <w:top w:val="single" w:sz="4" w:space="0" w:color="auto"/>
              <w:bottom w:val="single" w:sz="4" w:space="0" w:color="auto"/>
            </w:tcBorders>
            <w:vAlign w:val="center"/>
            <w:tcPrChange w:id="95" w:author="Rosie Woodroffe" w:date="2021-02-24T15:04:00Z">
              <w:tcPr>
                <w:tcW w:w="1202" w:type="dxa"/>
                <w:gridSpan w:val="3"/>
                <w:tcBorders>
                  <w:top w:val="single" w:sz="4" w:space="0" w:color="auto"/>
                  <w:bottom w:val="nil"/>
                </w:tcBorders>
                <w:vAlign w:val="center"/>
              </w:tcPr>
            </w:tcPrChange>
          </w:tcPr>
          <w:p w14:paraId="4047A81A" w14:textId="6DB45B50" w:rsidR="005E3E3B" w:rsidRPr="005F0658" w:rsidRDefault="005E3E3B" w:rsidP="006E30EB">
            <w:pPr>
              <w:pStyle w:val="NoSpacing"/>
              <w:jc w:val="right"/>
              <w:rPr>
                <w:sz w:val="24"/>
                <w:szCs w:val="24"/>
              </w:rPr>
            </w:pPr>
            <w:r w:rsidRPr="005F0658">
              <w:rPr>
                <w:sz w:val="24"/>
                <w:szCs w:val="24"/>
              </w:rPr>
              <w:t>0.</w:t>
            </w:r>
            <w:r w:rsidR="006E30EB">
              <w:rPr>
                <w:sz w:val="24"/>
                <w:szCs w:val="24"/>
              </w:rPr>
              <w:t>1474</w:t>
            </w:r>
          </w:p>
        </w:tc>
        <w:tc>
          <w:tcPr>
            <w:tcW w:w="1903" w:type="dxa"/>
            <w:tcBorders>
              <w:top w:val="single" w:sz="4" w:space="0" w:color="auto"/>
              <w:bottom w:val="single" w:sz="4" w:space="0" w:color="auto"/>
            </w:tcBorders>
            <w:vAlign w:val="center"/>
            <w:tcPrChange w:id="96" w:author="Rosie Woodroffe" w:date="2021-02-24T15:04:00Z">
              <w:tcPr>
                <w:tcW w:w="1941" w:type="dxa"/>
                <w:gridSpan w:val="2"/>
                <w:tcBorders>
                  <w:top w:val="single" w:sz="4" w:space="0" w:color="auto"/>
                  <w:bottom w:val="nil"/>
                </w:tcBorders>
                <w:vAlign w:val="center"/>
              </w:tcPr>
            </w:tcPrChange>
          </w:tcPr>
          <w:p w14:paraId="1808B47B" w14:textId="5E1929CB" w:rsidR="005E3E3B" w:rsidRPr="005F0658" w:rsidRDefault="005E3E3B" w:rsidP="006E30EB">
            <w:pPr>
              <w:pStyle w:val="NoSpacing"/>
              <w:jc w:val="right"/>
              <w:rPr>
                <w:sz w:val="24"/>
                <w:szCs w:val="24"/>
              </w:rPr>
            </w:pPr>
            <w:r w:rsidRPr="005F0658">
              <w:rPr>
                <w:sz w:val="24"/>
                <w:szCs w:val="24"/>
              </w:rPr>
              <w:t>(</w:t>
            </w:r>
            <w:r w:rsidR="006E30EB">
              <w:rPr>
                <w:sz w:val="24"/>
                <w:szCs w:val="24"/>
              </w:rPr>
              <w:t>1</w:t>
            </w:r>
            <w:r w:rsidRPr="005F0658">
              <w:rPr>
                <w:sz w:val="24"/>
                <w:szCs w:val="24"/>
              </w:rPr>
              <w:t>)</w:t>
            </w:r>
          </w:p>
        </w:tc>
      </w:tr>
      <w:tr w:rsidR="008879A8" w:rsidRPr="005F0658" w14:paraId="61AD32A3" w14:textId="77777777" w:rsidTr="00CC7245">
        <w:trPr>
          <w:trHeight w:val="324"/>
        </w:trPr>
        <w:tc>
          <w:tcPr>
            <w:tcW w:w="1501" w:type="dxa"/>
            <w:tcBorders>
              <w:top w:val="single" w:sz="4" w:space="0" w:color="auto"/>
              <w:bottom w:val="single" w:sz="18" w:space="0" w:color="auto"/>
            </w:tcBorders>
            <w:vAlign w:val="center"/>
          </w:tcPr>
          <w:p w14:paraId="4FDEA5CA" w14:textId="5ED30CD2" w:rsidR="008879A8" w:rsidRDefault="008879A8"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2B8B147F" w14:textId="56ABA63A" w:rsidR="008879A8" w:rsidRPr="005F0658" w:rsidRDefault="008879A8" w:rsidP="005E3E3B">
            <w:pPr>
              <w:pStyle w:val="NoSpacing"/>
              <w:rPr>
                <w:sz w:val="24"/>
                <w:szCs w:val="24"/>
              </w:rPr>
            </w:pPr>
            <w:r w:rsidRPr="005F0658">
              <w:rPr>
                <w:sz w:val="24"/>
                <w:szCs w:val="24"/>
              </w:rPr>
              <w:t>Intercept</w:t>
            </w:r>
          </w:p>
        </w:tc>
        <w:tc>
          <w:tcPr>
            <w:tcW w:w="1701" w:type="dxa"/>
            <w:tcBorders>
              <w:top w:val="single" w:sz="4" w:space="0" w:color="auto"/>
              <w:bottom w:val="single" w:sz="18" w:space="0" w:color="auto"/>
            </w:tcBorders>
            <w:vAlign w:val="center"/>
          </w:tcPr>
          <w:p w14:paraId="119E1079" w14:textId="60A45CDE" w:rsidR="008879A8" w:rsidRDefault="000F6DAE" w:rsidP="005E3E3B">
            <w:pPr>
              <w:pStyle w:val="NoSpacing"/>
              <w:jc w:val="right"/>
              <w:rPr>
                <w:sz w:val="24"/>
                <w:szCs w:val="24"/>
              </w:rPr>
            </w:pPr>
            <w:r>
              <w:rPr>
                <w:sz w:val="24"/>
                <w:szCs w:val="24"/>
              </w:rPr>
              <w:t>0.1005</w:t>
            </w:r>
          </w:p>
        </w:tc>
        <w:tc>
          <w:tcPr>
            <w:tcW w:w="1167" w:type="dxa"/>
            <w:tcBorders>
              <w:top w:val="single" w:sz="4" w:space="0" w:color="auto"/>
              <w:bottom w:val="single" w:sz="18" w:space="0" w:color="auto"/>
            </w:tcBorders>
            <w:vAlign w:val="center"/>
          </w:tcPr>
          <w:p w14:paraId="77EABE9B" w14:textId="58DDC1CE" w:rsidR="008879A8" w:rsidRPr="005F0658" w:rsidRDefault="000D7DC2" w:rsidP="005E3E3B">
            <w:pPr>
              <w:pStyle w:val="NoSpacing"/>
              <w:jc w:val="right"/>
              <w:rPr>
                <w:sz w:val="24"/>
                <w:szCs w:val="24"/>
              </w:rPr>
            </w:pPr>
            <w:r>
              <w:rPr>
                <w:sz w:val="24"/>
                <w:szCs w:val="24"/>
              </w:rPr>
              <w:t>0.</w:t>
            </w:r>
            <w:r w:rsidR="00014F37">
              <w:rPr>
                <w:sz w:val="24"/>
                <w:szCs w:val="24"/>
              </w:rPr>
              <w:t>0712</w:t>
            </w:r>
          </w:p>
        </w:tc>
        <w:tc>
          <w:tcPr>
            <w:tcW w:w="1183" w:type="dxa"/>
            <w:tcBorders>
              <w:top w:val="single" w:sz="4" w:space="0" w:color="auto"/>
              <w:bottom w:val="single" w:sz="18" w:space="0" w:color="auto"/>
            </w:tcBorders>
            <w:vAlign w:val="center"/>
          </w:tcPr>
          <w:p w14:paraId="039F398C" w14:textId="7A4AD261" w:rsidR="008879A8" w:rsidRPr="005F0658" w:rsidRDefault="00CC374A" w:rsidP="006E30EB">
            <w:pPr>
              <w:pStyle w:val="NoSpacing"/>
              <w:jc w:val="right"/>
              <w:rPr>
                <w:sz w:val="24"/>
                <w:szCs w:val="24"/>
              </w:rPr>
            </w:pPr>
            <w:r>
              <w:rPr>
                <w:sz w:val="24"/>
                <w:szCs w:val="24"/>
              </w:rPr>
              <w:t>0.1296</w:t>
            </w:r>
          </w:p>
        </w:tc>
        <w:tc>
          <w:tcPr>
            <w:tcW w:w="1903" w:type="dxa"/>
            <w:tcBorders>
              <w:top w:val="single" w:sz="4" w:space="0" w:color="auto"/>
              <w:bottom w:val="single" w:sz="18" w:space="0" w:color="auto"/>
            </w:tcBorders>
            <w:vAlign w:val="center"/>
          </w:tcPr>
          <w:p w14:paraId="0E6F5F71" w14:textId="777CB8A3" w:rsidR="008879A8" w:rsidRPr="005F0658" w:rsidRDefault="00CC374A" w:rsidP="006E30EB">
            <w:pPr>
              <w:pStyle w:val="NoSpacing"/>
              <w:jc w:val="right"/>
              <w:rPr>
                <w:sz w:val="24"/>
                <w:szCs w:val="24"/>
              </w:rPr>
            </w:pPr>
            <w:r>
              <w:rPr>
                <w:sz w:val="24"/>
                <w:szCs w:val="24"/>
              </w:rPr>
              <w:t>(1)</w:t>
            </w:r>
          </w:p>
        </w:tc>
      </w:tr>
      <w:tr w:rsidR="00D95826" w:rsidRPr="005F0658" w14:paraId="7592CACF" w14:textId="77777777" w:rsidTr="00CC7245">
        <w:trPr>
          <w:trHeight w:val="324"/>
          <w:trPrChange w:id="97" w:author="Rosie Woodroffe" w:date="2021-02-24T15:04:00Z">
            <w:trPr>
              <w:trHeight w:val="324"/>
            </w:trPr>
          </w:trPrChange>
        </w:trPr>
        <w:tc>
          <w:tcPr>
            <w:tcW w:w="1501" w:type="dxa"/>
            <w:tcBorders>
              <w:top w:val="single" w:sz="18" w:space="0" w:color="auto"/>
              <w:bottom w:val="nil"/>
            </w:tcBorders>
            <w:vAlign w:val="center"/>
            <w:tcPrChange w:id="98" w:author="Rosie Woodroffe" w:date="2021-02-24T15:04:00Z">
              <w:tcPr>
                <w:tcW w:w="1480" w:type="dxa"/>
                <w:gridSpan w:val="2"/>
                <w:tcBorders>
                  <w:top w:val="single" w:sz="18" w:space="0" w:color="auto"/>
                </w:tcBorders>
                <w:vAlign w:val="center"/>
              </w:tcPr>
            </w:tcPrChange>
          </w:tcPr>
          <w:p w14:paraId="409C5321" w14:textId="2A6E0D2E" w:rsidR="00D95826" w:rsidRPr="000C771F" w:rsidRDefault="00D95826" w:rsidP="005E3E3B">
            <w:pPr>
              <w:pStyle w:val="NoSpacing"/>
              <w:rPr>
                <w:b/>
                <w:bCs/>
                <w:sz w:val="24"/>
                <w:szCs w:val="24"/>
              </w:rPr>
            </w:pPr>
            <w:r w:rsidRPr="000C771F">
              <w:rPr>
                <w:b/>
                <w:bCs/>
                <w:sz w:val="24"/>
                <w:szCs w:val="24"/>
              </w:rPr>
              <w:t>Wild dogs</w:t>
            </w:r>
          </w:p>
        </w:tc>
        <w:tc>
          <w:tcPr>
            <w:tcW w:w="1901" w:type="dxa"/>
            <w:tcBorders>
              <w:top w:val="single" w:sz="18" w:space="0" w:color="auto"/>
              <w:bottom w:val="nil"/>
            </w:tcBorders>
            <w:vAlign w:val="center"/>
            <w:tcPrChange w:id="99" w:author="Rosie Woodroffe" w:date="2021-02-24T15:04:00Z">
              <w:tcPr>
                <w:tcW w:w="1819" w:type="dxa"/>
                <w:gridSpan w:val="2"/>
                <w:tcBorders>
                  <w:top w:val="single" w:sz="18" w:space="0" w:color="auto"/>
                  <w:bottom w:val="nil"/>
                </w:tcBorders>
                <w:vAlign w:val="center"/>
              </w:tcPr>
            </w:tcPrChange>
          </w:tcPr>
          <w:p w14:paraId="482DEB2F"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Change w:id="100" w:author="Rosie Woodroffe" w:date="2021-02-24T15:04:00Z">
              <w:tcPr>
                <w:tcW w:w="1596" w:type="dxa"/>
                <w:gridSpan w:val="3"/>
                <w:tcBorders>
                  <w:top w:val="single" w:sz="18" w:space="0" w:color="auto"/>
                  <w:bottom w:val="nil"/>
                </w:tcBorders>
                <w:vAlign w:val="center"/>
              </w:tcPr>
            </w:tcPrChange>
          </w:tcPr>
          <w:p w14:paraId="24A44DE1" w14:textId="77777777" w:rsidR="00D95826" w:rsidRPr="003C1DC0" w:rsidRDefault="00D95826" w:rsidP="003C1DC0">
            <w:pPr>
              <w:pStyle w:val="NoSpacing"/>
              <w:jc w:val="right"/>
              <w:rPr>
                <w:sz w:val="24"/>
                <w:szCs w:val="24"/>
              </w:rPr>
            </w:pPr>
          </w:p>
        </w:tc>
        <w:tc>
          <w:tcPr>
            <w:tcW w:w="1167" w:type="dxa"/>
            <w:tcBorders>
              <w:top w:val="single" w:sz="18" w:space="0" w:color="auto"/>
              <w:bottom w:val="nil"/>
            </w:tcBorders>
            <w:vAlign w:val="center"/>
            <w:tcPrChange w:id="101" w:author="Rosie Woodroffe" w:date="2021-02-24T15:04:00Z">
              <w:tcPr>
                <w:tcW w:w="1318" w:type="dxa"/>
                <w:gridSpan w:val="3"/>
                <w:tcBorders>
                  <w:top w:val="single" w:sz="18" w:space="0" w:color="auto"/>
                  <w:bottom w:val="nil"/>
                </w:tcBorders>
                <w:vAlign w:val="center"/>
              </w:tcPr>
            </w:tcPrChange>
          </w:tcPr>
          <w:p w14:paraId="4E4C887B" w14:textId="77777777" w:rsidR="00D95826" w:rsidRPr="009D1B0E" w:rsidRDefault="00D95826" w:rsidP="003C1DC0">
            <w:pPr>
              <w:pStyle w:val="NoSpacing"/>
              <w:jc w:val="right"/>
            </w:pPr>
          </w:p>
        </w:tc>
        <w:tc>
          <w:tcPr>
            <w:tcW w:w="1183" w:type="dxa"/>
            <w:tcBorders>
              <w:top w:val="single" w:sz="18" w:space="0" w:color="auto"/>
              <w:bottom w:val="nil"/>
            </w:tcBorders>
            <w:vAlign w:val="center"/>
            <w:tcPrChange w:id="102" w:author="Rosie Woodroffe" w:date="2021-02-24T15:04:00Z">
              <w:tcPr>
                <w:tcW w:w="1202" w:type="dxa"/>
                <w:gridSpan w:val="3"/>
                <w:tcBorders>
                  <w:top w:val="single" w:sz="18" w:space="0" w:color="auto"/>
                  <w:bottom w:val="nil"/>
                </w:tcBorders>
                <w:vAlign w:val="center"/>
              </w:tcPr>
            </w:tcPrChange>
          </w:tcPr>
          <w:p w14:paraId="691CA50E" w14:textId="77777777" w:rsidR="00D95826" w:rsidRPr="009D1B0E" w:rsidRDefault="00D95826" w:rsidP="003C1DC0">
            <w:pPr>
              <w:pStyle w:val="NoSpacing"/>
              <w:jc w:val="right"/>
            </w:pPr>
          </w:p>
        </w:tc>
        <w:tc>
          <w:tcPr>
            <w:tcW w:w="1903" w:type="dxa"/>
            <w:tcBorders>
              <w:top w:val="single" w:sz="18" w:space="0" w:color="auto"/>
              <w:bottom w:val="nil"/>
            </w:tcBorders>
            <w:vAlign w:val="center"/>
            <w:tcPrChange w:id="103" w:author="Rosie Woodroffe" w:date="2021-02-24T15:04:00Z">
              <w:tcPr>
                <w:tcW w:w="1941" w:type="dxa"/>
                <w:gridSpan w:val="2"/>
                <w:tcBorders>
                  <w:top w:val="single" w:sz="18" w:space="0" w:color="auto"/>
                  <w:bottom w:val="nil"/>
                </w:tcBorders>
                <w:vAlign w:val="center"/>
              </w:tcPr>
            </w:tcPrChange>
          </w:tcPr>
          <w:p w14:paraId="0AF50A24" w14:textId="77777777" w:rsidR="00D95826" w:rsidRPr="005F0658" w:rsidRDefault="00D95826" w:rsidP="005E3E3B">
            <w:pPr>
              <w:pStyle w:val="NoSpacing"/>
              <w:jc w:val="right"/>
              <w:rPr>
                <w:sz w:val="24"/>
                <w:szCs w:val="24"/>
              </w:rPr>
            </w:pPr>
          </w:p>
        </w:tc>
      </w:tr>
      <w:tr w:rsidR="003C1DC0" w:rsidRPr="005F0658" w14:paraId="552AE426" w14:textId="77777777" w:rsidTr="00CC7245">
        <w:trPr>
          <w:trHeight w:val="324"/>
          <w:trPrChange w:id="104" w:author="Rosie Woodroffe" w:date="2021-02-24T15:04:00Z">
            <w:trPr>
              <w:trHeight w:val="324"/>
            </w:trPr>
          </w:trPrChange>
        </w:trPr>
        <w:tc>
          <w:tcPr>
            <w:tcW w:w="1501" w:type="dxa"/>
            <w:vMerge w:val="restart"/>
            <w:tcBorders>
              <w:top w:val="nil"/>
            </w:tcBorders>
            <w:vAlign w:val="center"/>
            <w:tcPrChange w:id="105" w:author="Rosie Woodroffe" w:date="2021-02-24T15:04:00Z">
              <w:tcPr>
                <w:tcW w:w="1480" w:type="dxa"/>
                <w:gridSpan w:val="2"/>
                <w:vMerge w:val="restart"/>
                <w:tcBorders>
                  <w:top w:val="single" w:sz="18" w:space="0" w:color="auto"/>
                </w:tcBorders>
                <w:vAlign w:val="center"/>
              </w:tcPr>
            </w:tcPrChange>
          </w:tcPr>
          <w:p w14:paraId="0AF99ECD" w14:textId="215FB90E" w:rsidR="003C1DC0" w:rsidRPr="005F0658" w:rsidRDefault="003C1DC0" w:rsidP="005E3E3B">
            <w:pPr>
              <w:pStyle w:val="NoSpacing"/>
              <w:rPr>
                <w:sz w:val="24"/>
                <w:szCs w:val="24"/>
              </w:rPr>
            </w:pPr>
            <w:commentRangeStart w:id="106"/>
            <w:r>
              <w:rPr>
                <w:sz w:val="24"/>
                <w:szCs w:val="24"/>
              </w:rPr>
              <w:t>morning and evening</w:t>
            </w:r>
            <w:commentRangeEnd w:id="106"/>
            <w:r w:rsidR="00D95826">
              <w:rPr>
                <w:rStyle w:val="CommentReference"/>
                <w:rFonts w:eastAsiaTheme="minorEastAsia" w:cs="Times New Roman"/>
                <w:lang w:val="en-GB"/>
              </w:rPr>
              <w:commentReference w:id="106"/>
            </w:r>
          </w:p>
        </w:tc>
        <w:tc>
          <w:tcPr>
            <w:tcW w:w="1901" w:type="dxa"/>
            <w:tcBorders>
              <w:top w:val="nil"/>
              <w:bottom w:val="nil"/>
            </w:tcBorders>
            <w:vAlign w:val="center"/>
            <w:tcPrChange w:id="107" w:author="Rosie Woodroffe" w:date="2021-02-24T15:04:00Z">
              <w:tcPr>
                <w:tcW w:w="1819" w:type="dxa"/>
                <w:gridSpan w:val="2"/>
                <w:tcBorders>
                  <w:top w:val="single" w:sz="18" w:space="0" w:color="auto"/>
                  <w:bottom w:val="nil"/>
                </w:tcBorders>
                <w:vAlign w:val="center"/>
              </w:tcPr>
            </w:tcPrChange>
          </w:tcPr>
          <w:p w14:paraId="254DCF67" w14:textId="77777777" w:rsidR="003C1DC0" w:rsidRPr="005F0658" w:rsidRDefault="003C1DC0" w:rsidP="005E3E3B">
            <w:pPr>
              <w:pStyle w:val="NoSpacing"/>
              <w:rPr>
                <w:b/>
                <w:sz w:val="24"/>
                <w:szCs w:val="24"/>
              </w:rPr>
            </w:pPr>
            <w:r w:rsidRPr="005F0658">
              <w:rPr>
                <w:sz w:val="24"/>
                <w:szCs w:val="24"/>
              </w:rPr>
              <w:t>Intercept</w:t>
            </w:r>
          </w:p>
        </w:tc>
        <w:tc>
          <w:tcPr>
            <w:tcW w:w="1701" w:type="dxa"/>
            <w:tcBorders>
              <w:top w:val="nil"/>
              <w:bottom w:val="nil"/>
            </w:tcBorders>
            <w:vAlign w:val="center"/>
            <w:tcPrChange w:id="108" w:author="Rosie Woodroffe" w:date="2021-02-24T15:04:00Z">
              <w:tcPr>
                <w:tcW w:w="1596" w:type="dxa"/>
                <w:gridSpan w:val="3"/>
                <w:tcBorders>
                  <w:top w:val="single" w:sz="18" w:space="0" w:color="auto"/>
                  <w:bottom w:val="nil"/>
                </w:tcBorders>
                <w:vAlign w:val="center"/>
              </w:tcPr>
            </w:tcPrChange>
          </w:tcPr>
          <w:p w14:paraId="351A6D59" w14:textId="37B2E975" w:rsidR="003C1DC0" w:rsidRPr="005F0658" w:rsidRDefault="003C1DC0" w:rsidP="003C1DC0">
            <w:pPr>
              <w:pStyle w:val="NoSpacing"/>
              <w:jc w:val="right"/>
              <w:rPr>
                <w:b/>
                <w:sz w:val="24"/>
                <w:szCs w:val="24"/>
              </w:rPr>
            </w:pPr>
            <w:r w:rsidRPr="003C1DC0">
              <w:rPr>
                <w:sz w:val="24"/>
                <w:szCs w:val="24"/>
              </w:rPr>
              <w:t>0.1179</w:t>
            </w:r>
          </w:p>
        </w:tc>
        <w:tc>
          <w:tcPr>
            <w:tcW w:w="1167" w:type="dxa"/>
            <w:tcBorders>
              <w:top w:val="nil"/>
              <w:bottom w:val="nil"/>
            </w:tcBorders>
            <w:vAlign w:val="center"/>
            <w:tcPrChange w:id="109" w:author="Rosie Woodroffe" w:date="2021-02-24T15:04:00Z">
              <w:tcPr>
                <w:tcW w:w="1318" w:type="dxa"/>
                <w:gridSpan w:val="3"/>
                <w:tcBorders>
                  <w:top w:val="single" w:sz="18" w:space="0" w:color="auto"/>
                  <w:bottom w:val="nil"/>
                </w:tcBorders>
                <w:vAlign w:val="center"/>
              </w:tcPr>
            </w:tcPrChange>
          </w:tcPr>
          <w:p w14:paraId="51E1BB62" w14:textId="59ED8EEC" w:rsidR="003C1DC0" w:rsidRPr="005F0658" w:rsidRDefault="003C1DC0" w:rsidP="003C1DC0">
            <w:pPr>
              <w:pStyle w:val="NoSpacing"/>
              <w:jc w:val="right"/>
              <w:rPr>
                <w:b/>
                <w:sz w:val="24"/>
                <w:szCs w:val="24"/>
              </w:rPr>
            </w:pPr>
            <w:r w:rsidRPr="009D1B0E">
              <w:t>0.0976</w:t>
            </w:r>
          </w:p>
        </w:tc>
        <w:tc>
          <w:tcPr>
            <w:tcW w:w="1183" w:type="dxa"/>
            <w:tcBorders>
              <w:top w:val="nil"/>
              <w:bottom w:val="nil"/>
            </w:tcBorders>
            <w:vAlign w:val="center"/>
            <w:tcPrChange w:id="110" w:author="Rosie Woodroffe" w:date="2021-02-24T15:04:00Z">
              <w:tcPr>
                <w:tcW w:w="1202" w:type="dxa"/>
                <w:gridSpan w:val="3"/>
                <w:tcBorders>
                  <w:top w:val="single" w:sz="18" w:space="0" w:color="auto"/>
                  <w:bottom w:val="nil"/>
                </w:tcBorders>
                <w:vAlign w:val="center"/>
              </w:tcPr>
            </w:tcPrChange>
          </w:tcPr>
          <w:p w14:paraId="5BDE8673" w14:textId="12E09571" w:rsidR="003C1DC0" w:rsidRPr="005F0658" w:rsidRDefault="003C1DC0" w:rsidP="003C1DC0">
            <w:pPr>
              <w:pStyle w:val="NoSpacing"/>
              <w:jc w:val="right"/>
              <w:rPr>
                <w:b/>
                <w:sz w:val="24"/>
                <w:szCs w:val="24"/>
              </w:rPr>
            </w:pPr>
            <w:r w:rsidRPr="009D1B0E">
              <w:t>0.1384</w:t>
            </w:r>
          </w:p>
        </w:tc>
        <w:tc>
          <w:tcPr>
            <w:tcW w:w="1903" w:type="dxa"/>
            <w:tcBorders>
              <w:top w:val="nil"/>
              <w:bottom w:val="nil"/>
            </w:tcBorders>
            <w:vAlign w:val="center"/>
            <w:tcPrChange w:id="111" w:author="Rosie Woodroffe" w:date="2021-02-24T15:04:00Z">
              <w:tcPr>
                <w:tcW w:w="1941" w:type="dxa"/>
                <w:gridSpan w:val="2"/>
                <w:tcBorders>
                  <w:top w:val="single" w:sz="18" w:space="0" w:color="auto"/>
                  <w:bottom w:val="nil"/>
                </w:tcBorders>
                <w:vAlign w:val="center"/>
              </w:tcPr>
            </w:tcPrChange>
          </w:tcPr>
          <w:p w14:paraId="02D8E08B" w14:textId="6DF99163" w:rsidR="003C1DC0" w:rsidRPr="005F0658" w:rsidRDefault="003C1DC0" w:rsidP="005E3E3B">
            <w:pPr>
              <w:pStyle w:val="NoSpacing"/>
              <w:jc w:val="right"/>
              <w:rPr>
                <w:b/>
                <w:sz w:val="24"/>
                <w:szCs w:val="24"/>
              </w:rPr>
            </w:pPr>
            <w:r w:rsidRPr="005F0658">
              <w:rPr>
                <w:sz w:val="24"/>
                <w:szCs w:val="24"/>
              </w:rPr>
              <w:t xml:space="preserve"> (1)</w:t>
            </w:r>
          </w:p>
        </w:tc>
      </w:tr>
      <w:tr w:rsidR="003C1DC0" w:rsidRPr="005F0658" w14:paraId="09A020E0" w14:textId="77777777" w:rsidTr="00CC7245">
        <w:trPr>
          <w:trHeight w:val="324"/>
        </w:trPr>
        <w:tc>
          <w:tcPr>
            <w:tcW w:w="1501" w:type="dxa"/>
            <w:vMerge/>
            <w:tcBorders>
              <w:bottom w:val="single" w:sz="4" w:space="0" w:color="auto"/>
            </w:tcBorders>
            <w:vAlign w:val="center"/>
          </w:tcPr>
          <w:p w14:paraId="1076F09F" w14:textId="77777777" w:rsidR="003C1DC0" w:rsidRPr="005F0658" w:rsidRDefault="003C1DC0" w:rsidP="005E3E3B">
            <w:pPr>
              <w:pStyle w:val="NoSpacing"/>
              <w:rPr>
                <w:sz w:val="24"/>
                <w:szCs w:val="24"/>
              </w:rPr>
            </w:pPr>
          </w:p>
        </w:tc>
        <w:tc>
          <w:tcPr>
            <w:tcW w:w="1901" w:type="dxa"/>
            <w:tcBorders>
              <w:top w:val="nil"/>
              <w:bottom w:val="single" w:sz="4" w:space="0" w:color="auto"/>
            </w:tcBorders>
            <w:vAlign w:val="center"/>
          </w:tcPr>
          <w:p w14:paraId="3DF9CAF2" w14:textId="7DF6CA78" w:rsidR="003C1DC0" w:rsidRPr="005F0658" w:rsidRDefault="003C1DC0" w:rsidP="005E3E3B">
            <w:pPr>
              <w:pStyle w:val="NoSpacing"/>
              <w:rPr>
                <w:sz w:val="24"/>
                <w:szCs w:val="24"/>
              </w:rPr>
            </w:pPr>
            <w:r>
              <w:rPr>
                <w:sz w:val="24"/>
                <w:szCs w:val="24"/>
              </w:rPr>
              <w:t>Denning</w:t>
            </w:r>
          </w:p>
        </w:tc>
        <w:tc>
          <w:tcPr>
            <w:tcW w:w="1701" w:type="dxa"/>
            <w:tcBorders>
              <w:top w:val="nil"/>
              <w:bottom w:val="single" w:sz="4" w:space="0" w:color="auto"/>
            </w:tcBorders>
            <w:vAlign w:val="center"/>
          </w:tcPr>
          <w:p w14:paraId="32EB6ED2" w14:textId="1FFE2576" w:rsidR="003C1DC0" w:rsidRDefault="00DC491C" w:rsidP="003C1DC0">
            <w:pPr>
              <w:pStyle w:val="NoSpacing"/>
              <w:ind w:left="720"/>
              <w:jc w:val="center"/>
              <w:rPr>
                <w:sz w:val="24"/>
                <w:szCs w:val="24"/>
              </w:rPr>
            </w:pPr>
            <w:r>
              <w:rPr>
                <w:sz w:val="24"/>
                <w:szCs w:val="24"/>
              </w:rPr>
              <w:t>-</w:t>
            </w:r>
            <w:r w:rsidR="003C1DC0">
              <w:rPr>
                <w:sz w:val="24"/>
                <w:szCs w:val="24"/>
              </w:rPr>
              <w:t>0.0504</w:t>
            </w:r>
          </w:p>
        </w:tc>
        <w:tc>
          <w:tcPr>
            <w:tcW w:w="1167" w:type="dxa"/>
            <w:tcBorders>
              <w:top w:val="nil"/>
              <w:bottom w:val="single" w:sz="4" w:space="0" w:color="auto"/>
            </w:tcBorders>
            <w:vAlign w:val="center"/>
          </w:tcPr>
          <w:p w14:paraId="0D073E04" w14:textId="73EFD3CA" w:rsidR="003C1DC0" w:rsidRPr="005F0658" w:rsidRDefault="00DC491C" w:rsidP="003C1DC0">
            <w:pPr>
              <w:pStyle w:val="NoSpacing"/>
              <w:jc w:val="right"/>
              <w:rPr>
                <w:sz w:val="24"/>
                <w:szCs w:val="24"/>
              </w:rPr>
            </w:pPr>
            <w:r>
              <w:t>-</w:t>
            </w:r>
            <w:r w:rsidR="003C1DC0" w:rsidRPr="009D1B0E">
              <w:t>0.0391</w:t>
            </w:r>
          </w:p>
        </w:tc>
        <w:tc>
          <w:tcPr>
            <w:tcW w:w="1183" w:type="dxa"/>
            <w:tcBorders>
              <w:top w:val="nil"/>
              <w:bottom w:val="single" w:sz="4" w:space="0" w:color="auto"/>
            </w:tcBorders>
            <w:vAlign w:val="center"/>
          </w:tcPr>
          <w:p w14:paraId="69E2DD1E" w14:textId="529CE7DD" w:rsidR="003C1DC0" w:rsidRPr="005F0658" w:rsidRDefault="00DC491C" w:rsidP="003C1DC0">
            <w:pPr>
              <w:pStyle w:val="NoSpacing"/>
              <w:jc w:val="right"/>
              <w:rPr>
                <w:sz w:val="24"/>
                <w:szCs w:val="24"/>
              </w:rPr>
            </w:pPr>
            <w:r>
              <w:t>-</w:t>
            </w:r>
            <w:r w:rsidR="003C1DC0" w:rsidRPr="009D1B0E">
              <w:t>0.0616</w:t>
            </w:r>
          </w:p>
        </w:tc>
        <w:tc>
          <w:tcPr>
            <w:tcW w:w="1903" w:type="dxa"/>
            <w:tcBorders>
              <w:top w:val="nil"/>
              <w:bottom w:val="single" w:sz="4" w:space="0" w:color="auto"/>
            </w:tcBorders>
            <w:vAlign w:val="center"/>
          </w:tcPr>
          <w:p w14:paraId="3F49B48B" w14:textId="3BE66759" w:rsidR="003C1DC0" w:rsidRPr="005F0658" w:rsidRDefault="003C1DC0" w:rsidP="005E3E3B">
            <w:pPr>
              <w:pStyle w:val="NoSpacing"/>
              <w:jc w:val="right"/>
              <w:rPr>
                <w:sz w:val="24"/>
                <w:szCs w:val="24"/>
              </w:rPr>
            </w:pPr>
            <w:r>
              <w:rPr>
                <w:sz w:val="24"/>
                <w:szCs w:val="24"/>
              </w:rPr>
              <w:t xml:space="preserve">1.00 </w:t>
            </w:r>
            <w:r w:rsidRPr="005F0658">
              <w:rPr>
                <w:sz w:val="24"/>
                <w:szCs w:val="24"/>
              </w:rPr>
              <w:t>(1)</w:t>
            </w:r>
          </w:p>
        </w:tc>
      </w:tr>
      <w:tr w:rsidR="00FC730E" w:rsidRPr="005F0658" w14:paraId="45844526" w14:textId="77777777" w:rsidTr="00CC7245">
        <w:trPr>
          <w:trHeight w:val="324"/>
        </w:trPr>
        <w:tc>
          <w:tcPr>
            <w:tcW w:w="1501" w:type="dxa"/>
            <w:tcBorders>
              <w:top w:val="single" w:sz="4" w:space="0" w:color="auto"/>
              <w:bottom w:val="nil"/>
            </w:tcBorders>
            <w:vAlign w:val="center"/>
          </w:tcPr>
          <w:p w14:paraId="4C9F45C7" w14:textId="14C1EE87" w:rsidR="00FC730E" w:rsidRPr="005F0658" w:rsidRDefault="00FC730E" w:rsidP="00FC730E">
            <w:pPr>
              <w:pStyle w:val="NoSpacing"/>
              <w:rPr>
                <w:sz w:val="24"/>
                <w:szCs w:val="24"/>
              </w:rPr>
            </w:pPr>
            <w:r>
              <w:rPr>
                <w:sz w:val="24"/>
                <w:szCs w:val="24"/>
              </w:rPr>
              <w:t>night</w:t>
            </w:r>
          </w:p>
        </w:tc>
        <w:tc>
          <w:tcPr>
            <w:tcW w:w="1901" w:type="dxa"/>
            <w:tcBorders>
              <w:top w:val="single" w:sz="4" w:space="0" w:color="auto"/>
              <w:bottom w:val="nil"/>
            </w:tcBorders>
            <w:vAlign w:val="center"/>
          </w:tcPr>
          <w:p w14:paraId="1544C8AD" w14:textId="5A695242" w:rsidR="00FC730E" w:rsidRDefault="00FC730E" w:rsidP="00FC730E">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0AD33F1C" w14:textId="70E06EAA" w:rsidR="00FC730E" w:rsidRDefault="00BA11E2" w:rsidP="00FC730E">
            <w:pPr>
              <w:pStyle w:val="NoSpacing"/>
              <w:ind w:left="720"/>
              <w:jc w:val="center"/>
              <w:rPr>
                <w:sz w:val="24"/>
                <w:szCs w:val="24"/>
              </w:rPr>
            </w:pPr>
            <w:r>
              <w:rPr>
                <w:sz w:val="24"/>
                <w:szCs w:val="24"/>
              </w:rPr>
              <w:t>0.1610</w:t>
            </w:r>
          </w:p>
        </w:tc>
        <w:tc>
          <w:tcPr>
            <w:tcW w:w="1167" w:type="dxa"/>
            <w:tcBorders>
              <w:top w:val="single" w:sz="4" w:space="0" w:color="auto"/>
              <w:bottom w:val="nil"/>
            </w:tcBorders>
            <w:vAlign w:val="center"/>
          </w:tcPr>
          <w:p w14:paraId="6528D9BB" w14:textId="24DF3DA7" w:rsidR="00FC730E" w:rsidRPr="009D1B0E" w:rsidRDefault="008D108F" w:rsidP="00FC730E">
            <w:pPr>
              <w:pStyle w:val="NoSpacing"/>
              <w:jc w:val="right"/>
            </w:pPr>
            <w:r>
              <w:t>0.1243</w:t>
            </w:r>
          </w:p>
        </w:tc>
        <w:tc>
          <w:tcPr>
            <w:tcW w:w="1183" w:type="dxa"/>
            <w:tcBorders>
              <w:top w:val="single" w:sz="4" w:space="0" w:color="auto"/>
              <w:bottom w:val="nil"/>
            </w:tcBorders>
            <w:vAlign w:val="center"/>
          </w:tcPr>
          <w:p w14:paraId="6B35BC7D" w14:textId="746BFBF2" w:rsidR="00FC730E" w:rsidRPr="009D1B0E" w:rsidRDefault="00CC7245" w:rsidP="00FC730E">
            <w:pPr>
              <w:pStyle w:val="NoSpacing"/>
              <w:jc w:val="right"/>
            </w:pPr>
            <w:r>
              <w:t>0.1976</w:t>
            </w:r>
          </w:p>
        </w:tc>
        <w:tc>
          <w:tcPr>
            <w:tcW w:w="1903" w:type="dxa"/>
            <w:tcBorders>
              <w:top w:val="single" w:sz="4" w:space="0" w:color="auto"/>
              <w:bottom w:val="nil"/>
            </w:tcBorders>
            <w:vAlign w:val="center"/>
          </w:tcPr>
          <w:p w14:paraId="078CF449" w14:textId="77777777" w:rsidR="00FC730E" w:rsidRDefault="00FC730E" w:rsidP="00FC730E">
            <w:pPr>
              <w:pStyle w:val="NoSpacing"/>
              <w:jc w:val="right"/>
              <w:rPr>
                <w:sz w:val="24"/>
                <w:szCs w:val="24"/>
              </w:rPr>
            </w:pPr>
          </w:p>
        </w:tc>
      </w:tr>
      <w:tr w:rsidR="00FC730E" w:rsidRPr="005F0658" w14:paraId="39DEC34F" w14:textId="77777777" w:rsidTr="00CC7245">
        <w:trPr>
          <w:trHeight w:val="324"/>
        </w:trPr>
        <w:tc>
          <w:tcPr>
            <w:tcW w:w="1501" w:type="dxa"/>
            <w:tcBorders>
              <w:top w:val="nil"/>
              <w:bottom w:val="single" w:sz="18" w:space="0" w:color="auto"/>
            </w:tcBorders>
            <w:vAlign w:val="center"/>
          </w:tcPr>
          <w:p w14:paraId="1B399656" w14:textId="77777777" w:rsidR="00FC730E" w:rsidRPr="005F0658" w:rsidRDefault="00FC730E" w:rsidP="00FC730E">
            <w:pPr>
              <w:pStyle w:val="NoSpacing"/>
              <w:rPr>
                <w:sz w:val="24"/>
                <w:szCs w:val="24"/>
              </w:rPr>
            </w:pPr>
          </w:p>
        </w:tc>
        <w:tc>
          <w:tcPr>
            <w:tcW w:w="1901" w:type="dxa"/>
            <w:tcBorders>
              <w:top w:val="nil"/>
              <w:bottom w:val="single" w:sz="18" w:space="0" w:color="auto"/>
            </w:tcBorders>
            <w:vAlign w:val="center"/>
          </w:tcPr>
          <w:p w14:paraId="0B491805" w14:textId="158581E6" w:rsidR="00FC730E" w:rsidRDefault="00FC730E" w:rsidP="00FC730E">
            <w:pPr>
              <w:pStyle w:val="NoSpacing"/>
              <w:rPr>
                <w:sz w:val="24"/>
                <w:szCs w:val="24"/>
              </w:rPr>
            </w:pPr>
            <w:r>
              <w:rPr>
                <w:sz w:val="24"/>
                <w:szCs w:val="24"/>
              </w:rPr>
              <w:t>Denning</w:t>
            </w:r>
          </w:p>
        </w:tc>
        <w:tc>
          <w:tcPr>
            <w:tcW w:w="1701" w:type="dxa"/>
            <w:tcBorders>
              <w:top w:val="nil"/>
              <w:bottom w:val="single" w:sz="18" w:space="0" w:color="auto"/>
            </w:tcBorders>
            <w:vAlign w:val="center"/>
          </w:tcPr>
          <w:p w14:paraId="0E2B22D4" w14:textId="1A681CF5" w:rsidR="00FC730E" w:rsidRDefault="00CC7245" w:rsidP="00FC730E">
            <w:pPr>
              <w:pStyle w:val="NoSpacing"/>
              <w:ind w:left="720"/>
              <w:jc w:val="center"/>
              <w:rPr>
                <w:sz w:val="24"/>
                <w:szCs w:val="24"/>
              </w:rPr>
            </w:pPr>
            <w:r>
              <w:rPr>
                <w:sz w:val="24"/>
                <w:szCs w:val="24"/>
              </w:rPr>
              <w:t>-0.1694</w:t>
            </w:r>
          </w:p>
        </w:tc>
        <w:tc>
          <w:tcPr>
            <w:tcW w:w="1167" w:type="dxa"/>
            <w:tcBorders>
              <w:top w:val="nil"/>
              <w:bottom w:val="single" w:sz="18" w:space="0" w:color="auto"/>
            </w:tcBorders>
            <w:vAlign w:val="center"/>
          </w:tcPr>
          <w:p w14:paraId="27E3DC89" w14:textId="292BC7F7" w:rsidR="00FC730E" w:rsidRPr="009D1B0E" w:rsidRDefault="000D4A6D" w:rsidP="00FC730E">
            <w:pPr>
              <w:pStyle w:val="NoSpacing"/>
              <w:jc w:val="right"/>
            </w:pPr>
            <w:r>
              <w:t>-0.1861</w:t>
            </w:r>
          </w:p>
        </w:tc>
        <w:tc>
          <w:tcPr>
            <w:tcW w:w="1183" w:type="dxa"/>
            <w:tcBorders>
              <w:top w:val="nil"/>
              <w:bottom w:val="single" w:sz="18" w:space="0" w:color="auto"/>
            </w:tcBorders>
            <w:vAlign w:val="center"/>
          </w:tcPr>
          <w:p w14:paraId="6B902C1D" w14:textId="784CBF1D" w:rsidR="00FC730E" w:rsidRPr="009D1B0E" w:rsidRDefault="000D4A6D" w:rsidP="00FC730E">
            <w:pPr>
              <w:pStyle w:val="NoSpacing"/>
              <w:jc w:val="right"/>
            </w:pPr>
            <w:r>
              <w:t>-0.1526</w:t>
            </w:r>
          </w:p>
        </w:tc>
        <w:tc>
          <w:tcPr>
            <w:tcW w:w="1903" w:type="dxa"/>
            <w:tcBorders>
              <w:top w:val="nil"/>
              <w:bottom w:val="single" w:sz="18" w:space="0" w:color="auto"/>
            </w:tcBorders>
            <w:vAlign w:val="center"/>
          </w:tcPr>
          <w:p w14:paraId="14F94528" w14:textId="2289560D" w:rsidR="00FC730E" w:rsidRDefault="008A6A0A" w:rsidP="00FC730E">
            <w:pPr>
              <w:pStyle w:val="NoSpacing"/>
              <w:jc w:val="right"/>
              <w:rPr>
                <w:sz w:val="24"/>
                <w:szCs w:val="24"/>
              </w:rPr>
            </w:pPr>
            <w:r>
              <w:rPr>
                <w:sz w:val="24"/>
                <w:szCs w:val="24"/>
              </w:rPr>
              <w:t>1.00 (1)</w:t>
            </w:r>
          </w:p>
        </w:tc>
      </w:tr>
    </w:tbl>
    <w:p w14:paraId="66B728FA" w14:textId="128959EE" w:rsidR="008A289A" w:rsidRDefault="00187264" w:rsidP="00187264">
      <w:pPr>
        <w:pStyle w:val="NoSpacing"/>
        <w:sectPr w:rsidR="008A289A"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r w:rsidR="00381A1D">
        <w:rPr>
          <w:sz w:val="24"/>
          <w:szCs w:val="24"/>
        </w:rPr>
        <w:t>dik-dik</w:t>
      </w:r>
      <w:r w:rsidR="000B7784">
        <w:rPr>
          <w:sz w:val="24"/>
          <w:szCs w:val="24"/>
        </w:rPr>
        <w:t>s</w:t>
      </w:r>
      <w:r w:rsidRPr="005F0658">
        <w:rPr>
          <w:sz w:val="24"/>
          <w:szCs w:val="24"/>
        </w:rPr>
        <w:t>. The table presents estimated effects of explanatory variables included in the top model sets (</w:t>
      </w:r>
      <w:r w:rsidRPr="005E3E3B">
        <w:rPr>
          <w:sz w:val="24"/>
          <w:szCs w:val="24"/>
        </w:rPr>
        <w:t xml:space="preserve">ΔAICc &lt; </w:t>
      </w:r>
      <w:r w:rsidR="005E3E3B">
        <w:rPr>
          <w:sz w:val="24"/>
          <w:szCs w:val="24"/>
        </w:rPr>
        <w:t>2</w:t>
      </w:r>
      <w:r w:rsidRPr="005F0658">
        <w:rPr>
          <w:sz w:val="24"/>
          <w:szCs w:val="24"/>
        </w:rPr>
        <w:t xml:space="preserve">). The relative importance of each variable is shown along with the number of models in the top model set in which it was included (n). </w:t>
      </w:r>
    </w:p>
    <w:p w14:paraId="08BA21D5" w14:textId="2DE5AF69" w:rsidR="008A289A" w:rsidRDefault="008A289A">
      <w:pPr>
        <w:spacing w:line="240" w:lineRule="auto"/>
        <w:ind w:firstLine="0"/>
      </w:pPr>
    </w:p>
    <w:p w14:paraId="1AE23DAC" w14:textId="7D0F6968" w:rsidR="00187264" w:rsidRPr="005F0658" w:rsidRDefault="00187264" w:rsidP="00187264">
      <w:pPr>
        <w:pStyle w:val="NoSpacing"/>
        <w:rPr>
          <w:sz w:val="24"/>
          <w:szCs w:val="24"/>
        </w:rPr>
      </w:pPr>
      <w:r w:rsidRPr="005F0658">
        <w:rPr>
          <w:b/>
          <w:bCs/>
          <w:sz w:val="24"/>
          <w:szCs w:val="24"/>
        </w:rPr>
        <w:t xml:space="preserve">Table </w:t>
      </w:r>
      <w:r w:rsidR="001635E9">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w:t>
      </w:r>
      <w:r w:rsidR="003F7D4E">
        <w:rPr>
          <w:sz w:val="24"/>
          <w:szCs w:val="24"/>
        </w:rPr>
        <w:t xml:space="preserve">, the only model with </w:t>
      </w:r>
      <w:r w:rsidRPr="00546CAA">
        <w:rPr>
          <w:sz w:val="24"/>
          <w:szCs w:val="24"/>
        </w:rPr>
        <w:t>ΔAICc&lt;</w:t>
      </w:r>
      <w:r w:rsidR="00546CAA">
        <w:rPr>
          <w:sz w:val="24"/>
          <w:szCs w:val="24"/>
        </w:rPr>
        <w:t>2</w:t>
      </w:r>
      <w:r w:rsidR="003F7D4E">
        <w:rPr>
          <w:sz w:val="24"/>
          <w:szCs w:val="24"/>
        </w:rPr>
        <w:t>,</w:t>
      </w:r>
      <w:r w:rsidRPr="005F0658">
        <w:rPr>
          <w:sz w:val="24"/>
          <w:szCs w:val="24"/>
        </w:rPr>
        <w:t xml:space="preserve"> for African wild dog consumption of impala. </w:t>
      </w:r>
    </w:p>
    <w:tbl>
      <w:tblPr>
        <w:tblStyle w:val="TableGrid"/>
        <w:tblW w:w="918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418"/>
        <w:gridCol w:w="1701"/>
        <w:gridCol w:w="1842"/>
      </w:tblGrid>
      <w:tr w:rsidR="003F7D4E" w:rsidRPr="005F0658" w14:paraId="1339B9E0" w14:textId="77777777" w:rsidTr="003F7D4E">
        <w:trPr>
          <w:trHeight w:val="324"/>
        </w:trPr>
        <w:tc>
          <w:tcPr>
            <w:tcW w:w="4219" w:type="dxa"/>
            <w:tcBorders>
              <w:top w:val="single" w:sz="18" w:space="0" w:color="auto"/>
              <w:left w:val="nil"/>
              <w:bottom w:val="single" w:sz="18" w:space="0" w:color="auto"/>
              <w:right w:val="nil"/>
            </w:tcBorders>
            <w:vAlign w:val="center"/>
            <w:hideMark/>
          </w:tcPr>
          <w:p w14:paraId="7464BBAF" w14:textId="77777777" w:rsidR="003F7D4E" w:rsidRPr="005F0658" w:rsidRDefault="003F7D4E" w:rsidP="00174B22">
            <w:pPr>
              <w:pStyle w:val="NoSpacing"/>
              <w:rPr>
                <w:sz w:val="24"/>
                <w:szCs w:val="24"/>
              </w:rPr>
            </w:pPr>
            <w:r w:rsidRPr="005F0658">
              <w:rPr>
                <w:sz w:val="24"/>
                <w:szCs w:val="24"/>
              </w:rPr>
              <w:t>Explanatory variable</w:t>
            </w:r>
          </w:p>
        </w:tc>
        <w:tc>
          <w:tcPr>
            <w:tcW w:w="1418" w:type="dxa"/>
            <w:tcBorders>
              <w:top w:val="single" w:sz="18" w:space="0" w:color="auto"/>
              <w:left w:val="nil"/>
              <w:bottom w:val="single" w:sz="18" w:space="0" w:color="auto"/>
              <w:right w:val="nil"/>
            </w:tcBorders>
            <w:vAlign w:val="center"/>
            <w:hideMark/>
          </w:tcPr>
          <w:p w14:paraId="57811E5C" w14:textId="77777777" w:rsidR="003F7D4E" w:rsidRPr="005F0658" w:rsidRDefault="003F7D4E" w:rsidP="00174B22">
            <w:pPr>
              <w:pStyle w:val="NoSpacing"/>
              <w:rPr>
                <w:sz w:val="24"/>
                <w:szCs w:val="24"/>
              </w:rPr>
            </w:pPr>
            <w:r w:rsidRPr="005F0658">
              <w:rPr>
                <w:sz w:val="24"/>
                <w:szCs w:val="24"/>
              </w:rPr>
              <w:t>Estimate</w:t>
            </w:r>
          </w:p>
        </w:tc>
        <w:tc>
          <w:tcPr>
            <w:tcW w:w="1701" w:type="dxa"/>
            <w:tcBorders>
              <w:top w:val="single" w:sz="18" w:space="0" w:color="auto"/>
              <w:left w:val="nil"/>
              <w:bottom w:val="single" w:sz="18" w:space="0" w:color="auto"/>
              <w:right w:val="nil"/>
            </w:tcBorders>
            <w:vAlign w:val="center"/>
            <w:hideMark/>
          </w:tcPr>
          <w:p w14:paraId="0F769DF2" w14:textId="77777777" w:rsidR="003F7D4E" w:rsidRPr="005F0658" w:rsidRDefault="003F7D4E" w:rsidP="00174B22">
            <w:pPr>
              <w:pStyle w:val="NoSpacing"/>
              <w:rPr>
                <w:sz w:val="24"/>
                <w:szCs w:val="24"/>
              </w:rPr>
            </w:pPr>
            <w:r w:rsidRPr="005F0658">
              <w:rPr>
                <w:sz w:val="24"/>
                <w:szCs w:val="24"/>
              </w:rPr>
              <w:t>Lower 95% CI</w:t>
            </w:r>
          </w:p>
        </w:tc>
        <w:tc>
          <w:tcPr>
            <w:tcW w:w="1842" w:type="dxa"/>
            <w:tcBorders>
              <w:top w:val="single" w:sz="18" w:space="0" w:color="auto"/>
              <w:left w:val="nil"/>
              <w:bottom w:val="single" w:sz="18" w:space="0" w:color="auto"/>
              <w:right w:val="nil"/>
            </w:tcBorders>
            <w:vAlign w:val="center"/>
            <w:hideMark/>
          </w:tcPr>
          <w:p w14:paraId="5495FD51" w14:textId="77777777" w:rsidR="003F7D4E" w:rsidRPr="005F0658" w:rsidRDefault="003F7D4E" w:rsidP="00174B22">
            <w:pPr>
              <w:pStyle w:val="NoSpacing"/>
              <w:rPr>
                <w:sz w:val="24"/>
                <w:szCs w:val="24"/>
              </w:rPr>
            </w:pPr>
            <w:r w:rsidRPr="005F0658">
              <w:rPr>
                <w:sz w:val="24"/>
                <w:szCs w:val="24"/>
              </w:rPr>
              <w:t>Upper 95% CI</w:t>
            </w:r>
          </w:p>
        </w:tc>
      </w:tr>
      <w:tr w:rsidR="003F7D4E" w:rsidRPr="005F0658" w14:paraId="089895AF" w14:textId="77777777" w:rsidTr="003F7D4E">
        <w:trPr>
          <w:trHeight w:val="324"/>
        </w:trPr>
        <w:tc>
          <w:tcPr>
            <w:tcW w:w="4219" w:type="dxa"/>
            <w:tcBorders>
              <w:top w:val="single" w:sz="18" w:space="0" w:color="auto"/>
              <w:left w:val="nil"/>
              <w:bottom w:val="nil"/>
              <w:right w:val="nil"/>
            </w:tcBorders>
            <w:vAlign w:val="center"/>
            <w:hideMark/>
          </w:tcPr>
          <w:p w14:paraId="289C853E" w14:textId="77777777" w:rsidR="003F7D4E" w:rsidRPr="005F0658" w:rsidRDefault="003F7D4E" w:rsidP="00174B22">
            <w:pPr>
              <w:pStyle w:val="NoSpacing"/>
              <w:rPr>
                <w:sz w:val="24"/>
                <w:szCs w:val="24"/>
              </w:rPr>
            </w:pPr>
            <w:r w:rsidRPr="005F0658">
              <w:rPr>
                <w:sz w:val="24"/>
                <w:szCs w:val="24"/>
              </w:rPr>
              <w:t>Intercept</w:t>
            </w:r>
          </w:p>
        </w:tc>
        <w:tc>
          <w:tcPr>
            <w:tcW w:w="1418" w:type="dxa"/>
            <w:tcBorders>
              <w:top w:val="single" w:sz="18" w:space="0" w:color="auto"/>
              <w:left w:val="nil"/>
              <w:bottom w:val="nil"/>
              <w:right w:val="nil"/>
            </w:tcBorders>
            <w:hideMark/>
          </w:tcPr>
          <w:p w14:paraId="17B05E36" w14:textId="6E877CEB" w:rsidR="003F7D4E" w:rsidRPr="005F0658" w:rsidRDefault="003F7D4E" w:rsidP="00D27560">
            <w:pPr>
              <w:pStyle w:val="NoSpacing"/>
              <w:rPr>
                <w:sz w:val="24"/>
                <w:szCs w:val="24"/>
              </w:rPr>
            </w:pPr>
            <w:r w:rsidRPr="00324987">
              <w:t>0.7427</w:t>
            </w:r>
          </w:p>
        </w:tc>
        <w:tc>
          <w:tcPr>
            <w:tcW w:w="1701" w:type="dxa"/>
            <w:tcBorders>
              <w:top w:val="single" w:sz="18" w:space="0" w:color="auto"/>
              <w:left w:val="nil"/>
              <w:bottom w:val="nil"/>
              <w:right w:val="nil"/>
            </w:tcBorders>
            <w:hideMark/>
          </w:tcPr>
          <w:p w14:paraId="641B0A6B" w14:textId="73591734" w:rsidR="003F7D4E" w:rsidRPr="005F0658" w:rsidRDefault="003F7D4E" w:rsidP="00D27560">
            <w:pPr>
              <w:pStyle w:val="NoSpacing"/>
              <w:rPr>
                <w:sz w:val="24"/>
                <w:szCs w:val="24"/>
              </w:rPr>
            </w:pPr>
            <w:r w:rsidRPr="00324987">
              <w:t>0.4771</w:t>
            </w:r>
          </w:p>
        </w:tc>
        <w:tc>
          <w:tcPr>
            <w:tcW w:w="1842" w:type="dxa"/>
            <w:tcBorders>
              <w:top w:val="single" w:sz="18" w:space="0" w:color="auto"/>
              <w:left w:val="nil"/>
              <w:bottom w:val="nil"/>
              <w:right w:val="nil"/>
            </w:tcBorders>
            <w:hideMark/>
          </w:tcPr>
          <w:p w14:paraId="7C6B8BAD" w14:textId="05723221" w:rsidR="003F7D4E" w:rsidRPr="005F0658" w:rsidRDefault="003F7D4E" w:rsidP="00D27560">
            <w:pPr>
              <w:pStyle w:val="NoSpacing"/>
              <w:rPr>
                <w:sz w:val="24"/>
                <w:szCs w:val="24"/>
              </w:rPr>
            </w:pPr>
            <w:r w:rsidRPr="00324987">
              <w:t>1.0083</w:t>
            </w:r>
          </w:p>
        </w:tc>
      </w:tr>
      <w:tr w:rsidR="003F7D4E" w:rsidRPr="005F0658" w14:paraId="67BD063C" w14:textId="77777777" w:rsidTr="003F7D4E">
        <w:trPr>
          <w:trHeight w:val="324"/>
        </w:trPr>
        <w:tc>
          <w:tcPr>
            <w:tcW w:w="4219" w:type="dxa"/>
            <w:tcBorders>
              <w:bottom w:val="single" w:sz="18" w:space="0" w:color="auto"/>
            </w:tcBorders>
            <w:vAlign w:val="center"/>
            <w:hideMark/>
          </w:tcPr>
          <w:p w14:paraId="60B305E2" w14:textId="04AB07CE" w:rsidR="003F7D4E" w:rsidRPr="005F0658" w:rsidRDefault="003F7D4E" w:rsidP="003F7D4E">
            <w:pPr>
              <w:pStyle w:val="NoSpacing"/>
              <w:rPr>
                <w:sz w:val="24"/>
                <w:szCs w:val="24"/>
              </w:rPr>
            </w:pPr>
            <w:r>
              <w:rPr>
                <w:sz w:val="24"/>
                <w:szCs w:val="24"/>
              </w:rPr>
              <w:t>Mean maximum temperature over the previous 7 days</w:t>
            </w:r>
          </w:p>
        </w:tc>
        <w:tc>
          <w:tcPr>
            <w:tcW w:w="1418" w:type="dxa"/>
            <w:tcBorders>
              <w:bottom w:val="single" w:sz="18" w:space="0" w:color="auto"/>
            </w:tcBorders>
            <w:vAlign w:val="center"/>
            <w:hideMark/>
          </w:tcPr>
          <w:p w14:paraId="4EF5887E" w14:textId="74B261B7" w:rsidR="003F7D4E" w:rsidRPr="005F0658" w:rsidRDefault="003F7D4E" w:rsidP="003F7D4E">
            <w:pPr>
              <w:pStyle w:val="NoSpacing"/>
              <w:rPr>
                <w:sz w:val="24"/>
                <w:szCs w:val="24"/>
              </w:rPr>
            </w:pPr>
            <w:r w:rsidRPr="00324987">
              <w:t>-0.0207</w:t>
            </w:r>
          </w:p>
        </w:tc>
        <w:tc>
          <w:tcPr>
            <w:tcW w:w="1701" w:type="dxa"/>
            <w:tcBorders>
              <w:bottom w:val="single" w:sz="18" w:space="0" w:color="auto"/>
            </w:tcBorders>
            <w:vAlign w:val="center"/>
            <w:hideMark/>
          </w:tcPr>
          <w:p w14:paraId="3C821800" w14:textId="28F6D6D8" w:rsidR="003F7D4E" w:rsidRPr="005F0658" w:rsidRDefault="003F7D4E" w:rsidP="003F7D4E">
            <w:pPr>
              <w:pStyle w:val="NoSpacing"/>
              <w:rPr>
                <w:sz w:val="24"/>
                <w:szCs w:val="24"/>
              </w:rPr>
            </w:pPr>
            <w:r w:rsidRPr="00324987">
              <w:t>-0.0298</w:t>
            </w:r>
          </w:p>
        </w:tc>
        <w:tc>
          <w:tcPr>
            <w:tcW w:w="1842" w:type="dxa"/>
            <w:tcBorders>
              <w:bottom w:val="single" w:sz="18" w:space="0" w:color="auto"/>
            </w:tcBorders>
            <w:vAlign w:val="center"/>
            <w:hideMark/>
          </w:tcPr>
          <w:p w14:paraId="65DF83C0" w14:textId="3D94298C" w:rsidR="003F7D4E" w:rsidRPr="005F0658" w:rsidRDefault="003F7D4E" w:rsidP="003F7D4E">
            <w:pPr>
              <w:pStyle w:val="NoSpacing"/>
              <w:rPr>
                <w:sz w:val="24"/>
                <w:szCs w:val="24"/>
              </w:rPr>
            </w:pPr>
            <w:r w:rsidRPr="00324987">
              <w:t>-0.0117</w:t>
            </w:r>
          </w:p>
        </w:tc>
      </w:tr>
    </w:tbl>
    <w:p w14:paraId="2F676C66" w14:textId="2490FE8B" w:rsidR="00187264" w:rsidRDefault="00187264" w:rsidP="007C2A70"/>
    <w:p w14:paraId="2577129A" w14:textId="04E7D7BD" w:rsidR="009779B9" w:rsidRDefault="00187264" w:rsidP="009779B9">
      <w:pPr>
        <w:spacing w:line="240" w:lineRule="auto"/>
      </w:pPr>
      <w:r>
        <w:br w:type="page"/>
      </w:r>
      <w:r w:rsidR="0037275E">
        <w:rPr>
          <w:b/>
          <w:bCs/>
        </w:rPr>
        <w:lastRenderedPageBreak/>
        <w:t>Figure</w:t>
      </w:r>
      <w:r w:rsidR="009779B9">
        <w:rPr>
          <w:b/>
          <w:bCs/>
        </w:rPr>
        <w:t xml:space="preserve"> </w:t>
      </w:r>
      <w:r w:rsidR="00177AA7">
        <w:rPr>
          <w:b/>
          <w:bCs/>
        </w:rPr>
        <w:t>1</w:t>
      </w:r>
      <w:r w:rsidR="009779B9">
        <w:rPr>
          <w:b/>
          <w:bCs/>
        </w:rPr>
        <w:t xml:space="preserve"> </w:t>
      </w:r>
      <w:r w:rsidR="009779B9" w:rsidRPr="00EC0DAE">
        <w:t>Daily movement patterns of African wild dogs</w:t>
      </w:r>
      <w:ins w:id="112" w:author="Rosie Woodroffe" w:date="2021-02-24T15:09:00Z">
        <w:r w:rsidR="003A605A">
          <w:t>.</w:t>
        </w:r>
      </w:ins>
      <w:r w:rsidR="009779B9" w:rsidRPr="00EC0DAE">
        <w:t xml:space="preserve"> </w:t>
      </w:r>
      <w:r w:rsidR="003A605A">
        <w:t>A</w:t>
      </w:r>
      <w:r w:rsidR="009779B9" w:rsidRPr="00EC0DAE">
        <w:t>ctivity measured by collar-mounted accelerometers fitted to 18 wild dogs</w:t>
      </w:r>
      <w:r w:rsidR="003A605A">
        <w:t xml:space="preserve"> </w:t>
      </w:r>
      <w:r w:rsidR="003A605A" w:rsidRPr="00EC0DAE">
        <w:t>(A)</w:t>
      </w:r>
      <w:r w:rsidR="009779B9" w:rsidRPr="00EC0DAE">
        <w:t xml:space="preserve">; </w:t>
      </w:r>
      <w:r w:rsidR="009779B9">
        <w:t>blue</w:t>
      </w:r>
      <w:r w:rsidR="009779B9" w:rsidRPr="00EC0DAE">
        <w:t xml:space="preserve"> bands denote the start and stop times used to cla</w:t>
      </w:r>
      <w:r w:rsidR="009779B9">
        <w:t>ssify morning and evening hunts</w:t>
      </w:r>
      <w:r w:rsidR="003A605A">
        <w:t>. Hunts tend to fall before and after the daily</w:t>
      </w:r>
      <w:r w:rsidR="009779B9" w:rsidRPr="00EC0DAE">
        <w:t xml:space="preserve"> </w:t>
      </w:r>
      <w:r w:rsidR="009779B9">
        <w:t xml:space="preserve">maximum temperature </w:t>
      </w:r>
      <w:r w:rsidR="003A605A" w:rsidRPr="00EC0DAE">
        <w:t>(</w:t>
      </w:r>
      <w:r w:rsidR="003A605A">
        <w:t>B</w:t>
      </w:r>
      <w:r w:rsidR="003A605A" w:rsidRPr="00EC0DAE">
        <w:t>)</w:t>
      </w:r>
      <w:r w:rsidR="003A605A">
        <w:t>.</w:t>
      </w:r>
      <w:r w:rsidR="009779B9" w:rsidRPr="00FF5C01">
        <w:rPr>
          <w:rFonts w:ascii="Cambria" w:hAnsi="Cambria"/>
          <w:noProof/>
          <w:lang w:val="en-US"/>
        </w:rPr>
        <w:drawing>
          <wp:anchor distT="0" distB="0" distL="114300" distR="114300" simplePos="0" relativeHeight="251658240" behindDoc="1" locked="0" layoutInCell="1" allowOverlap="1" wp14:anchorId="6428A68A" wp14:editId="153174BF">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p>
    <w:p w14:paraId="6411734A" w14:textId="2BAA5AE4" w:rsidR="009779B9" w:rsidRDefault="009779B9" w:rsidP="009779B9">
      <w:pPr>
        <w:spacing w:line="240" w:lineRule="auto"/>
        <w:ind w:firstLine="0"/>
      </w:pPr>
    </w:p>
    <w:p w14:paraId="66730B9A" w14:textId="7F920EDD" w:rsidR="009779B9" w:rsidRDefault="009779B9">
      <w:pPr>
        <w:spacing w:line="240" w:lineRule="auto"/>
        <w:ind w:firstLine="0"/>
      </w:pPr>
      <w:r>
        <w:br w:type="page"/>
      </w:r>
    </w:p>
    <w:p w14:paraId="44E0C494" w14:textId="79EA6B77" w:rsidR="009779B9" w:rsidRPr="00D608CE" w:rsidRDefault="009779B9" w:rsidP="00C36060">
      <w:pPr>
        <w:spacing w:line="240" w:lineRule="auto"/>
      </w:pPr>
      <w:r>
        <w:rPr>
          <w:noProof/>
          <w:lang w:val="en-US"/>
        </w:rPr>
        <w:lastRenderedPageBreak/>
        <w:drawing>
          <wp:anchor distT="0" distB="0" distL="114300" distR="114300" simplePos="0" relativeHeight="251660288" behindDoc="0" locked="0" layoutInCell="1" allowOverlap="1" wp14:anchorId="090485BE" wp14:editId="29494912">
            <wp:simplePos x="0" y="0"/>
            <wp:positionH relativeFrom="column">
              <wp:posOffset>-257175</wp:posOffset>
            </wp:positionH>
            <wp:positionV relativeFrom="paragraph">
              <wp:posOffset>677545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sidR="0037275E">
        <w:rPr>
          <w:b/>
          <w:bCs/>
        </w:rPr>
        <w:t>Figure</w:t>
      </w:r>
      <w:r>
        <w:rPr>
          <w:b/>
          <w:bCs/>
        </w:rPr>
        <w:t xml:space="preserve"> </w:t>
      </w:r>
      <w:r w:rsidR="00A96C6C">
        <w:rPr>
          <w:b/>
          <w:bCs/>
        </w:rPr>
        <w:t>2</w:t>
      </w:r>
      <w:r>
        <w:rPr>
          <w:b/>
          <w:bCs/>
        </w:rPr>
        <w:t xml:space="preserve"> </w:t>
      </w:r>
      <w:r>
        <w:t xml:space="preserve">Percentage of hunts and total activity which fall in </w:t>
      </w:r>
      <w:commentRangeStart w:id="113"/>
      <w:r>
        <w:t>Morning, Midday, Evening and Night periods</w:t>
      </w:r>
      <w:commentRangeEnd w:id="113"/>
      <w:r w:rsidR="00A929AA">
        <w:rPr>
          <w:rStyle w:val="CommentReference"/>
        </w:rPr>
        <w:commentReference w:id="113"/>
      </w:r>
      <w:r>
        <w:t>, and the percentage of bouts and total activity which spanned multiple time periods, and were therefore determined not to be hunts.</w:t>
      </w:r>
    </w:p>
    <w:p w14:paraId="21511ED6" w14:textId="7D1395FF" w:rsidR="009779B9" w:rsidRDefault="009779B9">
      <w:pPr>
        <w:spacing w:line="240" w:lineRule="auto"/>
        <w:ind w:firstLine="0"/>
      </w:pPr>
      <w:r>
        <w:br w:type="page"/>
      </w:r>
    </w:p>
    <w:p w14:paraId="7F0A2A1B" w14:textId="3755734C" w:rsidR="003F0A45" w:rsidRDefault="00BD3624" w:rsidP="00BD3624">
      <w:r>
        <w:rPr>
          <w:b/>
          <w:bCs/>
        </w:rPr>
        <w:lastRenderedPageBreak/>
        <w:t xml:space="preserve">Figure 3 </w:t>
      </w:r>
      <w:r>
        <w:t xml:space="preserve">Diel variation in </w:t>
      </w:r>
      <w:r w:rsidRPr="007C64D0">
        <w:t xml:space="preserve">woody cover use by impala, </w:t>
      </w:r>
      <w:r w:rsidR="00381A1D">
        <w:t>dik-dik</w:t>
      </w:r>
      <w:r>
        <w:t>s</w:t>
      </w:r>
      <w:r w:rsidRPr="007C64D0">
        <w:t xml:space="preserve"> and </w:t>
      </w:r>
      <w:r w:rsidR="001635E9">
        <w:t>African</w:t>
      </w:r>
      <w:r w:rsidR="00956092">
        <w:t xml:space="preserve"> </w:t>
      </w:r>
      <w:r w:rsidRPr="007C64D0">
        <w:t xml:space="preserve">wild dogs across time periods. </w:t>
      </w:r>
      <w:ins w:id="114" w:author="Rosie Woodroffe" w:date="2021-02-24T15:12:00Z">
        <w:r w:rsidR="00A929AA">
          <w:t>Say what the time periods mean in terms of actual times of day.</w:t>
        </w:r>
      </w:ins>
    </w:p>
    <w:p w14:paraId="778E7E5E" w14:textId="6BDA18EC" w:rsidR="00BD3624" w:rsidRDefault="001635E9" w:rsidP="00BD3624">
      <w:r>
        <w:rPr>
          <w:b/>
          <w:bCs/>
          <w:noProof/>
          <w:lang w:val="en-US"/>
        </w:rPr>
        <mc:AlternateContent>
          <mc:Choice Requires="wpg">
            <w:drawing>
              <wp:anchor distT="0" distB="0" distL="114300" distR="114300" simplePos="0" relativeHeight="251666432" behindDoc="0" locked="0" layoutInCell="1" allowOverlap="1" wp14:anchorId="293BE470" wp14:editId="50EE2062">
                <wp:simplePos x="0" y="0"/>
                <wp:positionH relativeFrom="column">
                  <wp:posOffset>495300</wp:posOffset>
                </wp:positionH>
                <wp:positionV relativeFrom="paragraph">
                  <wp:posOffset>132080</wp:posOffset>
                </wp:positionV>
                <wp:extent cx="4114800" cy="2324100"/>
                <wp:effectExtent l="0" t="0" r="0" b="0"/>
                <wp:wrapTight wrapText="bothSides">
                  <wp:wrapPolygon edited="0">
                    <wp:start x="300" y="0"/>
                    <wp:lineTo x="0" y="18590"/>
                    <wp:lineTo x="0" y="21423"/>
                    <wp:lineTo x="21500" y="21423"/>
                    <wp:lineTo x="21500" y="18590"/>
                    <wp:lineTo x="21200" y="0"/>
                    <wp:lineTo x="300" y="0"/>
                  </wp:wrapPolygon>
                </wp:wrapTight>
                <wp:docPr id="9" name="Group 9"/>
                <wp:cNvGraphicFramePr/>
                <a:graphic xmlns:a="http://schemas.openxmlformats.org/drawingml/2006/main">
                  <a:graphicData uri="http://schemas.microsoft.com/office/word/2010/wordprocessingGroup">
                    <wpg:wgp>
                      <wpg:cNvGrpSpPr/>
                      <wpg:grpSpPr>
                        <a:xfrm>
                          <a:off x="0" y="0"/>
                          <a:ext cx="4114800" cy="2324100"/>
                          <a:chOff x="95250" y="0"/>
                          <a:chExt cx="4114800" cy="2324100"/>
                        </a:xfrm>
                      </wpg:grpSpPr>
                      <pic:pic xmlns:pic="http://schemas.openxmlformats.org/drawingml/2006/picture">
                        <pic:nvPicPr>
                          <pic:cNvPr id="14" name="Picture 14"/>
                          <pic:cNvPicPr>
                            <a:picLocks noChangeAspect="1"/>
                          </pic:cNvPicPr>
                        </pic:nvPicPr>
                        <pic:blipFill rotWithShape="1">
                          <a:blip r:embed="rId21" cstate="print">
                            <a:extLst>
                              <a:ext uri="{28A0092B-C50C-407E-A947-70E740481C1C}">
                                <a14:useLocalDpi xmlns:a14="http://schemas.microsoft.com/office/drawing/2010/main" val="0"/>
                              </a:ext>
                            </a:extLst>
                          </a:blip>
                          <a:srcRect l="4861" b="67708"/>
                          <a:stretch/>
                        </pic:blipFill>
                        <pic:spPr bwMode="auto">
                          <a:xfrm>
                            <a:off x="200024" y="0"/>
                            <a:ext cx="3914775"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21"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CD71B33" id="Group 9" o:spid="_x0000_s1026" style="position:absolute;margin-left:39pt;margin-top:10.4pt;width:324pt;height:183pt;z-index:251666432;mso-width-relative:margin" coordorigin="952" coordsize="41148,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E8R/wDBXL/g6u8E+Hr/AMZ+&#10;Of8Agkv8NdH0TSLKW91jVrvw9qPlWVrEheWd9utk7URWY4BOBwDWR8Kv+C3H/BzL+0D4Rj+I37PH&#10;/BNL4T+N/Dcs8kEWvaL4d1TyHmQ4eMeZrKtlTweK/Zf9qT4beIPjL+zL8RvhB4Slto9V8V+BdX0f&#10;TZL2QpCtxdWUsEZkYBiqBnGSASBnAPSvFv8Agj3+xp8Wf2Dv2LdP/Z9+NN/otzrlr4g1C9kl0C8k&#10;ntzHNIGQBpI42zgcjb+JoA/PX/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000;width:3914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">
                  <v:imagedata r:id="rId26" o:title="" cropbottom="44373f" cropleft="3186f"/>
                  <v:path arrowok="t"/>
                </v:shape>
                <v:shape id="Picture 7" o:spid="_x0000_s1028" type="#_x0000_t75" style="position:absolute;left:952;top:20002;width:41148;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">
                  <v:imagedata r:id="rId26" o:title="" croptop="62220f"/>
                  <v:path arrowok="t"/>
                </v:shape>
                <w10:wrap type="tight"/>
              </v:group>
            </w:pict>
          </mc:Fallback>
        </mc:AlternateContent>
      </w:r>
      <w:r w:rsidR="00BD3624">
        <w:br w:type="page"/>
      </w:r>
    </w:p>
    <w:p w14:paraId="4B5B5686" w14:textId="05EC5CC2" w:rsidR="00084726" w:rsidRDefault="00084726" w:rsidP="00084726">
      <w:pPr>
        <w:rPr>
          <w:noProof/>
          <w:lang w:eastAsia="en-GB"/>
        </w:rPr>
      </w:pPr>
      <w:r w:rsidRPr="00084726">
        <w:rPr>
          <w:b/>
        </w:rPr>
        <w:lastRenderedPageBreak/>
        <w:t>Figure 4</w:t>
      </w:r>
      <w:r>
        <w:t xml:space="preserve"> Associations between ambient temperature and African wild dog hunting behaviour</w:t>
      </w:r>
      <w:r>
        <w:rPr>
          <w:noProof/>
          <w:lang w:val="en-US"/>
        </w:rPr>
        <w:drawing>
          <wp:anchor distT="0" distB="0" distL="114300" distR="114300" simplePos="0" relativeHeight="251663360" behindDoc="1" locked="0" layoutInCell="1" allowOverlap="1" wp14:anchorId="74182CE3" wp14:editId="44F6C5E9">
            <wp:simplePos x="0" y="0"/>
            <wp:positionH relativeFrom="column">
              <wp:posOffset>904875</wp:posOffset>
            </wp:positionH>
            <wp:positionV relativeFrom="paragraph">
              <wp:posOffset>2433320</wp:posOffset>
            </wp:positionV>
            <wp:extent cx="3657600" cy="5486400"/>
            <wp:effectExtent l="0" t="0" r="0" b="0"/>
            <wp:wrapTight wrapText="bothSides">
              <wp:wrapPolygon edited="0">
                <wp:start x="0" y="0"/>
                <wp:lineTo x="0" y="21525"/>
                <wp:lineTo x="21488" y="21525"/>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_plots.png"/>
                    <pic:cNvPicPr/>
                  </pic:nvPicPr>
                  <pic:blipFill>
                    <a:blip r:embed="rId27">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14:sizeRelH relativeFrom="page">
              <wp14:pctWidth>0</wp14:pctWidth>
            </wp14:sizeRelH>
            <wp14:sizeRelV relativeFrom="page">
              <wp14:pctHeight>0</wp14:pctHeight>
            </wp14:sizeRelV>
          </wp:anchor>
        </w:drawing>
      </w:r>
      <w:r>
        <w:t xml:space="preserve"> a</w:t>
      </w:r>
      <w:r w:rsidRPr="007C64D0">
        <w:t>) Duration of African wild dog morning and evening hunts at different daily maximum temperatures. Points represent the means</w:t>
      </w:r>
      <w:r>
        <w:t xml:space="preserve"> for each 1°C interval</w:t>
      </w:r>
      <w:r w:rsidRPr="007C64D0">
        <w:t>,</w:t>
      </w:r>
      <w:r>
        <w:t xml:space="preserve"> </w:t>
      </w:r>
      <w:r w:rsidR="00F64B36">
        <w:t xml:space="preserve">vertical </w:t>
      </w:r>
      <w:r>
        <w:t>bars indicate the standard error</w:t>
      </w:r>
      <w:r w:rsidR="00F364C3">
        <w:t>s.</w:t>
      </w:r>
      <w:r w:rsidRPr="007C64D0">
        <w:t xml:space="preserve"> </w:t>
      </w:r>
      <w:r>
        <w:t>b</w:t>
      </w:r>
      <w:r w:rsidRPr="007C64D0">
        <w:t>) Probability of the presence of impala in wild dog scat at different daily maximum temperatures (</w:t>
      </w:r>
      <w:r>
        <w:t>°</w:t>
      </w:r>
      <w:r w:rsidRPr="007C64D0">
        <w:t xml:space="preserve">C). </w:t>
      </w:r>
      <w:r w:rsidR="003F0A45">
        <w:t>Lines represent</w:t>
      </w:r>
      <w:r w:rsidRPr="007C64D0">
        <w:t xml:space="preserve"> conditional mean, and shaded areas represent the 95% confidence </w:t>
      </w:r>
      <w:commentRangeStart w:id="115"/>
      <w:r w:rsidRPr="007C64D0">
        <w:t>interval</w:t>
      </w:r>
      <w:commentRangeEnd w:id="115"/>
      <w:r w:rsidR="00F364C3">
        <w:rPr>
          <w:rStyle w:val="CommentReference"/>
        </w:rPr>
        <w:commentReference w:id="115"/>
      </w:r>
      <w:r w:rsidRPr="007C64D0">
        <w:t>.</w:t>
      </w:r>
      <w:r>
        <w:rPr>
          <w:noProof/>
          <w:lang w:eastAsia="en-GB"/>
        </w:rPr>
        <w:br w:type="page"/>
      </w:r>
    </w:p>
    <w:p w14:paraId="49608047" w14:textId="7E25B176" w:rsidR="00CF38D9" w:rsidRDefault="00CF38D9">
      <w:pPr>
        <w:spacing w:line="240" w:lineRule="auto"/>
        <w:ind w:firstLine="0"/>
        <w:rPr>
          <w:b/>
          <w:sz w:val="44"/>
          <w:szCs w:val="44"/>
        </w:rPr>
      </w:pPr>
    </w:p>
    <w:p w14:paraId="3092E45F" w14:textId="0300EB43" w:rsidR="00CF38D9" w:rsidRDefault="00CF38D9">
      <w:pPr>
        <w:spacing w:line="240" w:lineRule="auto"/>
        <w:ind w:firstLine="0"/>
        <w:rPr>
          <w:b/>
          <w:sz w:val="44"/>
          <w:szCs w:val="44"/>
        </w:rPr>
      </w:pPr>
    </w:p>
    <w:p w14:paraId="0E4FCC88" w14:textId="6DB8EFBB" w:rsidR="00CF38D9" w:rsidRDefault="00CF38D9">
      <w:pPr>
        <w:spacing w:line="240" w:lineRule="auto"/>
        <w:ind w:firstLine="0"/>
        <w:rPr>
          <w:b/>
          <w:sz w:val="44"/>
          <w:szCs w:val="44"/>
        </w:rPr>
      </w:pPr>
    </w:p>
    <w:p w14:paraId="266643D7" w14:textId="77777777" w:rsidR="00CF38D9" w:rsidRDefault="00CF38D9">
      <w:pPr>
        <w:spacing w:line="240" w:lineRule="auto"/>
        <w:ind w:firstLine="0"/>
        <w:rPr>
          <w:b/>
          <w:sz w:val="44"/>
          <w:szCs w:val="44"/>
        </w:rPr>
      </w:pPr>
    </w:p>
    <w:p w14:paraId="3C455F0E" w14:textId="77777777" w:rsidR="00CF38D9" w:rsidRDefault="00CF38D9">
      <w:pPr>
        <w:spacing w:line="240" w:lineRule="auto"/>
        <w:ind w:firstLine="0"/>
        <w:rPr>
          <w:b/>
          <w:sz w:val="44"/>
          <w:szCs w:val="44"/>
        </w:rPr>
      </w:pPr>
    </w:p>
    <w:p w14:paraId="4C5C6EA8" w14:textId="77777777" w:rsidR="00CF38D9" w:rsidRDefault="00CF38D9">
      <w:pPr>
        <w:spacing w:line="240" w:lineRule="auto"/>
        <w:ind w:firstLine="0"/>
        <w:rPr>
          <w:b/>
          <w:sz w:val="44"/>
          <w:szCs w:val="44"/>
        </w:rPr>
      </w:pPr>
    </w:p>
    <w:p w14:paraId="0E4012E7" w14:textId="4229C67E" w:rsidR="002D202B" w:rsidRPr="007C2A70" w:rsidRDefault="002D202B" w:rsidP="002D202B">
      <w:pPr>
        <w:jc w:val="center"/>
        <w:rPr>
          <w:b/>
          <w:sz w:val="44"/>
          <w:szCs w:val="44"/>
        </w:rPr>
      </w:pPr>
      <w:r w:rsidRPr="007C2A70">
        <w:rPr>
          <w:b/>
          <w:sz w:val="44"/>
          <w:szCs w:val="44"/>
        </w:rPr>
        <w:t>Temperature affects predator-prey interactions in an African savanna</w:t>
      </w:r>
    </w:p>
    <w:p w14:paraId="4B21DC11" w14:textId="77777777" w:rsidR="002D202B" w:rsidRPr="009303C7" w:rsidRDefault="002D202B" w:rsidP="002D202B"/>
    <w:p w14:paraId="478B79B3" w14:textId="77777777" w:rsidR="006F06AB" w:rsidRDefault="006F06AB" w:rsidP="006F06AB">
      <w:pPr>
        <w:spacing w:line="276" w:lineRule="auto"/>
        <w:jc w:val="center"/>
        <w:rPr>
          <w:vertAlign w:val="superscript"/>
        </w:rPr>
      </w:pPr>
      <w:r w:rsidRPr="009303C7">
        <w:t>D</w:t>
      </w:r>
      <w:r>
        <w:t>.</w:t>
      </w:r>
      <w:r w:rsidRPr="009303C7">
        <w:t xml:space="preserve"> Rabaiotti</w:t>
      </w:r>
      <w:r w:rsidRPr="009303C7">
        <w:rPr>
          <w:vertAlign w:val="superscript"/>
        </w:rPr>
        <w:t>1,2</w:t>
      </w:r>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xml:space="preserve">, </w:t>
      </w:r>
      <w:r>
        <w:t>Jacob R. Goheen</w:t>
      </w:r>
      <w:r w:rsidRPr="001C215E">
        <w:rPr>
          <w:vertAlign w:val="superscript"/>
        </w:rPr>
        <w:t>4</w:t>
      </w:r>
      <w:r>
        <w:rPr>
          <w:vertAlign w:val="superscript"/>
        </w:rPr>
        <w:t>,5</w:t>
      </w:r>
      <w:r>
        <w:t>, Andrea Fuller</w:t>
      </w:r>
      <w:r>
        <w:rPr>
          <w:vertAlign w:val="superscript"/>
        </w:rPr>
        <w:t>6</w:t>
      </w:r>
      <w:r>
        <w:t>,</w:t>
      </w:r>
      <w:r>
        <w:rPr>
          <w:vertAlign w:val="superscript"/>
        </w:rPr>
        <w:t xml:space="preserve"> </w:t>
      </w:r>
      <w:r w:rsidRPr="009303C7">
        <w:t>Sophie Morrill</w:t>
      </w:r>
      <w:r w:rsidRPr="009303C7">
        <w:rPr>
          <w:vertAlign w:val="superscript"/>
        </w:rPr>
        <w:t>2</w:t>
      </w:r>
      <w:r>
        <w:rPr>
          <w:vertAlign w:val="superscript"/>
        </w:rPr>
        <w:t xml:space="preserve"> </w:t>
      </w:r>
      <w:r w:rsidRPr="009303C7">
        <w:t>and Rosie Woodroffe</w:t>
      </w:r>
      <w:r w:rsidRPr="009303C7">
        <w:rPr>
          <w:vertAlign w:val="superscript"/>
        </w:rPr>
        <w:t>1</w:t>
      </w:r>
    </w:p>
    <w:p w14:paraId="4CC89EA5" w14:textId="77777777" w:rsidR="006F06AB" w:rsidRDefault="006F06AB" w:rsidP="006F06AB">
      <w:pPr>
        <w:spacing w:line="240" w:lineRule="auto"/>
        <w:jc w:val="center"/>
      </w:pPr>
    </w:p>
    <w:p w14:paraId="1EDDAA6D" w14:textId="77777777" w:rsidR="003E620B" w:rsidRDefault="003E620B" w:rsidP="007C2A70"/>
    <w:p w14:paraId="38DFCD9E" w14:textId="77777777" w:rsidR="003E620B" w:rsidRDefault="003E620B" w:rsidP="007C2A70"/>
    <w:p w14:paraId="3FFADD2A" w14:textId="160366FB" w:rsidR="00F0421F" w:rsidRDefault="00F0421F" w:rsidP="007C2A70"/>
    <w:p w14:paraId="1B92730B" w14:textId="5C5427E3" w:rsidR="00F0421F" w:rsidRDefault="00F0421F" w:rsidP="007C2A70"/>
    <w:p w14:paraId="238B26D4" w14:textId="28456195" w:rsidR="00F0421F" w:rsidRPr="002D202B" w:rsidRDefault="00F0421F" w:rsidP="002D202B">
      <w:pPr>
        <w:jc w:val="center"/>
        <w:rPr>
          <w:b/>
          <w:sz w:val="40"/>
          <w:szCs w:val="40"/>
        </w:rPr>
      </w:pPr>
      <w:r w:rsidRPr="002D202B">
        <w:rPr>
          <w:b/>
          <w:sz w:val="40"/>
          <w:szCs w:val="40"/>
        </w:rPr>
        <w:t>Supp</w:t>
      </w:r>
      <w:r w:rsidR="0037275E">
        <w:rPr>
          <w:b/>
          <w:sz w:val="40"/>
          <w:szCs w:val="40"/>
        </w:rPr>
        <w:t>lementary Material</w:t>
      </w:r>
    </w:p>
    <w:p w14:paraId="6C939D70" w14:textId="77777777" w:rsidR="00F0421F" w:rsidRDefault="00F0421F" w:rsidP="007C2A70"/>
    <w:p w14:paraId="16C37D77" w14:textId="77777777" w:rsidR="00FE2BE1" w:rsidRDefault="00FE2BE1" w:rsidP="007C2A70"/>
    <w:p w14:paraId="39DF9EDC" w14:textId="77777777" w:rsidR="00F0421F" w:rsidRDefault="00F0421F" w:rsidP="007C2A70">
      <w:r>
        <w:br w:type="page"/>
      </w:r>
    </w:p>
    <w:p w14:paraId="72C56377" w14:textId="3109E1DC" w:rsidR="00FE2BE1" w:rsidRPr="000F5A23" w:rsidRDefault="000A1855" w:rsidP="007C2A70">
      <w:r>
        <w:rPr>
          <w:b/>
          <w:bCs/>
          <w:noProof/>
          <w:lang w:val="en-US"/>
        </w:rPr>
        <w:lastRenderedPageBreak/>
        <mc:AlternateContent>
          <mc:Choice Requires="wpg">
            <w:drawing>
              <wp:anchor distT="0" distB="0" distL="114300" distR="114300" simplePos="0" relativeHeight="251655168" behindDoc="0" locked="0" layoutInCell="1" allowOverlap="1" wp14:anchorId="3F24ADB8" wp14:editId="7A4AD6B4">
                <wp:simplePos x="0" y="0"/>
                <wp:positionH relativeFrom="column">
                  <wp:posOffset>-47625</wp:posOffset>
                </wp:positionH>
                <wp:positionV relativeFrom="paragraph">
                  <wp:posOffset>676275</wp:posOffset>
                </wp:positionV>
                <wp:extent cx="5724525" cy="8629650"/>
                <wp:effectExtent l="0" t="0" r="9525" b="0"/>
                <wp:wrapNone/>
                <wp:docPr id="5" name="Group 5"/>
                <wp:cNvGraphicFramePr/>
                <a:graphic xmlns:a="http://schemas.openxmlformats.org/drawingml/2006/main">
                  <a:graphicData uri="http://schemas.microsoft.com/office/word/2010/wordprocessingGroup">
                    <wpg:wgp>
                      <wpg:cNvGrpSpPr/>
                      <wpg:grpSpPr>
                        <a:xfrm>
                          <a:off x="0" y="0"/>
                          <a:ext cx="5724525" cy="8629650"/>
                          <a:chOff x="0" y="0"/>
                          <a:chExt cx="5724525" cy="8629650"/>
                        </a:xfrm>
                      </wpg:grpSpPr>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4525" cy="4295775"/>
                          </a:xfrm>
                          <a:prstGeom prst="rect">
                            <a:avLst/>
                          </a:prstGeom>
                        </pic:spPr>
                      </pic:pic>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4333875"/>
                            <a:ext cx="5724525" cy="4295775"/>
                          </a:xfrm>
                          <a:prstGeom prst="rect">
                            <a:avLst/>
                          </a:prstGeom>
                        </pic:spPr>
                      </pic:pic>
                      <wps:wsp>
                        <wps:cNvPr id="47" name="Text Box 47"/>
                        <wps:cNvSpPr txBox="1"/>
                        <wps:spPr>
                          <a:xfrm rot="10800000" flipV="1">
                            <a:off x="428625" y="19050"/>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EB6D5D" w14:textId="415E1605" w:rsidR="000C771F" w:rsidRPr="00FE2BE1" w:rsidRDefault="000C771F" w:rsidP="007C2A70">
                              <w:r w:rsidRPr="00FE2BE1">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rot="10800000" flipV="1">
                            <a:off x="447675" y="4391025"/>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EA3F4" w14:textId="0F2744BF" w:rsidR="000C771F" w:rsidRPr="00FE2BE1" w:rsidRDefault="000C771F" w:rsidP="007C2A7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24ADB8" id="Group 5" o:spid="_x0000_s1026" style="position:absolute;left:0;text-align:left;margin-left:-3.75pt;margin-top:53.25pt;width:450.75pt;height:679.5pt;z-index:251655168" coordsize="57245,86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245;height:4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">
                  <v:imagedata r:id="rId30" o:title=""/>
                </v:shape>
                <v:shape id="Picture 4" o:spid="_x0000_s1028" type="#_x0000_t75" style="position:absolute;top:43338;width:57245;height:42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">
                  <v:imagedata r:id="rId31" o:title=""/>
                </v:shape>
                <v:shapetype id="_x0000_t202" coordsize="21600,21600" o:spt="202" path="m,l,21600r21600,l21600,xe">
                  <v:stroke joinstyle="miter"/>
                  <v:path gradientshapeok="t" o:connecttype="rect"/>
                </v:shapetype>
                <v:shape id="Text Box 47" o:spid="_x0000_s1029" type="#_x0000_t202" style="position:absolute;left:4286;top:190;width:6502;height:956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" filled="f" stroked="f">
                  <v:textbox>
                    <w:txbxContent>
                      <w:p w14:paraId="19EB6D5D" w14:textId="415E1605" w:rsidR="000C771F" w:rsidRPr="00FE2BE1" w:rsidRDefault="000C771F" w:rsidP="007C2A70">
                        <w:r w:rsidRPr="00FE2BE1">
                          <w:t>A</w:t>
                        </w:r>
                      </w:p>
                    </w:txbxContent>
                  </v:textbox>
                </v:shape>
                <v:shape id="Text Box 1" o:spid="_x0000_s1030" type="#_x0000_t202" style="position:absolute;left:4476;top:43910;width:6503;height:956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" filled="f" stroked="f">
                  <v:textbox>
                    <w:txbxContent>
                      <w:p w14:paraId="7A6EA3F4" w14:textId="0F2744BF" w:rsidR="000C771F" w:rsidRPr="00FE2BE1" w:rsidRDefault="000C771F" w:rsidP="007C2A70">
                        <w:r>
                          <w:t>B</w:t>
                        </w:r>
                      </w:p>
                    </w:txbxContent>
                  </v:textbox>
                </v:shape>
              </v:group>
            </w:pict>
          </mc:Fallback>
        </mc:AlternateContent>
      </w:r>
      <w:r w:rsidR="0037275E">
        <w:rPr>
          <w:b/>
          <w:bCs/>
        </w:rPr>
        <w:t>Figure</w:t>
      </w:r>
      <w:r w:rsidR="00FE2BE1">
        <w:rPr>
          <w:b/>
          <w:bCs/>
        </w:rPr>
        <w:t xml:space="preserve"> S1</w:t>
      </w:r>
      <w:r w:rsidR="000F5A23">
        <w:rPr>
          <w:b/>
          <w:bCs/>
        </w:rPr>
        <w:t xml:space="preserve">  </w:t>
      </w:r>
      <w:r w:rsidR="000F5A23">
        <w:t>Frequency distribution of</w:t>
      </w:r>
      <w:r>
        <w:t xml:space="preserve"> (A) </w:t>
      </w:r>
      <w:r w:rsidR="000F5A23">
        <w:t xml:space="preserve">start times and </w:t>
      </w:r>
      <w:r>
        <w:t xml:space="preserve">(B) </w:t>
      </w:r>
      <w:r w:rsidR="000F5A23">
        <w:t xml:space="preserve">stop times of African wild dog hunting </w:t>
      </w:r>
      <w:r w:rsidR="001C215E">
        <w:t>period</w:t>
      </w:r>
      <w:r w:rsidR="000F5A23">
        <w:t>s, identified using collar-mounted accelerometers.</w:t>
      </w:r>
    </w:p>
    <w:p w14:paraId="17A9530E" w14:textId="3AA8F99D" w:rsidR="00FE2BE1" w:rsidRDefault="00FE2BE1" w:rsidP="007C2A70"/>
    <w:p w14:paraId="297319E7" w14:textId="669DF288" w:rsidR="00FE2BE1" w:rsidRDefault="00FE2BE1" w:rsidP="007C2A70"/>
    <w:p w14:paraId="081A9691" w14:textId="77777777" w:rsidR="00C360C6" w:rsidRDefault="000F5A23">
      <w:pPr>
        <w:spacing w:line="240" w:lineRule="auto"/>
        <w:ind w:firstLine="0"/>
      </w:pPr>
      <w:r>
        <w:rPr>
          <w:noProof/>
          <w:lang w:val="en-US"/>
        </w:rPr>
        <mc:AlternateContent>
          <mc:Choice Requires="wps">
            <w:drawing>
              <wp:anchor distT="0" distB="0" distL="114300" distR="114300" simplePos="0" relativeHeight="251654144" behindDoc="0" locked="0" layoutInCell="1" allowOverlap="1" wp14:anchorId="3A346CA3" wp14:editId="241BA17E">
                <wp:simplePos x="0" y="0"/>
                <wp:positionH relativeFrom="column">
                  <wp:posOffset>2313590</wp:posOffset>
                </wp:positionH>
                <wp:positionV relativeFrom="paragraph">
                  <wp:posOffset>5006885</wp:posOffset>
                </wp:positionV>
                <wp:extent cx="1035698" cy="447676"/>
                <wp:effectExtent l="0" t="0" r="0" b="0"/>
                <wp:wrapNone/>
                <wp:docPr id="2" name="Text Box 2"/>
                <wp:cNvGraphicFramePr/>
                <a:graphic xmlns:a="http://schemas.openxmlformats.org/drawingml/2006/main">
                  <a:graphicData uri="http://schemas.microsoft.com/office/word/2010/wordprocessingShape">
                    <wps:wsp>
                      <wps:cNvSpPr txBox="1"/>
                      <wps:spPr>
                        <a:xfrm rot="10800000" flipV="1">
                          <a:off x="0" y="0"/>
                          <a:ext cx="1035698" cy="447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1EF7E9" w14:textId="7B45FCE8" w:rsidR="000C771F" w:rsidRPr="00FE2BE1" w:rsidRDefault="000C771F" w:rsidP="007C2A70">
                            <w:r w:rsidRPr="00FE2BE1">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46CA3" id="Text Box 2" o:spid="_x0000_s1031" type="#_x0000_t202" style="position:absolute;margin-left:182.15pt;margin-top:394.25pt;width:81.55pt;height:35.25pt;rotation:180;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" filled="f" stroked="f">
                <v:textbox>
                  <w:txbxContent>
                    <w:p w14:paraId="051EF7E9" w14:textId="7B45FCE8" w:rsidR="000C771F" w:rsidRPr="00FE2BE1" w:rsidRDefault="000C771F" w:rsidP="007C2A70">
                      <w:r w:rsidRPr="00FE2BE1">
                        <w:t>Time</w:t>
                      </w:r>
                    </w:p>
                  </w:txbxContent>
                </v:textbox>
              </v:shape>
            </w:pict>
          </mc:Fallback>
        </mc:AlternateContent>
      </w:r>
      <w:r w:rsidR="00FE2BE1">
        <w:br w:type="page"/>
      </w:r>
    </w:p>
    <w:p w14:paraId="3E062461" w14:textId="64CFA16F" w:rsidR="005310DD" w:rsidRDefault="005310DD">
      <w:pPr>
        <w:spacing w:line="240" w:lineRule="auto"/>
        <w:ind w:firstLine="0"/>
      </w:pPr>
    </w:p>
    <w:tbl>
      <w:tblPr>
        <w:tblStyle w:val="TableGrid"/>
        <w:tblpPr w:leftFromText="180" w:rightFromText="180" w:vertAnchor="text" w:horzAnchor="margin" w:tblpY="219"/>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1141"/>
        <w:gridCol w:w="985"/>
        <w:gridCol w:w="1701"/>
        <w:gridCol w:w="142"/>
        <w:gridCol w:w="1276"/>
        <w:gridCol w:w="1559"/>
      </w:tblGrid>
      <w:tr w:rsidR="00A96C6C" w14:paraId="0EC53239" w14:textId="77777777" w:rsidTr="00A96C6C">
        <w:tc>
          <w:tcPr>
            <w:tcW w:w="7763" w:type="dxa"/>
            <w:gridSpan w:val="7"/>
            <w:tcBorders>
              <w:top w:val="nil"/>
              <w:bottom w:val="single" w:sz="12" w:space="0" w:color="auto"/>
            </w:tcBorders>
          </w:tcPr>
          <w:p w14:paraId="6A4C5E29" w14:textId="48F035E6" w:rsidR="00A96C6C" w:rsidRPr="0050086D" w:rsidRDefault="00A96C6C" w:rsidP="00A96C6C">
            <w:pPr>
              <w:pStyle w:val="NoSpacing"/>
              <w:rPr>
                <w:b/>
                <w:bCs/>
              </w:rPr>
            </w:pPr>
            <w:r w:rsidRPr="0050086D">
              <w:rPr>
                <w:b/>
                <w:bCs/>
              </w:rPr>
              <w:t xml:space="preserve">Table </w:t>
            </w:r>
            <w:r>
              <w:rPr>
                <w:b/>
                <w:bCs/>
              </w:rPr>
              <w:t>S1</w:t>
            </w:r>
            <w:r w:rsidRPr="0050086D">
              <w:t xml:space="preserve"> </w:t>
            </w:r>
            <w:r>
              <w:t xml:space="preserve">Annual temperature and rainfall values at Mpala </w:t>
            </w:r>
            <w:r w:rsidR="0072178E">
              <w:t xml:space="preserve">Research Centre </w:t>
            </w:r>
            <w:r>
              <w:t>throughout the period of the study.</w:t>
            </w:r>
          </w:p>
        </w:tc>
      </w:tr>
      <w:tr w:rsidR="00A96C6C" w14:paraId="3FA65E9A" w14:textId="77777777" w:rsidTr="00D27560">
        <w:tc>
          <w:tcPr>
            <w:tcW w:w="959" w:type="dxa"/>
            <w:tcBorders>
              <w:top w:val="single" w:sz="12" w:space="0" w:color="auto"/>
              <w:bottom w:val="single" w:sz="12" w:space="0" w:color="auto"/>
            </w:tcBorders>
          </w:tcPr>
          <w:p w14:paraId="3E247AB1" w14:textId="77777777" w:rsidR="00A96C6C" w:rsidRDefault="00A96C6C" w:rsidP="00A96C6C">
            <w:pPr>
              <w:pStyle w:val="NoSpacing"/>
            </w:pPr>
          </w:p>
        </w:tc>
        <w:tc>
          <w:tcPr>
            <w:tcW w:w="3969" w:type="dxa"/>
            <w:gridSpan w:val="4"/>
            <w:tcBorders>
              <w:top w:val="single" w:sz="12" w:space="0" w:color="auto"/>
              <w:bottom w:val="single" w:sz="12" w:space="0" w:color="auto"/>
            </w:tcBorders>
          </w:tcPr>
          <w:p w14:paraId="1883A4CE" w14:textId="77777777" w:rsidR="00A96C6C" w:rsidRDefault="00A96C6C" w:rsidP="00A96C6C">
            <w:pPr>
              <w:pStyle w:val="NoSpacing"/>
            </w:pPr>
            <w:r>
              <w:t>Temperature (</w:t>
            </w:r>
            <w:r w:rsidRPr="009B598B">
              <w:t>°</w:t>
            </w:r>
            <w:r>
              <w:t>C)</w:t>
            </w:r>
          </w:p>
        </w:tc>
        <w:tc>
          <w:tcPr>
            <w:tcW w:w="2835" w:type="dxa"/>
            <w:gridSpan w:val="2"/>
            <w:tcBorders>
              <w:top w:val="single" w:sz="12" w:space="0" w:color="auto"/>
              <w:bottom w:val="single" w:sz="12" w:space="0" w:color="auto"/>
            </w:tcBorders>
          </w:tcPr>
          <w:p w14:paraId="0D5637C6" w14:textId="77777777" w:rsidR="00A96C6C" w:rsidRDefault="00A96C6C" w:rsidP="00A96C6C">
            <w:pPr>
              <w:pStyle w:val="NoSpacing"/>
            </w:pPr>
            <w:r>
              <w:t>Rainfall (mm)</w:t>
            </w:r>
          </w:p>
        </w:tc>
      </w:tr>
      <w:tr w:rsidR="00A96C6C" w14:paraId="368A5B00" w14:textId="77777777" w:rsidTr="00D27560">
        <w:tc>
          <w:tcPr>
            <w:tcW w:w="959" w:type="dxa"/>
            <w:tcBorders>
              <w:top w:val="single" w:sz="12" w:space="0" w:color="auto"/>
              <w:bottom w:val="single" w:sz="12" w:space="0" w:color="auto"/>
            </w:tcBorders>
          </w:tcPr>
          <w:p w14:paraId="56A76E37" w14:textId="77777777" w:rsidR="00D27560" w:rsidRDefault="00D27560" w:rsidP="00A96C6C">
            <w:pPr>
              <w:pStyle w:val="NoSpacing"/>
            </w:pPr>
          </w:p>
          <w:p w14:paraId="6C881235" w14:textId="77777777" w:rsidR="00A96C6C" w:rsidRDefault="00A96C6C" w:rsidP="00A96C6C">
            <w:pPr>
              <w:pStyle w:val="NoSpacing"/>
            </w:pPr>
            <w:r>
              <w:t>Year</w:t>
            </w:r>
          </w:p>
        </w:tc>
        <w:tc>
          <w:tcPr>
            <w:tcW w:w="1141" w:type="dxa"/>
            <w:tcBorders>
              <w:top w:val="single" w:sz="12" w:space="0" w:color="auto"/>
              <w:bottom w:val="single" w:sz="12" w:space="0" w:color="auto"/>
            </w:tcBorders>
          </w:tcPr>
          <w:p w14:paraId="1084EDE7" w14:textId="77777777" w:rsidR="00D27560" w:rsidRDefault="00D27560" w:rsidP="00A96C6C">
            <w:pPr>
              <w:pStyle w:val="NoSpacing"/>
            </w:pPr>
          </w:p>
          <w:p w14:paraId="3B2F7A68" w14:textId="77777777" w:rsidR="00A96C6C" w:rsidRDefault="00A96C6C" w:rsidP="00A96C6C">
            <w:pPr>
              <w:pStyle w:val="NoSpacing"/>
            </w:pPr>
            <w:r>
              <w:t>Minimum</w:t>
            </w:r>
          </w:p>
        </w:tc>
        <w:tc>
          <w:tcPr>
            <w:tcW w:w="985" w:type="dxa"/>
            <w:tcBorders>
              <w:top w:val="single" w:sz="12" w:space="0" w:color="auto"/>
              <w:bottom w:val="single" w:sz="12" w:space="0" w:color="auto"/>
            </w:tcBorders>
          </w:tcPr>
          <w:p w14:paraId="2777CB10" w14:textId="1BF331E9" w:rsidR="00A96C6C" w:rsidRDefault="00D27560" w:rsidP="00A96C6C">
            <w:pPr>
              <w:pStyle w:val="NoSpacing"/>
            </w:pPr>
            <w:r>
              <w:t xml:space="preserve">Annual </w:t>
            </w:r>
            <w:r w:rsidR="00A96C6C">
              <w:t>Mean</w:t>
            </w:r>
          </w:p>
        </w:tc>
        <w:tc>
          <w:tcPr>
            <w:tcW w:w="1843" w:type="dxa"/>
            <w:gridSpan w:val="2"/>
            <w:tcBorders>
              <w:top w:val="single" w:sz="12" w:space="0" w:color="auto"/>
              <w:bottom w:val="single" w:sz="12" w:space="0" w:color="auto"/>
            </w:tcBorders>
          </w:tcPr>
          <w:p w14:paraId="0DA1BAB8" w14:textId="77777777" w:rsidR="00D27560" w:rsidRDefault="00D27560" w:rsidP="00A96C6C">
            <w:pPr>
              <w:pStyle w:val="NoSpacing"/>
            </w:pPr>
          </w:p>
          <w:p w14:paraId="39B5F224" w14:textId="77777777" w:rsidR="00A96C6C" w:rsidRDefault="00A96C6C" w:rsidP="00A96C6C">
            <w:pPr>
              <w:pStyle w:val="NoSpacing"/>
            </w:pPr>
            <w:r>
              <w:t>Maximum</w:t>
            </w:r>
          </w:p>
        </w:tc>
        <w:tc>
          <w:tcPr>
            <w:tcW w:w="1276" w:type="dxa"/>
            <w:tcBorders>
              <w:top w:val="single" w:sz="12" w:space="0" w:color="auto"/>
              <w:bottom w:val="single" w:sz="12" w:space="0" w:color="auto"/>
            </w:tcBorders>
          </w:tcPr>
          <w:p w14:paraId="703C0FC4" w14:textId="77777777" w:rsidR="00D27560" w:rsidRDefault="00D27560" w:rsidP="00A96C6C">
            <w:pPr>
              <w:pStyle w:val="NoSpacing"/>
            </w:pPr>
          </w:p>
          <w:p w14:paraId="141713F1" w14:textId="77777777" w:rsidR="00A96C6C" w:rsidRDefault="00A96C6C" w:rsidP="00A96C6C">
            <w:pPr>
              <w:pStyle w:val="NoSpacing"/>
            </w:pPr>
            <w:r>
              <w:t>Total</w:t>
            </w:r>
          </w:p>
        </w:tc>
        <w:tc>
          <w:tcPr>
            <w:tcW w:w="1559" w:type="dxa"/>
            <w:tcBorders>
              <w:top w:val="single" w:sz="12" w:space="0" w:color="auto"/>
              <w:bottom w:val="single" w:sz="12" w:space="0" w:color="auto"/>
            </w:tcBorders>
          </w:tcPr>
          <w:p w14:paraId="4B35BF99" w14:textId="77777777" w:rsidR="00D27560" w:rsidRDefault="00D27560" w:rsidP="00A96C6C">
            <w:pPr>
              <w:pStyle w:val="NoSpacing"/>
            </w:pPr>
          </w:p>
          <w:p w14:paraId="5464B541" w14:textId="62C376C3" w:rsidR="00A96C6C" w:rsidRDefault="00D27560" w:rsidP="00A96C6C">
            <w:pPr>
              <w:pStyle w:val="NoSpacing"/>
            </w:pPr>
            <w:r>
              <w:t xml:space="preserve">Annual </w:t>
            </w:r>
            <w:r w:rsidR="00A96C6C">
              <w:t>Mean</w:t>
            </w:r>
          </w:p>
        </w:tc>
      </w:tr>
      <w:tr w:rsidR="00A96C6C" w14:paraId="514B09AD" w14:textId="77777777" w:rsidTr="00D27560">
        <w:tc>
          <w:tcPr>
            <w:tcW w:w="959" w:type="dxa"/>
            <w:tcBorders>
              <w:top w:val="single" w:sz="12" w:space="0" w:color="auto"/>
              <w:bottom w:val="single" w:sz="4" w:space="0" w:color="auto"/>
            </w:tcBorders>
          </w:tcPr>
          <w:p w14:paraId="74D1E76A" w14:textId="77777777" w:rsidR="00A96C6C" w:rsidRDefault="00A96C6C" w:rsidP="00A96C6C">
            <w:pPr>
              <w:pStyle w:val="NoSpacing"/>
            </w:pPr>
            <w:r>
              <w:t>2000</w:t>
            </w:r>
          </w:p>
        </w:tc>
        <w:tc>
          <w:tcPr>
            <w:tcW w:w="1141" w:type="dxa"/>
            <w:tcBorders>
              <w:top w:val="single" w:sz="12" w:space="0" w:color="auto"/>
              <w:bottom w:val="single" w:sz="4" w:space="0" w:color="auto"/>
            </w:tcBorders>
          </w:tcPr>
          <w:p w14:paraId="33A7B43C" w14:textId="77777777" w:rsidR="00A96C6C" w:rsidRDefault="00A96C6C" w:rsidP="00A96C6C">
            <w:pPr>
              <w:pStyle w:val="NoSpacing"/>
            </w:pPr>
            <w:r w:rsidRPr="00473255">
              <w:t>3.85</w:t>
            </w:r>
          </w:p>
        </w:tc>
        <w:tc>
          <w:tcPr>
            <w:tcW w:w="985" w:type="dxa"/>
            <w:tcBorders>
              <w:top w:val="single" w:sz="12" w:space="0" w:color="auto"/>
              <w:bottom w:val="single" w:sz="4" w:space="0" w:color="auto"/>
            </w:tcBorders>
          </w:tcPr>
          <w:p w14:paraId="43BA3CD6" w14:textId="77777777" w:rsidR="00A96C6C" w:rsidRDefault="00A96C6C" w:rsidP="00A96C6C">
            <w:pPr>
              <w:pStyle w:val="NoSpacing"/>
            </w:pPr>
            <w:r w:rsidRPr="009316BD">
              <w:t>19.9</w:t>
            </w:r>
            <w:r>
              <w:t>9</w:t>
            </w:r>
          </w:p>
        </w:tc>
        <w:tc>
          <w:tcPr>
            <w:tcW w:w="1843" w:type="dxa"/>
            <w:gridSpan w:val="2"/>
            <w:tcBorders>
              <w:top w:val="single" w:sz="12" w:space="0" w:color="auto"/>
              <w:bottom w:val="single" w:sz="4" w:space="0" w:color="auto"/>
            </w:tcBorders>
          </w:tcPr>
          <w:p w14:paraId="5ABCABD1" w14:textId="77777777" w:rsidR="00A96C6C" w:rsidRDefault="00A96C6C" w:rsidP="00A96C6C">
            <w:pPr>
              <w:pStyle w:val="NoSpacing"/>
            </w:pPr>
            <w:r w:rsidRPr="002F48FC">
              <w:t>31.54</w:t>
            </w:r>
          </w:p>
        </w:tc>
        <w:tc>
          <w:tcPr>
            <w:tcW w:w="1276" w:type="dxa"/>
            <w:tcBorders>
              <w:top w:val="single" w:sz="12" w:space="0" w:color="auto"/>
              <w:bottom w:val="single" w:sz="4" w:space="0" w:color="auto"/>
            </w:tcBorders>
          </w:tcPr>
          <w:p w14:paraId="1318551C" w14:textId="77777777" w:rsidR="00A96C6C" w:rsidRDefault="00A96C6C" w:rsidP="00A96C6C">
            <w:pPr>
              <w:pStyle w:val="NoSpacing"/>
            </w:pPr>
            <w:r w:rsidRPr="00351FFD">
              <w:t>280.17</w:t>
            </w:r>
          </w:p>
        </w:tc>
        <w:tc>
          <w:tcPr>
            <w:tcW w:w="1559" w:type="dxa"/>
            <w:tcBorders>
              <w:top w:val="single" w:sz="12" w:space="0" w:color="auto"/>
              <w:bottom w:val="single" w:sz="4" w:space="0" w:color="auto"/>
            </w:tcBorders>
          </w:tcPr>
          <w:p w14:paraId="2785C108" w14:textId="77777777" w:rsidR="00A96C6C" w:rsidRDefault="00A96C6C" w:rsidP="00A96C6C">
            <w:pPr>
              <w:pStyle w:val="NoSpacing"/>
            </w:pPr>
            <w:r w:rsidRPr="009E6697">
              <w:t>0.78</w:t>
            </w:r>
          </w:p>
        </w:tc>
      </w:tr>
      <w:tr w:rsidR="00A96C6C" w14:paraId="1D8DD9E1" w14:textId="77777777" w:rsidTr="00D27560">
        <w:tc>
          <w:tcPr>
            <w:tcW w:w="959" w:type="dxa"/>
            <w:tcBorders>
              <w:top w:val="single" w:sz="4" w:space="0" w:color="auto"/>
              <w:bottom w:val="single" w:sz="4" w:space="0" w:color="auto"/>
            </w:tcBorders>
          </w:tcPr>
          <w:p w14:paraId="46BF0D69" w14:textId="77777777" w:rsidR="00A96C6C" w:rsidRDefault="00A96C6C" w:rsidP="00A96C6C">
            <w:pPr>
              <w:pStyle w:val="NoSpacing"/>
            </w:pPr>
            <w:r>
              <w:t>2001</w:t>
            </w:r>
          </w:p>
        </w:tc>
        <w:tc>
          <w:tcPr>
            <w:tcW w:w="1141" w:type="dxa"/>
            <w:tcBorders>
              <w:top w:val="single" w:sz="4" w:space="0" w:color="auto"/>
              <w:bottom w:val="single" w:sz="4" w:space="0" w:color="auto"/>
            </w:tcBorders>
          </w:tcPr>
          <w:p w14:paraId="2A724DA3" w14:textId="77777777" w:rsidR="00A96C6C" w:rsidRDefault="00A96C6C" w:rsidP="00A96C6C">
            <w:pPr>
              <w:pStyle w:val="NoSpacing"/>
            </w:pPr>
            <w:r w:rsidRPr="00473255">
              <w:t>8.23</w:t>
            </w:r>
          </w:p>
        </w:tc>
        <w:tc>
          <w:tcPr>
            <w:tcW w:w="985" w:type="dxa"/>
            <w:tcBorders>
              <w:top w:val="single" w:sz="4" w:space="0" w:color="auto"/>
              <w:bottom w:val="single" w:sz="4" w:space="0" w:color="auto"/>
            </w:tcBorders>
          </w:tcPr>
          <w:p w14:paraId="7E192D8B" w14:textId="77777777" w:rsidR="00A96C6C" w:rsidRDefault="00A96C6C" w:rsidP="00A96C6C">
            <w:pPr>
              <w:pStyle w:val="NoSpacing"/>
            </w:pPr>
            <w:r w:rsidRPr="009316BD">
              <w:t>19.76</w:t>
            </w:r>
          </w:p>
        </w:tc>
        <w:tc>
          <w:tcPr>
            <w:tcW w:w="1843" w:type="dxa"/>
            <w:gridSpan w:val="2"/>
            <w:tcBorders>
              <w:top w:val="single" w:sz="4" w:space="0" w:color="auto"/>
              <w:bottom w:val="single" w:sz="4" w:space="0" w:color="auto"/>
            </w:tcBorders>
          </w:tcPr>
          <w:p w14:paraId="26F52AB4" w14:textId="77777777" w:rsidR="00A96C6C" w:rsidRDefault="00A96C6C" w:rsidP="00A96C6C">
            <w:pPr>
              <w:pStyle w:val="NoSpacing"/>
            </w:pPr>
            <w:r w:rsidRPr="002F48FC">
              <w:t>32.19</w:t>
            </w:r>
          </w:p>
        </w:tc>
        <w:tc>
          <w:tcPr>
            <w:tcW w:w="1276" w:type="dxa"/>
            <w:tcBorders>
              <w:top w:val="single" w:sz="4" w:space="0" w:color="auto"/>
              <w:bottom w:val="single" w:sz="4" w:space="0" w:color="auto"/>
            </w:tcBorders>
          </w:tcPr>
          <w:p w14:paraId="267402F3" w14:textId="77777777" w:rsidR="00A96C6C" w:rsidRDefault="00A96C6C" w:rsidP="00A96C6C">
            <w:pPr>
              <w:pStyle w:val="NoSpacing"/>
            </w:pPr>
            <w:r w:rsidRPr="00351FFD">
              <w:t>670.56</w:t>
            </w:r>
          </w:p>
        </w:tc>
        <w:tc>
          <w:tcPr>
            <w:tcW w:w="1559" w:type="dxa"/>
            <w:tcBorders>
              <w:top w:val="single" w:sz="4" w:space="0" w:color="auto"/>
              <w:bottom w:val="single" w:sz="4" w:space="0" w:color="auto"/>
            </w:tcBorders>
          </w:tcPr>
          <w:p w14:paraId="4BA1E9A9" w14:textId="77777777" w:rsidR="00A96C6C" w:rsidRDefault="00A96C6C" w:rsidP="00A96C6C">
            <w:pPr>
              <w:pStyle w:val="NoSpacing"/>
            </w:pPr>
            <w:r w:rsidRPr="009E6697">
              <w:t>1.84</w:t>
            </w:r>
          </w:p>
        </w:tc>
      </w:tr>
      <w:tr w:rsidR="00A96C6C" w14:paraId="2CB1D67C" w14:textId="77777777" w:rsidTr="00D27560">
        <w:tc>
          <w:tcPr>
            <w:tcW w:w="959" w:type="dxa"/>
            <w:tcBorders>
              <w:top w:val="single" w:sz="4" w:space="0" w:color="auto"/>
              <w:bottom w:val="single" w:sz="4" w:space="0" w:color="auto"/>
            </w:tcBorders>
          </w:tcPr>
          <w:p w14:paraId="65EC4C47" w14:textId="77777777" w:rsidR="00A96C6C" w:rsidRDefault="00A96C6C" w:rsidP="00A96C6C">
            <w:pPr>
              <w:pStyle w:val="NoSpacing"/>
            </w:pPr>
            <w:r>
              <w:t>2002</w:t>
            </w:r>
          </w:p>
        </w:tc>
        <w:tc>
          <w:tcPr>
            <w:tcW w:w="1141" w:type="dxa"/>
            <w:tcBorders>
              <w:top w:val="single" w:sz="4" w:space="0" w:color="auto"/>
              <w:bottom w:val="single" w:sz="4" w:space="0" w:color="auto"/>
            </w:tcBorders>
          </w:tcPr>
          <w:p w14:paraId="35371AD5" w14:textId="77777777" w:rsidR="00A96C6C" w:rsidRDefault="00A96C6C" w:rsidP="00A96C6C">
            <w:pPr>
              <w:pStyle w:val="NoSpacing"/>
            </w:pPr>
            <w:r w:rsidRPr="00473255">
              <w:t>6.9</w:t>
            </w:r>
            <w:r>
              <w:t>2</w:t>
            </w:r>
          </w:p>
        </w:tc>
        <w:tc>
          <w:tcPr>
            <w:tcW w:w="985" w:type="dxa"/>
            <w:tcBorders>
              <w:top w:val="single" w:sz="4" w:space="0" w:color="auto"/>
              <w:bottom w:val="single" w:sz="4" w:space="0" w:color="auto"/>
            </w:tcBorders>
          </w:tcPr>
          <w:p w14:paraId="1E0D2B75" w14:textId="77777777" w:rsidR="00A96C6C" w:rsidRDefault="00A96C6C" w:rsidP="00A96C6C">
            <w:pPr>
              <w:pStyle w:val="NoSpacing"/>
            </w:pPr>
            <w:r w:rsidRPr="009316BD">
              <w:t>19.81</w:t>
            </w:r>
          </w:p>
        </w:tc>
        <w:tc>
          <w:tcPr>
            <w:tcW w:w="1843" w:type="dxa"/>
            <w:gridSpan w:val="2"/>
            <w:tcBorders>
              <w:top w:val="single" w:sz="4" w:space="0" w:color="auto"/>
              <w:bottom w:val="single" w:sz="4" w:space="0" w:color="auto"/>
            </w:tcBorders>
          </w:tcPr>
          <w:p w14:paraId="7A48E551" w14:textId="77777777" w:rsidR="00A96C6C" w:rsidRDefault="00A96C6C" w:rsidP="00A96C6C">
            <w:pPr>
              <w:pStyle w:val="NoSpacing"/>
            </w:pPr>
            <w:r w:rsidRPr="002F48FC">
              <w:t>38.03</w:t>
            </w:r>
          </w:p>
        </w:tc>
        <w:tc>
          <w:tcPr>
            <w:tcW w:w="1276" w:type="dxa"/>
            <w:tcBorders>
              <w:top w:val="single" w:sz="4" w:space="0" w:color="auto"/>
              <w:bottom w:val="single" w:sz="4" w:space="0" w:color="auto"/>
            </w:tcBorders>
          </w:tcPr>
          <w:p w14:paraId="59924F02" w14:textId="77777777" w:rsidR="00A96C6C" w:rsidRDefault="00A96C6C" w:rsidP="00A96C6C">
            <w:pPr>
              <w:pStyle w:val="NoSpacing"/>
            </w:pPr>
            <w:r w:rsidRPr="00351FFD">
              <w:t>483.62</w:t>
            </w:r>
          </w:p>
        </w:tc>
        <w:tc>
          <w:tcPr>
            <w:tcW w:w="1559" w:type="dxa"/>
            <w:tcBorders>
              <w:top w:val="single" w:sz="4" w:space="0" w:color="auto"/>
              <w:bottom w:val="single" w:sz="4" w:space="0" w:color="auto"/>
            </w:tcBorders>
          </w:tcPr>
          <w:p w14:paraId="5CEDDFDC" w14:textId="77777777" w:rsidR="00A96C6C" w:rsidRDefault="00A96C6C" w:rsidP="00A96C6C">
            <w:pPr>
              <w:pStyle w:val="NoSpacing"/>
            </w:pPr>
            <w:r w:rsidRPr="009E6697">
              <w:t>1.32</w:t>
            </w:r>
          </w:p>
        </w:tc>
      </w:tr>
      <w:tr w:rsidR="00A96C6C" w14:paraId="1CA42B91" w14:textId="77777777" w:rsidTr="00D27560">
        <w:tc>
          <w:tcPr>
            <w:tcW w:w="959" w:type="dxa"/>
            <w:tcBorders>
              <w:top w:val="single" w:sz="4" w:space="0" w:color="auto"/>
              <w:bottom w:val="single" w:sz="4" w:space="0" w:color="auto"/>
            </w:tcBorders>
          </w:tcPr>
          <w:p w14:paraId="3D7E2B8A" w14:textId="77777777" w:rsidR="00A96C6C" w:rsidRDefault="00A96C6C" w:rsidP="00A96C6C">
            <w:pPr>
              <w:pStyle w:val="NoSpacing"/>
            </w:pPr>
            <w:r>
              <w:t>2003</w:t>
            </w:r>
          </w:p>
        </w:tc>
        <w:tc>
          <w:tcPr>
            <w:tcW w:w="1141" w:type="dxa"/>
            <w:tcBorders>
              <w:top w:val="single" w:sz="4" w:space="0" w:color="auto"/>
              <w:bottom w:val="single" w:sz="4" w:space="0" w:color="auto"/>
            </w:tcBorders>
          </w:tcPr>
          <w:p w14:paraId="2C591477" w14:textId="77777777" w:rsidR="00A96C6C" w:rsidRDefault="00A96C6C" w:rsidP="00A96C6C">
            <w:pPr>
              <w:pStyle w:val="NoSpacing"/>
            </w:pPr>
            <w:r w:rsidRPr="00473255">
              <w:t>4.3</w:t>
            </w:r>
            <w:r>
              <w:t>9</w:t>
            </w:r>
          </w:p>
        </w:tc>
        <w:tc>
          <w:tcPr>
            <w:tcW w:w="985" w:type="dxa"/>
            <w:tcBorders>
              <w:top w:val="single" w:sz="4" w:space="0" w:color="auto"/>
              <w:bottom w:val="single" w:sz="4" w:space="0" w:color="auto"/>
            </w:tcBorders>
          </w:tcPr>
          <w:p w14:paraId="7072F012" w14:textId="77777777" w:rsidR="00A96C6C" w:rsidRDefault="00A96C6C" w:rsidP="00A96C6C">
            <w:pPr>
              <w:pStyle w:val="NoSpacing"/>
            </w:pPr>
            <w:r w:rsidRPr="009316BD">
              <w:t>19.59</w:t>
            </w:r>
          </w:p>
        </w:tc>
        <w:tc>
          <w:tcPr>
            <w:tcW w:w="1843" w:type="dxa"/>
            <w:gridSpan w:val="2"/>
            <w:tcBorders>
              <w:top w:val="single" w:sz="4" w:space="0" w:color="auto"/>
              <w:bottom w:val="single" w:sz="4" w:space="0" w:color="auto"/>
            </w:tcBorders>
          </w:tcPr>
          <w:p w14:paraId="0470D063" w14:textId="77777777" w:rsidR="00A96C6C" w:rsidRDefault="00A96C6C" w:rsidP="00A96C6C">
            <w:pPr>
              <w:pStyle w:val="NoSpacing"/>
            </w:pPr>
            <w:r w:rsidRPr="002F48FC">
              <w:t>32.64</w:t>
            </w:r>
          </w:p>
        </w:tc>
        <w:tc>
          <w:tcPr>
            <w:tcW w:w="1276" w:type="dxa"/>
            <w:tcBorders>
              <w:top w:val="single" w:sz="4" w:space="0" w:color="auto"/>
              <w:bottom w:val="single" w:sz="4" w:space="0" w:color="auto"/>
            </w:tcBorders>
          </w:tcPr>
          <w:p w14:paraId="76F72487" w14:textId="77777777" w:rsidR="00A96C6C" w:rsidRDefault="00A96C6C" w:rsidP="00A96C6C">
            <w:pPr>
              <w:pStyle w:val="NoSpacing"/>
            </w:pPr>
            <w:r w:rsidRPr="00351FFD">
              <w:t>684.21</w:t>
            </w:r>
          </w:p>
        </w:tc>
        <w:tc>
          <w:tcPr>
            <w:tcW w:w="1559" w:type="dxa"/>
            <w:tcBorders>
              <w:top w:val="single" w:sz="4" w:space="0" w:color="auto"/>
              <w:bottom w:val="single" w:sz="4" w:space="0" w:color="auto"/>
            </w:tcBorders>
          </w:tcPr>
          <w:p w14:paraId="02414296" w14:textId="77777777" w:rsidR="00A96C6C" w:rsidRDefault="00A96C6C" w:rsidP="00A96C6C">
            <w:pPr>
              <w:pStyle w:val="NoSpacing"/>
            </w:pPr>
            <w:r w:rsidRPr="009E6697">
              <w:t>1.77</w:t>
            </w:r>
          </w:p>
        </w:tc>
      </w:tr>
      <w:tr w:rsidR="00A96C6C" w14:paraId="754FA555" w14:textId="77777777" w:rsidTr="00D27560">
        <w:tc>
          <w:tcPr>
            <w:tcW w:w="959" w:type="dxa"/>
            <w:tcBorders>
              <w:top w:val="single" w:sz="4" w:space="0" w:color="auto"/>
              <w:bottom w:val="single" w:sz="4" w:space="0" w:color="auto"/>
            </w:tcBorders>
          </w:tcPr>
          <w:p w14:paraId="6128208F" w14:textId="77777777" w:rsidR="00A96C6C" w:rsidRDefault="00A96C6C" w:rsidP="00A96C6C">
            <w:pPr>
              <w:pStyle w:val="NoSpacing"/>
            </w:pPr>
            <w:r>
              <w:t>2004</w:t>
            </w:r>
          </w:p>
        </w:tc>
        <w:tc>
          <w:tcPr>
            <w:tcW w:w="1141" w:type="dxa"/>
            <w:tcBorders>
              <w:top w:val="single" w:sz="4" w:space="0" w:color="auto"/>
              <w:bottom w:val="single" w:sz="4" w:space="0" w:color="auto"/>
            </w:tcBorders>
          </w:tcPr>
          <w:p w14:paraId="5B75F859" w14:textId="77777777" w:rsidR="00A96C6C" w:rsidRDefault="00A96C6C" w:rsidP="00A96C6C">
            <w:pPr>
              <w:pStyle w:val="NoSpacing"/>
            </w:pPr>
            <w:r w:rsidRPr="00473255">
              <w:t>7.67</w:t>
            </w:r>
          </w:p>
        </w:tc>
        <w:tc>
          <w:tcPr>
            <w:tcW w:w="985" w:type="dxa"/>
            <w:tcBorders>
              <w:top w:val="single" w:sz="4" w:space="0" w:color="auto"/>
              <w:bottom w:val="single" w:sz="4" w:space="0" w:color="auto"/>
            </w:tcBorders>
          </w:tcPr>
          <w:p w14:paraId="57C54579" w14:textId="77777777" w:rsidR="00A96C6C" w:rsidRDefault="00A96C6C" w:rsidP="00A96C6C">
            <w:pPr>
              <w:pStyle w:val="NoSpacing"/>
            </w:pPr>
            <w:r w:rsidRPr="009316BD">
              <w:t>19.53</w:t>
            </w:r>
          </w:p>
        </w:tc>
        <w:tc>
          <w:tcPr>
            <w:tcW w:w="1843" w:type="dxa"/>
            <w:gridSpan w:val="2"/>
            <w:tcBorders>
              <w:top w:val="single" w:sz="4" w:space="0" w:color="auto"/>
              <w:bottom w:val="single" w:sz="4" w:space="0" w:color="auto"/>
            </w:tcBorders>
          </w:tcPr>
          <w:p w14:paraId="46071650" w14:textId="77777777" w:rsidR="00A96C6C" w:rsidRDefault="00A96C6C" w:rsidP="00A96C6C">
            <w:pPr>
              <w:pStyle w:val="NoSpacing"/>
            </w:pPr>
            <w:r w:rsidRPr="002F48FC">
              <w:t>38.78</w:t>
            </w:r>
          </w:p>
        </w:tc>
        <w:tc>
          <w:tcPr>
            <w:tcW w:w="1276" w:type="dxa"/>
            <w:tcBorders>
              <w:top w:val="single" w:sz="4" w:space="0" w:color="auto"/>
              <w:bottom w:val="single" w:sz="4" w:space="0" w:color="auto"/>
            </w:tcBorders>
          </w:tcPr>
          <w:p w14:paraId="18EFCF5C" w14:textId="77777777" w:rsidR="00A96C6C" w:rsidRDefault="00A96C6C" w:rsidP="00A96C6C">
            <w:pPr>
              <w:pStyle w:val="NoSpacing"/>
            </w:pPr>
            <w:r w:rsidRPr="00351FFD">
              <w:t>718.05</w:t>
            </w:r>
          </w:p>
        </w:tc>
        <w:tc>
          <w:tcPr>
            <w:tcW w:w="1559" w:type="dxa"/>
            <w:tcBorders>
              <w:top w:val="single" w:sz="4" w:space="0" w:color="auto"/>
              <w:bottom w:val="single" w:sz="4" w:space="0" w:color="auto"/>
            </w:tcBorders>
          </w:tcPr>
          <w:p w14:paraId="42F2BD29" w14:textId="77777777" w:rsidR="00A96C6C" w:rsidRDefault="00A96C6C" w:rsidP="00A96C6C">
            <w:pPr>
              <w:pStyle w:val="NoSpacing"/>
            </w:pPr>
            <w:r w:rsidRPr="009E6697">
              <w:t>1.97</w:t>
            </w:r>
          </w:p>
        </w:tc>
      </w:tr>
      <w:tr w:rsidR="00A96C6C" w14:paraId="3A883445" w14:textId="77777777" w:rsidTr="00D27560">
        <w:tc>
          <w:tcPr>
            <w:tcW w:w="959" w:type="dxa"/>
            <w:tcBorders>
              <w:top w:val="single" w:sz="4" w:space="0" w:color="auto"/>
              <w:bottom w:val="single" w:sz="4" w:space="0" w:color="auto"/>
            </w:tcBorders>
          </w:tcPr>
          <w:p w14:paraId="0B86AD1C" w14:textId="77777777" w:rsidR="00A96C6C" w:rsidRDefault="00A96C6C" w:rsidP="00A96C6C">
            <w:pPr>
              <w:pStyle w:val="NoSpacing"/>
            </w:pPr>
            <w:r>
              <w:t>2005</w:t>
            </w:r>
          </w:p>
        </w:tc>
        <w:tc>
          <w:tcPr>
            <w:tcW w:w="1141" w:type="dxa"/>
            <w:tcBorders>
              <w:top w:val="single" w:sz="4" w:space="0" w:color="auto"/>
              <w:bottom w:val="single" w:sz="4" w:space="0" w:color="auto"/>
            </w:tcBorders>
          </w:tcPr>
          <w:p w14:paraId="48ABCF22" w14:textId="77777777" w:rsidR="00A96C6C" w:rsidRDefault="00A96C6C" w:rsidP="00A96C6C">
            <w:pPr>
              <w:pStyle w:val="NoSpacing"/>
            </w:pPr>
            <w:r w:rsidRPr="00473255">
              <w:t>3.61</w:t>
            </w:r>
          </w:p>
        </w:tc>
        <w:tc>
          <w:tcPr>
            <w:tcW w:w="985" w:type="dxa"/>
            <w:tcBorders>
              <w:top w:val="single" w:sz="4" w:space="0" w:color="auto"/>
              <w:bottom w:val="single" w:sz="4" w:space="0" w:color="auto"/>
            </w:tcBorders>
          </w:tcPr>
          <w:p w14:paraId="02361B87" w14:textId="77777777" w:rsidR="00A96C6C" w:rsidRDefault="00A96C6C" w:rsidP="00A96C6C">
            <w:pPr>
              <w:pStyle w:val="NoSpacing"/>
            </w:pPr>
            <w:r w:rsidRPr="009316BD">
              <w:t>19.18</w:t>
            </w:r>
          </w:p>
        </w:tc>
        <w:tc>
          <w:tcPr>
            <w:tcW w:w="1843" w:type="dxa"/>
            <w:gridSpan w:val="2"/>
            <w:tcBorders>
              <w:top w:val="single" w:sz="4" w:space="0" w:color="auto"/>
              <w:bottom w:val="single" w:sz="4" w:space="0" w:color="auto"/>
            </w:tcBorders>
          </w:tcPr>
          <w:p w14:paraId="70CACB27" w14:textId="77777777" w:rsidR="00A96C6C" w:rsidRDefault="00A96C6C" w:rsidP="00A96C6C">
            <w:pPr>
              <w:pStyle w:val="NoSpacing"/>
            </w:pPr>
            <w:r w:rsidRPr="002F48FC">
              <w:t>34.02</w:t>
            </w:r>
          </w:p>
        </w:tc>
        <w:tc>
          <w:tcPr>
            <w:tcW w:w="1276" w:type="dxa"/>
            <w:tcBorders>
              <w:top w:val="single" w:sz="4" w:space="0" w:color="auto"/>
              <w:bottom w:val="single" w:sz="4" w:space="0" w:color="auto"/>
            </w:tcBorders>
          </w:tcPr>
          <w:p w14:paraId="2EE09174" w14:textId="77777777" w:rsidR="00A96C6C" w:rsidRDefault="00A96C6C" w:rsidP="00A96C6C">
            <w:pPr>
              <w:pStyle w:val="NoSpacing"/>
            </w:pPr>
            <w:r w:rsidRPr="00351FFD">
              <w:t>508.00</w:t>
            </w:r>
          </w:p>
        </w:tc>
        <w:tc>
          <w:tcPr>
            <w:tcW w:w="1559" w:type="dxa"/>
            <w:tcBorders>
              <w:top w:val="single" w:sz="4" w:space="0" w:color="auto"/>
              <w:bottom w:val="single" w:sz="4" w:space="0" w:color="auto"/>
            </w:tcBorders>
          </w:tcPr>
          <w:p w14:paraId="7838EA7A" w14:textId="77777777" w:rsidR="00A96C6C" w:rsidRDefault="00A96C6C" w:rsidP="00A96C6C">
            <w:pPr>
              <w:pStyle w:val="NoSpacing"/>
            </w:pPr>
            <w:r w:rsidRPr="009E6697">
              <w:t>1.40</w:t>
            </w:r>
          </w:p>
        </w:tc>
      </w:tr>
      <w:tr w:rsidR="00A96C6C" w14:paraId="5017868B" w14:textId="77777777" w:rsidTr="00D27560">
        <w:tc>
          <w:tcPr>
            <w:tcW w:w="959" w:type="dxa"/>
            <w:tcBorders>
              <w:top w:val="single" w:sz="4" w:space="0" w:color="auto"/>
              <w:bottom w:val="single" w:sz="4" w:space="0" w:color="auto"/>
            </w:tcBorders>
          </w:tcPr>
          <w:p w14:paraId="164A0EEA" w14:textId="77777777" w:rsidR="00A96C6C" w:rsidRDefault="00A96C6C" w:rsidP="00A96C6C">
            <w:pPr>
              <w:pStyle w:val="NoSpacing"/>
            </w:pPr>
            <w:r>
              <w:t>2006</w:t>
            </w:r>
          </w:p>
        </w:tc>
        <w:tc>
          <w:tcPr>
            <w:tcW w:w="1141" w:type="dxa"/>
            <w:tcBorders>
              <w:top w:val="single" w:sz="4" w:space="0" w:color="auto"/>
              <w:bottom w:val="single" w:sz="4" w:space="0" w:color="auto"/>
            </w:tcBorders>
          </w:tcPr>
          <w:p w14:paraId="322AE44D" w14:textId="77777777" w:rsidR="00A96C6C" w:rsidRDefault="00A96C6C" w:rsidP="00A96C6C">
            <w:pPr>
              <w:pStyle w:val="NoSpacing"/>
            </w:pPr>
            <w:r w:rsidRPr="00473255">
              <w:t>6.7</w:t>
            </w:r>
            <w:r>
              <w:t>6</w:t>
            </w:r>
          </w:p>
        </w:tc>
        <w:tc>
          <w:tcPr>
            <w:tcW w:w="985" w:type="dxa"/>
            <w:tcBorders>
              <w:top w:val="single" w:sz="4" w:space="0" w:color="auto"/>
              <w:bottom w:val="single" w:sz="4" w:space="0" w:color="auto"/>
            </w:tcBorders>
          </w:tcPr>
          <w:p w14:paraId="328527C7" w14:textId="77777777" w:rsidR="00A96C6C" w:rsidRDefault="00A96C6C" w:rsidP="00A96C6C">
            <w:pPr>
              <w:pStyle w:val="NoSpacing"/>
            </w:pPr>
            <w:r w:rsidRPr="009316BD">
              <w:t>19.80</w:t>
            </w:r>
          </w:p>
        </w:tc>
        <w:tc>
          <w:tcPr>
            <w:tcW w:w="1843" w:type="dxa"/>
            <w:gridSpan w:val="2"/>
            <w:tcBorders>
              <w:top w:val="single" w:sz="4" w:space="0" w:color="auto"/>
              <w:bottom w:val="single" w:sz="4" w:space="0" w:color="auto"/>
            </w:tcBorders>
          </w:tcPr>
          <w:p w14:paraId="3953D3E9" w14:textId="77777777" w:rsidR="00A96C6C" w:rsidRDefault="00A96C6C" w:rsidP="00A96C6C">
            <w:pPr>
              <w:pStyle w:val="NoSpacing"/>
            </w:pPr>
            <w:r w:rsidRPr="002F48FC">
              <w:t>32.51</w:t>
            </w:r>
          </w:p>
        </w:tc>
        <w:tc>
          <w:tcPr>
            <w:tcW w:w="1276" w:type="dxa"/>
            <w:tcBorders>
              <w:top w:val="single" w:sz="4" w:space="0" w:color="auto"/>
              <w:bottom w:val="single" w:sz="4" w:space="0" w:color="auto"/>
            </w:tcBorders>
          </w:tcPr>
          <w:p w14:paraId="5FF56A95" w14:textId="77777777" w:rsidR="00A96C6C" w:rsidRDefault="00A96C6C" w:rsidP="00A96C6C">
            <w:pPr>
              <w:pStyle w:val="NoSpacing"/>
            </w:pPr>
            <w:r w:rsidRPr="00351FFD">
              <w:t>543.81</w:t>
            </w:r>
          </w:p>
        </w:tc>
        <w:tc>
          <w:tcPr>
            <w:tcW w:w="1559" w:type="dxa"/>
            <w:tcBorders>
              <w:top w:val="single" w:sz="4" w:space="0" w:color="auto"/>
              <w:bottom w:val="single" w:sz="4" w:space="0" w:color="auto"/>
            </w:tcBorders>
          </w:tcPr>
          <w:p w14:paraId="6506C745" w14:textId="77777777" w:rsidR="00A96C6C" w:rsidRDefault="00A96C6C" w:rsidP="00A96C6C">
            <w:pPr>
              <w:pStyle w:val="NoSpacing"/>
            </w:pPr>
            <w:r w:rsidRPr="009E6697">
              <w:t>1.49</w:t>
            </w:r>
          </w:p>
        </w:tc>
      </w:tr>
      <w:tr w:rsidR="00A96C6C" w14:paraId="69CBDA84" w14:textId="77777777" w:rsidTr="00D27560">
        <w:tc>
          <w:tcPr>
            <w:tcW w:w="959" w:type="dxa"/>
            <w:tcBorders>
              <w:top w:val="single" w:sz="4" w:space="0" w:color="auto"/>
              <w:bottom w:val="single" w:sz="4" w:space="0" w:color="auto"/>
            </w:tcBorders>
          </w:tcPr>
          <w:p w14:paraId="31917297" w14:textId="77777777" w:rsidR="00A96C6C" w:rsidRDefault="00A96C6C" w:rsidP="00A96C6C">
            <w:pPr>
              <w:pStyle w:val="NoSpacing"/>
            </w:pPr>
            <w:r>
              <w:t>2007</w:t>
            </w:r>
          </w:p>
        </w:tc>
        <w:tc>
          <w:tcPr>
            <w:tcW w:w="1141" w:type="dxa"/>
            <w:tcBorders>
              <w:top w:val="single" w:sz="4" w:space="0" w:color="auto"/>
              <w:bottom w:val="single" w:sz="4" w:space="0" w:color="auto"/>
            </w:tcBorders>
          </w:tcPr>
          <w:p w14:paraId="33E5DA81" w14:textId="77777777" w:rsidR="00A96C6C" w:rsidRDefault="00A96C6C" w:rsidP="00A96C6C">
            <w:pPr>
              <w:pStyle w:val="NoSpacing"/>
            </w:pPr>
            <w:r w:rsidRPr="00473255">
              <w:t>5.66</w:t>
            </w:r>
          </w:p>
        </w:tc>
        <w:tc>
          <w:tcPr>
            <w:tcW w:w="985" w:type="dxa"/>
            <w:tcBorders>
              <w:top w:val="single" w:sz="4" w:space="0" w:color="auto"/>
              <w:bottom w:val="single" w:sz="4" w:space="0" w:color="auto"/>
            </w:tcBorders>
          </w:tcPr>
          <w:p w14:paraId="13FC63ED" w14:textId="77777777" w:rsidR="00A96C6C" w:rsidRDefault="00A96C6C" w:rsidP="00A96C6C">
            <w:pPr>
              <w:pStyle w:val="NoSpacing"/>
            </w:pPr>
            <w:r w:rsidRPr="009316BD">
              <w:t>19.55</w:t>
            </w:r>
          </w:p>
        </w:tc>
        <w:tc>
          <w:tcPr>
            <w:tcW w:w="1843" w:type="dxa"/>
            <w:gridSpan w:val="2"/>
            <w:tcBorders>
              <w:top w:val="single" w:sz="4" w:space="0" w:color="auto"/>
              <w:bottom w:val="single" w:sz="4" w:space="0" w:color="auto"/>
            </w:tcBorders>
          </w:tcPr>
          <w:p w14:paraId="54924580" w14:textId="77777777" w:rsidR="00A96C6C" w:rsidRDefault="00A96C6C" w:rsidP="00A96C6C">
            <w:pPr>
              <w:pStyle w:val="NoSpacing"/>
            </w:pPr>
            <w:r w:rsidRPr="002F48FC">
              <w:t>33.08</w:t>
            </w:r>
          </w:p>
        </w:tc>
        <w:tc>
          <w:tcPr>
            <w:tcW w:w="1276" w:type="dxa"/>
            <w:tcBorders>
              <w:top w:val="single" w:sz="4" w:space="0" w:color="auto"/>
              <w:bottom w:val="single" w:sz="4" w:space="0" w:color="auto"/>
            </w:tcBorders>
          </w:tcPr>
          <w:p w14:paraId="0A812781" w14:textId="77777777" w:rsidR="00A96C6C" w:rsidRDefault="00A96C6C" w:rsidP="00A96C6C">
            <w:pPr>
              <w:pStyle w:val="NoSpacing"/>
            </w:pPr>
            <w:r w:rsidRPr="00351FFD">
              <w:t>505.99</w:t>
            </w:r>
          </w:p>
        </w:tc>
        <w:tc>
          <w:tcPr>
            <w:tcW w:w="1559" w:type="dxa"/>
            <w:tcBorders>
              <w:top w:val="single" w:sz="4" w:space="0" w:color="auto"/>
              <w:bottom w:val="single" w:sz="4" w:space="0" w:color="auto"/>
            </w:tcBorders>
          </w:tcPr>
          <w:p w14:paraId="17D537D6" w14:textId="77777777" w:rsidR="00A96C6C" w:rsidRDefault="00A96C6C" w:rsidP="00A96C6C">
            <w:pPr>
              <w:pStyle w:val="NoSpacing"/>
            </w:pPr>
            <w:r w:rsidRPr="009E6697">
              <w:t>1.39</w:t>
            </w:r>
          </w:p>
        </w:tc>
      </w:tr>
      <w:tr w:rsidR="00A96C6C" w14:paraId="667931E1" w14:textId="77777777" w:rsidTr="00D27560">
        <w:tc>
          <w:tcPr>
            <w:tcW w:w="959" w:type="dxa"/>
            <w:tcBorders>
              <w:top w:val="single" w:sz="4" w:space="0" w:color="auto"/>
              <w:bottom w:val="single" w:sz="4" w:space="0" w:color="auto"/>
            </w:tcBorders>
          </w:tcPr>
          <w:p w14:paraId="4C8AE89F" w14:textId="77777777" w:rsidR="00A96C6C" w:rsidRDefault="00A96C6C" w:rsidP="00A96C6C">
            <w:pPr>
              <w:pStyle w:val="NoSpacing"/>
            </w:pPr>
            <w:r>
              <w:t>2008</w:t>
            </w:r>
          </w:p>
        </w:tc>
        <w:tc>
          <w:tcPr>
            <w:tcW w:w="1141" w:type="dxa"/>
            <w:tcBorders>
              <w:top w:val="single" w:sz="4" w:space="0" w:color="auto"/>
              <w:bottom w:val="single" w:sz="4" w:space="0" w:color="auto"/>
            </w:tcBorders>
          </w:tcPr>
          <w:p w14:paraId="080B0078" w14:textId="77777777" w:rsidR="00A96C6C" w:rsidRDefault="00A96C6C" w:rsidP="00A96C6C">
            <w:pPr>
              <w:pStyle w:val="NoSpacing"/>
            </w:pPr>
            <w:r w:rsidRPr="00473255">
              <w:t>5.8</w:t>
            </w:r>
            <w:r>
              <w:t>7</w:t>
            </w:r>
          </w:p>
        </w:tc>
        <w:tc>
          <w:tcPr>
            <w:tcW w:w="985" w:type="dxa"/>
            <w:tcBorders>
              <w:top w:val="single" w:sz="4" w:space="0" w:color="auto"/>
              <w:bottom w:val="single" w:sz="4" w:space="0" w:color="auto"/>
            </w:tcBorders>
          </w:tcPr>
          <w:p w14:paraId="291DB3DE" w14:textId="77777777" w:rsidR="00A96C6C" w:rsidRDefault="00A96C6C" w:rsidP="00A96C6C">
            <w:pPr>
              <w:pStyle w:val="NoSpacing"/>
            </w:pPr>
            <w:r w:rsidRPr="009316BD">
              <w:t>19.69</w:t>
            </w:r>
          </w:p>
        </w:tc>
        <w:tc>
          <w:tcPr>
            <w:tcW w:w="1843" w:type="dxa"/>
            <w:gridSpan w:val="2"/>
            <w:tcBorders>
              <w:top w:val="single" w:sz="4" w:space="0" w:color="auto"/>
              <w:bottom w:val="single" w:sz="4" w:space="0" w:color="auto"/>
            </w:tcBorders>
          </w:tcPr>
          <w:p w14:paraId="738A0EEE" w14:textId="77777777" w:rsidR="00A96C6C" w:rsidRDefault="00A96C6C" w:rsidP="00A96C6C">
            <w:pPr>
              <w:pStyle w:val="NoSpacing"/>
            </w:pPr>
            <w:r w:rsidRPr="002F48FC">
              <w:t>32.15</w:t>
            </w:r>
          </w:p>
        </w:tc>
        <w:tc>
          <w:tcPr>
            <w:tcW w:w="1276" w:type="dxa"/>
            <w:tcBorders>
              <w:top w:val="single" w:sz="4" w:space="0" w:color="auto"/>
              <w:bottom w:val="single" w:sz="4" w:space="0" w:color="auto"/>
            </w:tcBorders>
          </w:tcPr>
          <w:p w14:paraId="126BC503" w14:textId="77777777" w:rsidR="00A96C6C" w:rsidRDefault="00A96C6C" w:rsidP="00A96C6C">
            <w:pPr>
              <w:pStyle w:val="NoSpacing"/>
            </w:pPr>
            <w:r w:rsidRPr="00351FFD">
              <w:t>410.96</w:t>
            </w:r>
          </w:p>
        </w:tc>
        <w:tc>
          <w:tcPr>
            <w:tcW w:w="1559" w:type="dxa"/>
            <w:tcBorders>
              <w:top w:val="single" w:sz="4" w:space="0" w:color="auto"/>
              <w:bottom w:val="single" w:sz="4" w:space="0" w:color="auto"/>
            </w:tcBorders>
          </w:tcPr>
          <w:p w14:paraId="4B71C401" w14:textId="77777777" w:rsidR="00A96C6C" w:rsidRDefault="00A96C6C" w:rsidP="00A96C6C">
            <w:pPr>
              <w:pStyle w:val="NoSpacing"/>
            </w:pPr>
            <w:r w:rsidRPr="009E6697">
              <w:t>1.19</w:t>
            </w:r>
          </w:p>
        </w:tc>
      </w:tr>
      <w:tr w:rsidR="00A96C6C" w14:paraId="0017910F" w14:textId="77777777" w:rsidTr="00D27560">
        <w:tc>
          <w:tcPr>
            <w:tcW w:w="959" w:type="dxa"/>
            <w:tcBorders>
              <w:top w:val="single" w:sz="4" w:space="0" w:color="auto"/>
              <w:bottom w:val="single" w:sz="4" w:space="0" w:color="auto"/>
            </w:tcBorders>
          </w:tcPr>
          <w:p w14:paraId="527B6492" w14:textId="77777777" w:rsidR="00A96C6C" w:rsidRDefault="00A96C6C" w:rsidP="00A96C6C">
            <w:pPr>
              <w:pStyle w:val="NoSpacing"/>
            </w:pPr>
            <w:r>
              <w:t>2009</w:t>
            </w:r>
          </w:p>
        </w:tc>
        <w:tc>
          <w:tcPr>
            <w:tcW w:w="1141" w:type="dxa"/>
            <w:tcBorders>
              <w:top w:val="single" w:sz="4" w:space="0" w:color="auto"/>
              <w:bottom w:val="single" w:sz="4" w:space="0" w:color="auto"/>
            </w:tcBorders>
          </w:tcPr>
          <w:p w14:paraId="62CE1B17" w14:textId="77777777" w:rsidR="00A96C6C" w:rsidRDefault="00A96C6C" w:rsidP="00A96C6C">
            <w:pPr>
              <w:pStyle w:val="NoSpacing"/>
            </w:pPr>
            <w:r w:rsidRPr="00473255">
              <w:t>7.53</w:t>
            </w:r>
          </w:p>
        </w:tc>
        <w:tc>
          <w:tcPr>
            <w:tcW w:w="985" w:type="dxa"/>
            <w:tcBorders>
              <w:top w:val="single" w:sz="4" w:space="0" w:color="auto"/>
              <w:bottom w:val="single" w:sz="4" w:space="0" w:color="auto"/>
            </w:tcBorders>
          </w:tcPr>
          <w:p w14:paraId="17F22A55" w14:textId="77777777" w:rsidR="00A96C6C" w:rsidRDefault="00A96C6C" w:rsidP="00A96C6C">
            <w:pPr>
              <w:pStyle w:val="NoSpacing"/>
            </w:pPr>
            <w:r w:rsidRPr="009316BD">
              <w:t>20.6</w:t>
            </w:r>
            <w:r>
              <w:t>6</w:t>
            </w:r>
          </w:p>
        </w:tc>
        <w:tc>
          <w:tcPr>
            <w:tcW w:w="1843" w:type="dxa"/>
            <w:gridSpan w:val="2"/>
            <w:tcBorders>
              <w:top w:val="single" w:sz="4" w:space="0" w:color="auto"/>
              <w:bottom w:val="single" w:sz="4" w:space="0" w:color="auto"/>
            </w:tcBorders>
          </w:tcPr>
          <w:p w14:paraId="404EC4B6" w14:textId="77777777" w:rsidR="00A96C6C" w:rsidRDefault="00A96C6C" w:rsidP="00A96C6C">
            <w:pPr>
              <w:pStyle w:val="NoSpacing"/>
            </w:pPr>
            <w:r w:rsidRPr="002F48FC">
              <w:t>33.31</w:t>
            </w:r>
          </w:p>
        </w:tc>
        <w:tc>
          <w:tcPr>
            <w:tcW w:w="1276" w:type="dxa"/>
            <w:tcBorders>
              <w:top w:val="single" w:sz="4" w:space="0" w:color="auto"/>
              <w:bottom w:val="single" w:sz="4" w:space="0" w:color="auto"/>
            </w:tcBorders>
          </w:tcPr>
          <w:p w14:paraId="28DD5F0C" w14:textId="77777777" w:rsidR="00A96C6C" w:rsidRDefault="00A96C6C" w:rsidP="00A96C6C">
            <w:pPr>
              <w:pStyle w:val="NoSpacing"/>
            </w:pPr>
            <w:r w:rsidRPr="00351FFD">
              <w:t>244.09</w:t>
            </w:r>
          </w:p>
        </w:tc>
        <w:tc>
          <w:tcPr>
            <w:tcW w:w="1559" w:type="dxa"/>
            <w:tcBorders>
              <w:top w:val="single" w:sz="4" w:space="0" w:color="auto"/>
              <w:bottom w:val="single" w:sz="4" w:space="0" w:color="auto"/>
            </w:tcBorders>
          </w:tcPr>
          <w:p w14:paraId="4F941C89" w14:textId="77777777" w:rsidR="00A96C6C" w:rsidRDefault="00A96C6C" w:rsidP="00A96C6C">
            <w:pPr>
              <w:pStyle w:val="NoSpacing"/>
            </w:pPr>
            <w:r w:rsidRPr="009E6697">
              <w:t>0.67</w:t>
            </w:r>
          </w:p>
        </w:tc>
      </w:tr>
      <w:tr w:rsidR="00A96C6C" w14:paraId="5C8F569C" w14:textId="77777777" w:rsidTr="00A96C6C">
        <w:tc>
          <w:tcPr>
            <w:tcW w:w="959" w:type="dxa"/>
            <w:tcBorders>
              <w:top w:val="single" w:sz="4" w:space="0" w:color="auto"/>
              <w:bottom w:val="single" w:sz="4" w:space="0" w:color="auto"/>
            </w:tcBorders>
          </w:tcPr>
          <w:p w14:paraId="2324A566" w14:textId="77777777" w:rsidR="00A96C6C" w:rsidRDefault="00A96C6C" w:rsidP="00A96C6C">
            <w:pPr>
              <w:pStyle w:val="NoSpacing"/>
            </w:pPr>
            <w:r>
              <w:t>2010</w:t>
            </w:r>
          </w:p>
        </w:tc>
        <w:tc>
          <w:tcPr>
            <w:tcW w:w="6804" w:type="dxa"/>
            <w:gridSpan w:val="6"/>
            <w:tcBorders>
              <w:top w:val="single" w:sz="4" w:space="0" w:color="auto"/>
              <w:bottom w:val="single" w:sz="4" w:space="0" w:color="auto"/>
            </w:tcBorders>
          </w:tcPr>
          <w:p w14:paraId="4FE9EF54" w14:textId="77777777" w:rsidR="00A96C6C" w:rsidRDefault="00A96C6C" w:rsidP="00A96C6C">
            <w:pPr>
              <w:pStyle w:val="NoSpacing"/>
            </w:pPr>
            <w:r>
              <w:t xml:space="preserve">Data not available due to the weather station being broken </w:t>
            </w:r>
          </w:p>
        </w:tc>
      </w:tr>
      <w:tr w:rsidR="00A96C6C" w14:paraId="7499D387" w14:textId="77777777" w:rsidTr="00A96C6C">
        <w:tc>
          <w:tcPr>
            <w:tcW w:w="959" w:type="dxa"/>
            <w:tcBorders>
              <w:top w:val="single" w:sz="4" w:space="0" w:color="auto"/>
              <w:bottom w:val="single" w:sz="4" w:space="0" w:color="auto"/>
            </w:tcBorders>
          </w:tcPr>
          <w:p w14:paraId="01FA8A7F" w14:textId="77777777" w:rsidR="00A96C6C" w:rsidRDefault="00A96C6C" w:rsidP="00A96C6C">
            <w:pPr>
              <w:pStyle w:val="NoSpacing"/>
            </w:pPr>
            <w:r>
              <w:t>2011</w:t>
            </w:r>
          </w:p>
        </w:tc>
        <w:tc>
          <w:tcPr>
            <w:tcW w:w="1141" w:type="dxa"/>
            <w:tcBorders>
              <w:top w:val="single" w:sz="4" w:space="0" w:color="auto"/>
              <w:bottom w:val="single" w:sz="4" w:space="0" w:color="auto"/>
            </w:tcBorders>
          </w:tcPr>
          <w:p w14:paraId="039FEC3A" w14:textId="77777777" w:rsidR="00A96C6C" w:rsidRDefault="00A96C6C" w:rsidP="00A96C6C">
            <w:pPr>
              <w:pStyle w:val="NoSpacing"/>
            </w:pPr>
            <w:r w:rsidRPr="00473255">
              <w:t>7.15</w:t>
            </w:r>
          </w:p>
        </w:tc>
        <w:tc>
          <w:tcPr>
            <w:tcW w:w="985" w:type="dxa"/>
            <w:tcBorders>
              <w:top w:val="single" w:sz="4" w:space="0" w:color="auto"/>
              <w:bottom w:val="single" w:sz="4" w:space="0" w:color="auto"/>
            </w:tcBorders>
          </w:tcPr>
          <w:p w14:paraId="2936287E" w14:textId="77777777" w:rsidR="00A96C6C" w:rsidRDefault="00A96C6C" w:rsidP="00A96C6C">
            <w:pPr>
              <w:pStyle w:val="NoSpacing"/>
            </w:pPr>
            <w:r w:rsidRPr="009316BD">
              <w:t>18.</w:t>
            </w:r>
            <w:r>
              <w:t>60</w:t>
            </w:r>
          </w:p>
        </w:tc>
        <w:tc>
          <w:tcPr>
            <w:tcW w:w="1701" w:type="dxa"/>
            <w:tcBorders>
              <w:top w:val="single" w:sz="4" w:space="0" w:color="auto"/>
              <w:bottom w:val="single" w:sz="4" w:space="0" w:color="auto"/>
            </w:tcBorders>
          </w:tcPr>
          <w:p w14:paraId="1DBC35D2" w14:textId="77777777" w:rsidR="00A96C6C" w:rsidRDefault="00A96C6C" w:rsidP="00A96C6C">
            <w:pPr>
              <w:pStyle w:val="NoSpacing"/>
            </w:pPr>
            <w:r>
              <w:t>31</w:t>
            </w:r>
            <w:r w:rsidRPr="002F48FC">
              <w:t>.95</w:t>
            </w:r>
          </w:p>
        </w:tc>
        <w:tc>
          <w:tcPr>
            <w:tcW w:w="1418" w:type="dxa"/>
            <w:gridSpan w:val="2"/>
            <w:tcBorders>
              <w:top w:val="single" w:sz="4" w:space="0" w:color="auto"/>
              <w:bottom w:val="single" w:sz="4" w:space="0" w:color="auto"/>
            </w:tcBorders>
          </w:tcPr>
          <w:p w14:paraId="58696B87" w14:textId="77777777" w:rsidR="00A96C6C" w:rsidRDefault="00A96C6C" w:rsidP="00A96C6C">
            <w:pPr>
              <w:pStyle w:val="NoSpacing"/>
            </w:pPr>
            <w:r w:rsidRPr="00351FFD">
              <w:t>703.35</w:t>
            </w:r>
          </w:p>
        </w:tc>
        <w:tc>
          <w:tcPr>
            <w:tcW w:w="1559" w:type="dxa"/>
            <w:tcBorders>
              <w:top w:val="single" w:sz="4" w:space="0" w:color="auto"/>
              <w:bottom w:val="single" w:sz="4" w:space="0" w:color="auto"/>
            </w:tcBorders>
          </w:tcPr>
          <w:p w14:paraId="5F4EFF02" w14:textId="77777777" w:rsidR="00A96C6C" w:rsidRDefault="00A96C6C" w:rsidP="00A96C6C">
            <w:pPr>
              <w:pStyle w:val="NoSpacing"/>
            </w:pPr>
            <w:r w:rsidRPr="009E6697">
              <w:t>2.87</w:t>
            </w:r>
          </w:p>
        </w:tc>
      </w:tr>
      <w:tr w:rsidR="00A96C6C" w14:paraId="2F652F63" w14:textId="77777777" w:rsidTr="00A96C6C">
        <w:tc>
          <w:tcPr>
            <w:tcW w:w="959" w:type="dxa"/>
            <w:tcBorders>
              <w:top w:val="single" w:sz="4" w:space="0" w:color="auto"/>
              <w:bottom w:val="single" w:sz="4" w:space="0" w:color="auto"/>
            </w:tcBorders>
          </w:tcPr>
          <w:p w14:paraId="4C54E026" w14:textId="77777777" w:rsidR="00A96C6C" w:rsidRDefault="00A96C6C" w:rsidP="00A96C6C">
            <w:pPr>
              <w:pStyle w:val="NoSpacing"/>
            </w:pPr>
            <w:r>
              <w:t>2012</w:t>
            </w:r>
          </w:p>
        </w:tc>
        <w:tc>
          <w:tcPr>
            <w:tcW w:w="1141" w:type="dxa"/>
            <w:tcBorders>
              <w:top w:val="single" w:sz="4" w:space="0" w:color="auto"/>
              <w:bottom w:val="single" w:sz="4" w:space="0" w:color="auto"/>
            </w:tcBorders>
          </w:tcPr>
          <w:p w14:paraId="6F27E041" w14:textId="77777777" w:rsidR="00A96C6C" w:rsidRDefault="00A96C6C" w:rsidP="00A96C6C">
            <w:pPr>
              <w:pStyle w:val="NoSpacing"/>
            </w:pPr>
            <w:r w:rsidRPr="00473255">
              <w:t>3.07</w:t>
            </w:r>
          </w:p>
        </w:tc>
        <w:tc>
          <w:tcPr>
            <w:tcW w:w="985" w:type="dxa"/>
            <w:tcBorders>
              <w:top w:val="single" w:sz="4" w:space="0" w:color="auto"/>
              <w:bottom w:val="single" w:sz="4" w:space="0" w:color="auto"/>
            </w:tcBorders>
          </w:tcPr>
          <w:p w14:paraId="67D2FE45" w14:textId="77777777" w:rsidR="00A96C6C" w:rsidRDefault="00A96C6C" w:rsidP="00A96C6C">
            <w:pPr>
              <w:pStyle w:val="NoSpacing"/>
            </w:pPr>
            <w:r w:rsidRPr="009316BD">
              <w:t>18.73</w:t>
            </w:r>
          </w:p>
        </w:tc>
        <w:tc>
          <w:tcPr>
            <w:tcW w:w="1701" w:type="dxa"/>
            <w:tcBorders>
              <w:top w:val="single" w:sz="4" w:space="0" w:color="auto"/>
              <w:bottom w:val="single" w:sz="4" w:space="0" w:color="auto"/>
            </w:tcBorders>
          </w:tcPr>
          <w:p w14:paraId="24718332" w14:textId="77777777" w:rsidR="00A96C6C" w:rsidRDefault="00A96C6C" w:rsidP="00A96C6C">
            <w:pPr>
              <w:pStyle w:val="NoSpacing"/>
            </w:pPr>
            <w:r w:rsidRPr="002F48FC">
              <w:t>32.</w:t>
            </w:r>
            <w:r>
              <w:t>12</w:t>
            </w:r>
          </w:p>
        </w:tc>
        <w:tc>
          <w:tcPr>
            <w:tcW w:w="1418" w:type="dxa"/>
            <w:gridSpan w:val="2"/>
            <w:tcBorders>
              <w:top w:val="single" w:sz="4" w:space="0" w:color="auto"/>
              <w:bottom w:val="single" w:sz="4" w:space="0" w:color="auto"/>
            </w:tcBorders>
          </w:tcPr>
          <w:p w14:paraId="31C2DEBF" w14:textId="77777777" w:rsidR="00A96C6C" w:rsidRDefault="00A96C6C" w:rsidP="00A96C6C">
            <w:pPr>
              <w:pStyle w:val="NoSpacing"/>
            </w:pPr>
            <w:r w:rsidRPr="00351FFD">
              <w:t>639.85</w:t>
            </w:r>
          </w:p>
        </w:tc>
        <w:tc>
          <w:tcPr>
            <w:tcW w:w="1559" w:type="dxa"/>
            <w:tcBorders>
              <w:top w:val="single" w:sz="4" w:space="0" w:color="auto"/>
              <w:bottom w:val="single" w:sz="4" w:space="0" w:color="auto"/>
            </w:tcBorders>
          </w:tcPr>
          <w:p w14:paraId="1BE8071A" w14:textId="77777777" w:rsidR="00A96C6C" w:rsidRDefault="00A96C6C" w:rsidP="00A96C6C">
            <w:pPr>
              <w:pStyle w:val="NoSpacing"/>
            </w:pPr>
            <w:r w:rsidRPr="009E6697">
              <w:t>1.</w:t>
            </w:r>
            <w:r>
              <w:t>76</w:t>
            </w:r>
          </w:p>
        </w:tc>
      </w:tr>
      <w:tr w:rsidR="00A96C6C" w14:paraId="11B04D01" w14:textId="77777777" w:rsidTr="00A96C6C">
        <w:tc>
          <w:tcPr>
            <w:tcW w:w="959" w:type="dxa"/>
            <w:tcBorders>
              <w:top w:val="single" w:sz="4" w:space="0" w:color="auto"/>
              <w:bottom w:val="single" w:sz="4" w:space="0" w:color="auto"/>
            </w:tcBorders>
          </w:tcPr>
          <w:p w14:paraId="57D7B29E" w14:textId="77777777" w:rsidR="00A96C6C" w:rsidRDefault="00A96C6C" w:rsidP="00A96C6C">
            <w:pPr>
              <w:pStyle w:val="NoSpacing"/>
            </w:pPr>
            <w:r>
              <w:t>2013</w:t>
            </w:r>
          </w:p>
        </w:tc>
        <w:tc>
          <w:tcPr>
            <w:tcW w:w="1141" w:type="dxa"/>
            <w:tcBorders>
              <w:top w:val="single" w:sz="4" w:space="0" w:color="auto"/>
              <w:bottom w:val="single" w:sz="4" w:space="0" w:color="auto"/>
            </w:tcBorders>
          </w:tcPr>
          <w:p w14:paraId="08EC4672" w14:textId="77777777" w:rsidR="00A96C6C" w:rsidRDefault="00A96C6C" w:rsidP="00A96C6C">
            <w:pPr>
              <w:pStyle w:val="NoSpacing"/>
            </w:pPr>
            <w:r w:rsidRPr="00473255">
              <w:t>5.7</w:t>
            </w:r>
            <w:r>
              <w:t>9</w:t>
            </w:r>
          </w:p>
        </w:tc>
        <w:tc>
          <w:tcPr>
            <w:tcW w:w="985" w:type="dxa"/>
            <w:tcBorders>
              <w:top w:val="single" w:sz="4" w:space="0" w:color="auto"/>
              <w:bottom w:val="single" w:sz="4" w:space="0" w:color="auto"/>
            </w:tcBorders>
          </w:tcPr>
          <w:p w14:paraId="6B573E3B" w14:textId="77777777" w:rsidR="00A96C6C" w:rsidRDefault="00A96C6C" w:rsidP="00A96C6C">
            <w:pPr>
              <w:pStyle w:val="NoSpacing"/>
            </w:pPr>
            <w:r w:rsidRPr="009316BD">
              <w:t>19.0</w:t>
            </w:r>
            <w:r>
              <w:t>1</w:t>
            </w:r>
          </w:p>
        </w:tc>
        <w:tc>
          <w:tcPr>
            <w:tcW w:w="1701" w:type="dxa"/>
            <w:tcBorders>
              <w:top w:val="single" w:sz="4" w:space="0" w:color="auto"/>
              <w:bottom w:val="single" w:sz="4" w:space="0" w:color="auto"/>
            </w:tcBorders>
          </w:tcPr>
          <w:p w14:paraId="0CFB4DD4" w14:textId="77777777" w:rsidR="00A96C6C" w:rsidRDefault="00A96C6C" w:rsidP="00A96C6C">
            <w:pPr>
              <w:pStyle w:val="NoSpacing"/>
            </w:pPr>
            <w:r w:rsidRPr="002F48FC">
              <w:t>31.86</w:t>
            </w:r>
          </w:p>
        </w:tc>
        <w:tc>
          <w:tcPr>
            <w:tcW w:w="1418" w:type="dxa"/>
            <w:gridSpan w:val="2"/>
            <w:tcBorders>
              <w:top w:val="single" w:sz="4" w:space="0" w:color="auto"/>
              <w:bottom w:val="single" w:sz="4" w:space="0" w:color="auto"/>
            </w:tcBorders>
          </w:tcPr>
          <w:p w14:paraId="1FE5832D" w14:textId="77777777" w:rsidR="00A96C6C" w:rsidRDefault="00A96C6C" w:rsidP="00A96C6C">
            <w:pPr>
              <w:pStyle w:val="NoSpacing"/>
            </w:pPr>
            <w:r w:rsidRPr="00351FFD">
              <w:t>660.93</w:t>
            </w:r>
          </w:p>
        </w:tc>
        <w:tc>
          <w:tcPr>
            <w:tcW w:w="1559" w:type="dxa"/>
            <w:tcBorders>
              <w:top w:val="single" w:sz="4" w:space="0" w:color="auto"/>
              <w:bottom w:val="single" w:sz="4" w:space="0" w:color="auto"/>
            </w:tcBorders>
          </w:tcPr>
          <w:p w14:paraId="42E621ED" w14:textId="77777777" w:rsidR="00A96C6C" w:rsidRDefault="00A96C6C" w:rsidP="00A96C6C">
            <w:pPr>
              <w:pStyle w:val="NoSpacing"/>
            </w:pPr>
            <w:r w:rsidRPr="009E6697">
              <w:t>1.90</w:t>
            </w:r>
          </w:p>
        </w:tc>
      </w:tr>
      <w:tr w:rsidR="00A96C6C" w14:paraId="18140F66" w14:textId="77777777" w:rsidTr="00A96C6C">
        <w:tc>
          <w:tcPr>
            <w:tcW w:w="959" w:type="dxa"/>
            <w:tcBorders>
              <w:top w:val="single" w:sz="4" w:space="0" w:color="auto"/>
              <w:bottom w:val="single" w:sz="4" w:space="0" w:color="auto"/>
            </w:tcBorders>
          </w:tcPr>
          <w:p w14:paraId="3386D2EA" w14:textId="77777777" w:rsidR="00A96C6C" w:rsidRDefault="00A96C6C" w:rsidP="00A96C6C">
            <w:pPr>
              <w:pStyle w:val="NoSpacing"/>
            </w:pPr>
            <w:r>
              <w:t>2014</w:t>
            </w:r>
          </w:p>
        </w:tc>
        <w:tc>
          <w:tcPr>
            <w:tcW w:w="1141" w:type="dxa"/>
            <w:tcBorders>
              <w:top w:val="single" w:sz="4" w:space="0" w:color="auto"/>
              <w:bottom w:val="single" w:sz="4" w:space="0" w:color="auto"/>
            </w:tcBorders>
          </w:tcPr>
          <w:p w14:paraId="565633A6" w14:textId="77777777" w:rsidR="00A96C6C" w:rsidRDefault="00A96C6C" w:rsidP="00A96C6C">
            <w:pPr>
              <w:pStyle w:val="NoSpacing"/>
            </w:pPr>
            <w:r w:rsidRPr="00473255">
              <w:t>6.53</w:t>
            </w:r>
          </w:p>
        </w:tc>
        <w:tc>
          <w:tcPr>
            <w:tcW w:w="985" w:type="dxa"/>
            <w:tcBorders>
              <w:top w:val="single" w:sz="4" w:space="0" w:color="auto"/>
              <w:bottom w:val="single" w:sz="4" w:space="0" w:color="auto"/>
            </w:tcBorders>
          </w:tcPr>
          <w:p w14:paraId="44083C93" w14:textId="77777777" w:rsidR="00A96C6C" w:rsidRDefault="00A96C6C" w:rsidP="00A96C6C">
            <w:pPr>
              <w:pStyle w:val="NoSpacing"/>
            </w:pPr>
            <w:r w:rsidRPr="009316BD">
              <w:t>19.5</w:t>
            </w:r>
            <w:r>
              <w:t>1</w:t>
            </w:r>
          </w:p>
        </w:tc>
        <w:tc>
          <w:tcPr>
            <w:tcW w:w="1701" w:type="dxa"/>
            <w:tcBorders>
              <w:top w:val="single" w:sz="4" w:space="0" w:color="auto"/>
              <w:bottom w:val="single" w:sz="4" w:space="0" w:color="auto"/>
            </w:tcBorders>
          </w:tcPr>
          <w:p w14:paraId="0B08A201" w14:textId="77777777" w:rsidR="00A96C6C" w:rsidRDefault="00A96C6C" w:rsidP="00A96C6C">
            <w:pPr>
              <w:pStyle w:val="NoSpacing"/>
            </w:pPr>
            <w:r w:rsidRPr="002F48FC">
              <w:t>31.59</w:t>
            </w:r>
          </w:p>
        </w:tc>
        <w:tc>
          <w:tcPr>
            <w:tcW w:w="1418" w:type="dxa"/>
            <w:gridSpan w:val="2"/>
            <w:tcBorders>
              <w:top w:val="single" w:sz="4" w:space="0" w:color="auto"/>
              <w:bottom w:val="single" w:sz="4" w:space="0" w:color="auto"/>
            </w:tcBorders>
          </w:tcPr>
          <w:p w14:paraId="653BC898" w14:textId="77777777" w:rsidR="00A96C6C" w:rsidRDefault="00A96C6C" w:rsidP="00A96C6C">
            <w:pPr>
              <w:pStyle w:val="NoSpacing"/>
            </w:pPr>
            <w:r w:rsidRPr="00351FFD">
              <w:t>395.72</w:t>
            </w:r>
          </w:p>
        </w:tc>
        <w:tc>
          <w:tcPr>
            <w:tcW w:w="1559" w:type="dxa"/>
            <w:tcBorders>
              <w:top w:val="single" w:sz="4" w:space="0" w:color="auto"/>
              <w:bottom w:val="single" w:sz="4" w:space="0" w:color="auto"/>
            </w:tcBorders>
          </w:tcPr>
          <w:p w14:paraId="418B4CF4" w14:textId="77777777" w:rsidR="00A96C6C" w:rsidRDefault="00A96C6C" w:rsidP="00A96C6C">
            <w:pPr>
              <w:pStyle w:val="NoSpacing"/>
            </w:pPr>
            <w:r w:rsidRPr="009E6697">
              <w:t>1.19</w:t>
            </w:r>
          </w:p>
        </w:tc>
      </w:tr>
      <w:tr w:rsidR="00A96C6C" w14:paraId="565E17D8" w14:textId="77777777" w:rsidTr="00A96C6C">
        <w:tc>
          <w:tcPr>
            <w:tcW w:w="959" w:type="dxa"/>
            <w:tcBorders>
              <w:top w:val="single" w:sz="4" w:space="0" w:color="auto"/>
              <w:bottom w:val="single" w:sz="4" w:space="0" w:color="auto"/>
            </w:tcBorders>
          </w:tcPr>
          <w:p w14:paraId="549F7EF7" w14:textId="77777777" w:rsidR="00A96C6C" w:rsidRDefault="00A96C6C" w:rsidP="00A96C6C">
            <w:pPr>
              <w:pStyle w:val="NoSpacing"/>
            </w:pPr>
            <w:r>
              <w:t>2015</w:t>
            </w:r>
          </w:p>
        </w:tc>
        <w:tc>
          <w:tcPr>
            <w:tcW w:w="1141" w:type="dxa"/>
            <w:tcBorders>
              <w:top w:val="single" w:sz="4" w:space="0" w:color="auto"/>
              <w:bottom w:val="single" w:sz="4" w:space="0" w:color="auto"/>
            </w:tcBorders>
          </w:tcPr>
          <w:p w14:paraId="05D6AB71" w14:textId="77777777" w:rsidR="00A96C6C" w:rsidRDefault="00A96C6C" w:rsidP="00A96C6C">
            <w:pPr>
              <w:pStyle w:val="NoSpacing"/>
            </w:pPr>
            <w:r w:rsidRPr="00473255">
              <w:t>6.09</w:t>
            </w:r>
          </w:p>
        </w:tc>
        <w:tc>
          <w:tcPr>
            <w:tcW w:w="985" w:type="dxa"/>
            <w:tcBorders>
              <w:top w:val="single" w:sz="4" w:space="0" w:color="auto"/>
              <w:bottom w:val="single" w:sz="4" w:space="0" w:color="auto"/>
            </w:tcBorders>
          </w:tcPr>
          <w:p w14:paraId="177BBC22" w14:textId="77777777" w:rsidR="00A96C6C" w:rsidRDefault="00A96C6C" w:rsidP="00A96C6C">
            <w:pPr>
              <w:pStyle w:val="NoSpacing"/>
            </w:pPr>
            <w:r w:rsidRPr="009316BD">
              <w:t>19.33</w:t>
            </w:r>
          </w:p>
        </w:tc>
        <w:tc>
          <w:tcPr>
            <w:tcW w:w="1701" w:type="dxa"/>
            <w:tcBorders>
              <w:top w:val="single" w:sz="4" w:space="0" w:color="auto"/>
              <w:bottom w:val="single" w:sz="4" w:space="0" w:color="auto"/>
            </w:tcBorders>
          </w:tcPr>
          <w:p w14:paraId="00ED3308" w14:textId="77777777" w:rsidR="00A96C6C" w:rsidRDefault="00A96C6C" w:rsidP="00A96C6C">
            <w:pPr>
              <w:pStyle w:val="NoSpacing"/>
            </w:pPr>
            <w:r w:rsidRPr="002F48FC">
              <w:t>32.98</w:t>
            </w:r>
          </w:p>
        </w:tc>
        <w:tc>
          <w:tcPr>
            <w:tcW w:w="1418" w:type="dxa"/>
            <w:gridSpan w:val="2"/>
            <w:tcBorders>
              <w:top w:val="single" w:sz="4" w:space="0" w:color="auto"/>
              <w:bottom w:val="single" w:sz="4" w:space="0" w:color="auto"/>
            </w:tcBorders>
          </w:tcPr>
          <w:p w14:paraId="26CB62BE" w14:textId="77777777" w:rsidR="00A96C6C" w:rsidRDefault="00A96C6C" w:rsidP="00A96C6C">
            <w:pPr>
              <w:pStyle w:val="NoSpacing"/>
            </w:pPr>
            <w:r w:rsidRPr="00351FFD">
              <w:t>548.36</w:t>
            </w:r>
          </w:p>
        </w:tc>
        <w:tc>
          <w:tcPr>
            <w:tcW w:w="1559" w:type="dxa"/>
            <w:tcBorders>
              <w:top w:val="single" w:sz="4" w:space="0" w:color="auto"/>
              <w:bottom w:val="single" w:sz="4" w:space="0" w:color="auto"/>
            </w:tcBorders>
          </w:tcPr>
          <w:p w14:paraId="6397ECA3" w14:textId="77777777" w:rsidR="00A96C6C" w:rsidRDefault="00A96C6C" w:rsidP="00A96C6C">
            <w:pPr>
              <w:pStyle w:val="NoSpacing"/>
            </w:pPr>
            <w:r w:rsidRPr="009E6697">
              <w:t>1.61</w:t>
            </w:r>
          </w:p>
        </w:tc>
      </w:tr>
      <w:tr w:rsidR="00A96C6C" w14:paraId="1940E92A" w14:textId="77777777" w:rsidTr="00A96C6C">
        <w:tc>
          <w:tcPr>
            <w:tcW w:w="959" w:type="dxa"/>
            <w:tcBorders>
              <w:top w:val="single" w:sz="4" w:space="0" w:color="auto"/>
              <w:bottom w:val="single" w:sz="12" w:space="0" w:color="auto"/>
            </w:tcBorders>
          </w:tcPr>
          <w:p w14:paraId="72C5ADE8" w14:textId="77777777" w:rsidR="00A96C6C" w:rsidRDefault="00A96C6C" w:rsidP="00A96C6C">
            <w:pPr>
              <w:pStyle w:val="NoSpacing"/>
            </w:pPr>
            <w:r>
              <w:t>2016</w:t>
            </w:r>
          </w:p>
        </w:tc>
        <w:tc>
          <w:tcPr>
            <w:tcW w:w="1141" w:type="dxa"/>
            <w:tcBorders>
              <w:top w:val="single" w:sz="4" w:space="0" w:color="auto"/>
              <w:bottom w:val="single" w:sz="12" w:space="0" w:color="auto"/>
            </w:tcBorders>
          </w:tcPr>
          <w:p w14:paraId="24AD8176" w14:textId="77777777" w:rsidR="00A96C6C" w:rsidRDefault="00A96C6C" w:rsidP="00A96C6C">
            <w:pPr>
              <w:pStyle w:val="NoSpacing"/>
            </w:pPr>
            <w:r w:rsidRPr="00473255">
              <w:t>8.18</w:t>
            </w:r>
          </w:p>
        </w:tc>
        <w:tc>
          <w:tcPr>
            <w:tcW w:w="985" w:type="dxa"/>
            <w:tcBorders>
              <w:top w:val="single" w:sz="4" w:space="0" w:color="auto"/>
              <w:bottom w:val="single" w:sz="12" w:space="0" w:color="auto"/>
            </w:tcBorders>
          </w:tcPr>
          <w:p w14:paraId="2F4C602A" w14:textId="77777777" w:rsidR="00A96C6C" w:rsidRDefault="00A96C6C" w:rsidP="00A96C6C">
            <w:pPr>
              <w:pStyle w:val="NoSpacing"/>
            </w:pPr>
            <w:r w:rsidRPr="009316BD">
              <w:t>19.98</w:t>
            </w:r>
          </w:p>
        </w:tc>
        <w:tc>
          <w:tcPr>
            <w:tcW w:w="1701" w:type="dxa"/>
            <w:tcBorders>
              <w:top w:val="single" w:sz="4" w:space="0" w:color="auto"/>
              <w:bottom w:val="single" w:sz="12" w:space="0" w:color="auto"/>
            </w:tcBorders>
          </w:tcPr>
          <w:p w14:paraId="2011EC00" w14:textId="77777777" w:rsidR="00A96C6C" w:rsidRDefault="00A96C6C" w:rsidP="00A96C6C">
            <w:pPr>
              <w:pStyle w:val="NoSpacing"/>
            </w:pPr>
            <w:r w:rsidRPr="002F48FC">
              <w:t>32.89</w:t>
            </w:r>
          </w:p>
        </w:tc>
        <w:tc>
          <w:tcPr>
            <w:tcW w:w="1418" w:type="dxa"/>
            <w:gridSpan w:val="2"/>
            <w:tcBorders>
              <w:top w:val="single" w:sz="4" w:space="0" w:color="auto"/>
              <w:bottom w:val="single" w:sz="12" w:space="0" w:color="auto"/>
            </w:tcBorders>
          </w:tcPr>
          <w:p w14:paraId="6A976D13" w14:textId="77777777" w:rsidR="00A96C6C" w:rsidRDefault="00A96C6C" w:rsidP="00A96C6C">
            <w:pPr>
              <w:pStyle w:val="NoSpacing"/>
            </w:pPr>
            <w:r w:rsidRPr="00351FFD">
              <w:t>706.12</w:t>
            </w:r>
          </w:p>
        </w:tc>
        <w:tc>
          <w:tcPr>
            <w:tcW w:w="1559" w:type="dxa"/>
            <w:tcBorders>
              <w:top w:val="single" w:sz="4" w:space="0" w:color="auto"/>
              <w:bottom w:val="single" w:sz="12" w:space="0" w:color="auto"/>
            </w:tcBorders>
          </w:tcPr>
          <w:p w14:paraId="4E407121" w14:textId="77777777" w:rsidR="00A96C6C" w:rsidRDefault="00A96C6C" w:rsidP="00A96C6C">
            <w:pPr>
              <w:pStyle w:val="NoSpacing"/>
            </w:pPr>
            <w:r w:rsidRPr="009E6697">
              <w:t>1.94</w:t>
            </w:r>
          </w:p>
        </w:tc>
      </w:tr>
    </w:tbl>
    <w:p w14:paraId="3BA865E9" w14:textId="6A3DB27E" w:rsidR="00FE2BE1" w:rsidRDefault="00FE2BE1" w:rsidP="007C2A70"/>
    <w:p w14:paraId="5BF57B7D" w14:textId="738F63F1" w:rsidR="00A96C6C" w:rsidRDefault="00A96C6C" w:rsidP="007C2A70"/>
    <w:p w14:paraId="5EFA0637" w14:textId="38CD5AF3" w:rsidR="00A96C6C" w:rsidRDefault="00A96C6C" w:rsidP="007C2A70"/>
    <w:p w14:paraId="3926F67E" w14:textId="26CB0DED" w:rsidR="00A96C6C" w:rsidRDefault="00A96C6C" w:rsidP="007C2A70"/>
    <w:p w14:paraId="56E201E1" w14:textId="376F0B33" w:rsidR="00A96C6C" w:rsidRDefault="00A96C6C" w:rsidP="007C2A70"/>
    <w:p w14:paraId="3A0D8409" w14:textId="338F2550" w:rsidR="00A96C6C" w:rsidRDefault="00A96C6C" w:rsidP="007C2A70"/>
    <w:p w14:paraId="159731F3" w14:textId="6464007B" w:rsidR="00A96C6C" w:rsidRDefault="00A96C6C" w:rsidP="007C2A70"/>
    <w:p w14:paraId="6B735A47" w14:textId="435B4FB4" w:rsidR="00A96C6C" w:rsidRDefault="00A96C6C" w:rsidP="007C2A70"/>
    <w:p w14:paraId="210D7440" w14:textId="1C317625" w:rsidR="00A96C6C" w:rsidRDefault="00A96C6C" w:rsidP="007C2A70"/>
    <w:p w14:paraId="308E3A71" w14:textId="5B64C216" w:rsidR="00A96C6C" w:rsidRDefault="00A96C6C" w:rsidP="007C2A70"/>
    <w:p w14:paraId="4376B94F" w14:textId="3CAFD415" w:rsidR="00A96C6C" w:rsidRDefault="00A96C6C" w:rsidP="007C2A70"/>
    <w:p w14:paraId="4067EEF0" w14:textId="6E4647B3" w:rsidR="00A96C6C" w:rsidRDefault="00A96C6C" w:rsidP="007C2A70"/>
    <w:p w14:paraId="1939880E" w14:textId="4F253576" w:rsidR="00A96C6C" w:rsidRDefault="00A96C6C" w:rsidP="007C2A70"/>
    <w:p w14:paraId="6180C86E" w14:textId="249618A0" w:rsidR="00A96C6C" w:rsidRDefault="00A96C6C" w:rsidP="007C2A70"/>
    <w:p w14:paraId="2D3B84D9" w14:textId="7D9CC303" w:rsidR="00A96C6C" w:rsidRDefault="00A96C6C" w:rsidP="007C2A70"/>
    <w:p w14:paraId="24128132" w14:textId="74F32C29" w:rsidR="00A96C6C" w:rsidRDefault="00A96C6C" w:rsidP="007C2A70"/>
    <w:p w14:paraId="2FF2084C" w14:textId="7335188F" w:rsidR="00A96C6C" w:rsidRDefault="00A96C6C" w:rsidP="007C2A70"/>
    <w:p w14:paraId="56FC14B1" w14:textId="1FB2B620" w:rsidR="00A96C6C" w:rsidRDefault="00A96C6C" w:rsidP="007C2A70"/>
    <w:p w14:paraId="2601ABB7" w14:textId="292546E6" w:rsidR="00A96C6C" w:rsidRDefault="00A96C6C" w:rsidP="007C2A70"/>
    <w:p w14:paraId="161DC0F8" w14:textId="0E80B4A7" w:rsidR="00A96C6C" w:rsidRDefault="00A96C6C" w:rsidP="007C2A70"/>
    <w:p w14:paraId="7A9F13E0" w14:textId="43CA74D5" w:rsidR="00A96C6C" w:rsidRDefault="00A96C6C" w:rsidP="007C2A70"/>
    <w:p w14:paraId="48F0DDFA" w14:textId="5B80AE6A" w:rsidR="00A96C6C" w:rsidRDefault="00A96C6C" w:rsidP="007C2A70"/>
    <w:p w14:paraId="72AFF63E" w14:textId="63868B47" w:rsidR="00A96C6C" w:rsidRDefault="00A96C6C" w:rsidP="007C2A70"/>
    <w:p w14:paraId="3B9A0C38" w14:textId="1FD389A0" w:rsidR="00A96C6C" w:rsidRDefault="00A96C6C" w:rsidP="007C2A70"/>
    <w:p w14:paraId="11538B55" w14:textId="77777777" w:rsidR="00A96C6C" w:rsidRDefault="00A96C6C" w:rsidP="007C2A70"/>
    <w:tbl>
      <w:tblPr>
        <w:tblStyle w:val="TableGrid"/>
        <w:tblW w:w="10348" w:type="dxa"/>
        <w:tblInd w:w="-709" w:type="dxa"/>
        <w:tblLook w:val="04A0" w:firstRow="1" w:lastRow="0" w:firstColumn="1" w:lastColumn="0" w:noHBand="0" w:noVBand="1"/>
      </w:tblPr>
      <w:tblGrid>
        <w:gridCol w:w="1702"/>
        <w:gridCol w:w="2268"/>
        <w:gridCol w:w="2126"/>
        <w:gridCol w:w="2268"/>
        <w:gridCol w:w="1984"/>
      </w:tblGrid>
      <w:tr w:rsidR="001C215E" w14:paraId="3E6920DD" w14:textId="77777777" w:rsidTr="006633AE">
        <w:tc>
          <w:tcPr>
            <w:tcW w:w="10348" w:type="dxa"/>
            <w:gridSpan w:val="5"/>
            <w:tcBorders>
              <w:top w:val="nil"/>
              <w:left w:val="nil"/>
              <w:bottom w:val="single" w:sz="12" w:space="0" w:color="auto"/>
              <w:right w:val="nil"/>
            </w:tcBorders>
          </w:tcPr>
          <w:p w14:paraId="4F9FBED7" w14:textId="2FDFA6A2" w:rsidR="001C215E" w:rsidRDefault="001C215E" w:rsidP="002D202B">
            <w:pPr>
              <w:pStyle w:val="NoSpacing"/>
              <w:rPr>
                <w:b/>
                <w:bCs/>
              </w:rPr>
            </w:pPr>
            <w:r>
              <w:rPr>
                <w:b/>
                <w:bCs/>
              </w:rPr>
              <w:lastRenderedPageBreak/>
              <w:br w:type="page"/>
            </w:r>
            <w:r w:rsidRPr="0050086D">
              <w:rPr>
                <w:b/>
                <w:bCs/>
              </w:rPr>
              <w:t xml:space="preserve">Table </w:t>
            </w:r>
            <w:r>
              <w:rPr>
                <w:b/>
                <w:bCs/>
              </w:rPr>
              <w:t>S</w:t>
            </w:r>
            <w:r w:rsidR="00A96C6C">
              <w:rPr>
                <w:b/>
                <w:bCs/>
              </w:rPr>
              <w:t>2</w:t>
            </w:r>
            <w:r w:rsidRPr="0050086D">
              <w:t xml:space="preserve"> </w:t>
            </w:r>
            <w:r>
              <w:t>Start and stop times of hunting periods allocated to each time period within the analysis.</w:t>
            </w:r>
          </w:p>
        </w:tc>
      </w:tr>
      <w:tr w:rsidR="001C215E" w14:paraId="26EA5143" w14:textId="77777777" w:rsidTr="006633AE">
        <w:tc>
          <w:tcPr>
            <w:tcW w:w="1702" w:type="dxa"/>
            <w:tcBorders>
              <w:top w:val="single" w:sz="12" w:space="0" w:color="auto"/>
              <w:left w:val="nil"/>
              <w:right w:val="nil"/>
            </w:tcBorders>
          </w:tcPr>
          <w:p w14:paraId="621E8132" w14:textId="77777777" w:rsidR="001C215E" w:rsidRPr="00A72D3C" w:rsidRDefault="001C215E" w:rsidP="002D202B">
            <w:pPr>
              <w:pStyle w:val="NoSpacing"/>
            </w:pPr>
            <w:r w:rsidRPr="00A72D3C">
              <w:t>Type of Bout</w:t>
            </w:r>
          </w:p>
        </w:tc>
        <w:tc>
          <w:tcPr>
            <w:tcW w:w="2268" w:type="dxa"/>
            <w:tcBorders>
              <w:top w:val="single" w:sz="12" w:space="0" w:color="auto"/>
              <w:left w:val="nil"/>
              <w:right w:val="nil"/>
            </w:tcBorders>
          </w:tcPr>
          <w:p w14:paraId="474F3CDF" w14:textId="77777777" w:rsidR="001C215E" w:rsidRPr="00A72D3C" w:rsidRDefault="001C215E" w:rsidP="002D202B">
            <w:pPr>
              <w:pStyle w:val="NoSpacing"/>
            </w:pPr>
            <w:r w:rsidRPr="00A72D3C">
              <w:t>Earliest  start time</w:t>
            </w:r>
          </w:p>
        </w:tc>
        <w:tc>
          <w:tcPr>
            <w:tcW w:w="2126" w:type="dxa"/>
            <w:tcBorders>
              <w:top w:val="single" w:sz="12" w:space="0" w:color="auto"/>
              <w:left w:val="nil"/>
              <w:right w:val="nil"/>
            </w:tcBorders>
          </w:tcPr>
          <w:p w14:paraId="45DF0B75" w14:textId="77777777" w:rsidR="001C215E" w:rsidRPr="00A72D3C" w:rsidRDefault="001C215E" w:rsidP="002D202B">
            <w:pPr>
              <w:pStyle w:val="NoSpacing"/>
            </w:pPr>
            <w:r w:rsidRPr="00A72D3C">
              <w:t>Latest start time</w:t>
            </w:r>
          </w:p>
        </w:tc>
        <w:tc>
          <w:tcPr>
            <w:tcW w:w="2268" w:type="dxa"/>
            <w:tcBorders>
              <w:top w:val="single" w:sz="12" w:space="0" w:color="auto"/>
              <w:left w:val="nil"/>
              <w:right w:val="nil"/>
            </w:tcBorders>
          </w:tcPr>
          <w:p w14:paraId="18C7562E" w14:textId="77777777" w:rsidR="001C215E" w:rsidRPr="00A72D3C" w:rsidRDefault="001C215E" w:rsidP="002D202B">
            <w:pPr>
              <w:pStyle w:val="NoSpacing"/>
            </w:pPr>
            <w:r w:rsidRPr="00A72D3C">
              <w:t>Earliest stop time</w:t>
            </w:r>
          </w:p>
        </w:tc>
        <w:tc>
          <w:tcPr>
            <w:tcW w:w="1984" w:type="dxa"/>
            <w:tcBorders>
              <w:top w:val="single" w:sz="12" w:space="0" w:color="auto"/>
              <w:left w:val="nil"/>
              <w:right w:val="nil"/>
            </w:tcBorders>
          </w:tcPr>
          <w:p w14:paraId="3241F1E9" w14:textId="77777777" w:rsidR="001C215E" w:rsidRPr="00A72D3C" w:rsidRDefault="001C215E" w:rsidP="002D202B">
            <w:pPr>
              <w:pStyle w:val="NoSpacing"/>
            </w:pPr>
            <w:r w:rsidRPr="00A72D3C">
              <w:t>Latest stop time</w:t>
            </w:r>
          </w:p>
        </w:tc>
      </w:tr>
      <w:tr w:rsidR="001C215E" w14:paraId="0F177CE5" w14:textId="77777777" w:rsidTr="006633AE">
        <w:tc>
          <w:tcPr>
            <w:tcW w:w="1702" w:type="dxa"/>
            <w:tcBorders>
              <w:left w:val="nil"/>
              <w:right w:val="nil"/>
            </w:tcBorders>
          </w:tcPr>
          <w:p w14:paraId="063C341C" w14:textId="77777777" w:rsidR="001C215E" w:rsidRPr="00A72D3C" w:rsidRDefault="001C215E" w:rsidP="002D202B">
            <w:pPr>
              <w:pStyle w:val="NoSpacing"/>
            </w:pPr>
            <w:r w:rsidRPr="00A72D3C">
              <w:t>Morning</w:t>
            </w:r>
          </w:p>
        </w:tc>
        <w:tc>
          <w:tcPr>
            <w:tcW w:w="2268" w:type="dxa"/>
            <w:tcBorders>
              <w:left w:val="nil"/>
              <w:right w:val="nil"/>
            </w:tcBorders>
          </w:tcPr>
          <w:p w14:paraId="4EA7D590" w14:textId="77777777" w:rsidR="001C215E" w:rsidRPr="00A72D3C" w:rsidRDefault="001C215E" w:rsidP="002D202B">
            <w:pPr>
              <w:pStyle w:val="NoSpacing"/>
            </w:pPr>
            <w:r w:rsidRPr="00A72D3C">
              <w:t>04:55</w:t>
            </w:r>
            <w:r>
              <w:t>:39</w:t>
            </w:r>
          </w:p>
        </w:tc>
        <w:tc>
          <w:tcPr>
            <w:tcW w:w="2126" w:type="dxa"/>
            <w:tcBorders>
              <w:left w:val="nil"/>
              <w:right w:val="nil"/>
            </w:tcBorders>
          </w:tcPr>
          <w:p w14:paraId="17B8C26B" w14:textId="77777777" w:rsidR="001C215E" w:rsidRPr="00A72D3C" w:rsidRDefault="001C215E" w:rsidP="002D202B">
            <w:pPr>
              <w:pStyle w:val="NoSpacing"/>
            </w:pPr>
            <w:r>
              <w:t>06:56:04</w:t>
            </w:r>
          </w:p>
        </w:tc>
        <w:tc>
          <w:tcPr>
            <w:tcW w:w="2268" w:type="dxa"/>
            <w:tcBorders>
              <w:left w:val="nil"/>
              <w:right w:val="nil"/>
            </w:tcBorders>
          </w:tcPr>
          <w:p w14:paraId="260732D4" w14:textId="77777777" w:rsidR="001C215E" w:rsidRPr="00A72D3C" w:rsidRDefault="001C215E" w:rsidP="002D202B">
            <w:pPr>
              <w:pStyle w:val="NoSpacing"/>
            </w:pPr>
            <w:r>
              <w:t>07:30:41</w:t>
            </w:r>
          </w:p>
        </w:tc>
        <w:tc>
          <w:tcPr>
            <w:tcW w:w="1984" w:type="dxa"/>
            <w:tcBorders>
              <w:left w:val="nil"/>
              <w:right w:val="nil"/>
            </w:tcBorders>
          </w:tcPr>
          <w:p w14:paraId="7D35AC14" w14:textId="77777777" w:rsidR="001C215E" w:rsidRPr="00A72D3C" w:rsidRDefault="001C215E" w:rsidP="002D202B">
            <w:pPr>
              <w:pStyle w:val="NoSpacing"/>
            </w:pPr>
            <w:r>
              <w:t>12:51:33</w:t>
            </w:r>
          </w:p>
        </w:tc>
      </w:tr>
      <w:tr w:rsidR="001C215E" w14:paraId="2151D9E7" w14:textId="77777777" w:rsidTr="006633AE">
        <w:tc>
          <w:tcPr>
            <w:tcW w:w="1702" w:type="dxa"/>
            <w:tcBorders>
              <w:left w:val="nil"/>
              <w:right w:val="nil"/>
            </w:tcBorders>
          </w:tcPr>
          <w:p w14:paraId="131F19D0" w14:textId="77777777" w:rsidR="001C215E" w:rsidRPr="00A72D3C" w:rsidRDefault="001C215E" w:rsidP="002D202B">
            <w:pPr>
              <w:pStyle w:val="NoSpacing"/>
            </w:pPr>
            <w:r w:rsidRPr="00A72D3C">
              <w:t>Midday</w:t>
            </w:r>
          </w:p>
        </w:tc>
        <w:tc>
          <w:tcPr>
            <w:tcW w:w="2268" w:type="dxa"/>
            <w:tcBorders>
              <w:left w:val="nil"/>
              <w:right w:val="nil"/>
            </w:tcBorders>
          </w:tcPr>
          <w:p w14:paraId="2B2DF204" w14:textId="77777777" w:rsidR="001C215E" w:rsidRPr="00A72D3C" w:rsidRDefault="001C215E" w:rsidP="002D202B">
            <w:pPr>
              <w:pStyle w:val="NoSpacing"/>
            </w:pPr>
            <w:r>
              <w:t>06:56:05</w:t>
            </w:r>
          </w:p>
        </w:tc>
        <w:tc>
          <w:tcPr>
            <w:tcW w:w="2126" w:type="dxa"/>
            <w:tcBorders>
              <w:left w:val="nil"/>
              <w:right w:val="nil"/>
            </w:tcBorders>
          </w:tcPr>
          <w:p w14:paraId="1CAA58CD" w14:textId="77777777" w:rsidR="001C215E" w:rsidRPr="00A72D3C" w:rsidRDefault="001C215E" w:rsidP="002D202B">
            <w:pPr>
              <w:pStyle w:val="NoSpacing"/>
            </w:pPr>
            <w:r>
              <w:t>16:01:54</w:t>
            </w:r>
          </w:p>
        </w:tc>
        <w:tc>
          <w:tcPr>
            <w:tcW w:w="2268" w:type="dxa"/>
            <w:tcBorders>
              <w:left w:val="nil"/>
              <w:right w:val="nil"/>
            </w:tcBorders>
          </w:tcPr>
          <w:p w14:paraId="4E1D5FAD" w14:textId="77777777" w:rsidR="001C215E" w:rsidRPr="00A72D3C" w:rsidRDefault="001C215E" w:rsidP="002D202B">
            <w:pPr>
              <w:pStyle w:val="NoSpacing"/>
            </w:pPr>
            <w:r>
              <w:t>12:51:34</w:t>
            </w:r>
          </w:p>
        </w:tc>
        <w:tc>
          <w:tcPr>
            <w:tcW w:w="1984" w:type="dxa"/>
            <w:tcBorders>
              <w:left w:val="nil"/>
              <w:right w:val="nil"/>
            </w:tcBorders>
          </w:tcPr>
          <w:p w14:paraId="57EC5A52" w14:textId="77777777" w:rsidR="001C215E" w:rsidRPr="00A72D3C" w:rsidRDefault="001C215E" w:rsidP="002D202B">
            <w:pPr>
              <w:pStyle w:val="NoSpacing"/>
            </w:pPr>
            <w:r>
              <w:t>18:47:02</w:t>
            </w:r>
          </w:p>
        </w:tc>
      </w:tr>
      <w:tr w:rsidR="001C215E" w14:paraId="08EDE7AB" w14:textId="77777777" w:rsidTr="006633AE">
        <w:tc>
          <w:tcPr>
            <w:tcW w:w="1702" w:type="dxa"/>
            <w:tcBorders>
              <w:left w:val="nil"/>
              <w:right w:val="nil"/>
            </w:tcBorders>
          </w:tcPr>
          <w:p w14:paraId="5C212BCA" w14:textId="77777777" w:rsidR="001C215E" w:rsidRPr="00A72D3C" w:rsidRDefault="001C215E" w:rsidP="002D202B">
            <w:pPr>
              <w:pStyle w:val="NoSpacing"/>
            </w:pPr>
            <w:r w:rsidRPr="00A72D3C">
              <w:t>Evening</w:t>
            </w:r>
          </w:p>
        </w:tc>
        <w:tc>
          <w:tcPr>
            <w:tcW w:w="2268" w:type="dxa"/>
            <w:tcBorders>
              <w:left w:val="nil"/>
              <w:right w:val="nil"/>
            </w:tcBorders>
          </w:tcPr>
          <w:p w14:paraId="7F99B90C" w14:textId="77777777" w:rsidR="001C215E" w:rsidRPr="00A72D3C" w:rsidRDefault="001C215E" w:rsidP="002D202B">
            <w:pPr>
              <w:pStyle w:val="NoSpacing"/>
            </w:pPr>
            <w:r>
              <w:t>16:01:55</w:t>
            </w:r>
          </w:p>
        </w:tc>
        <w:tc>
          <w:tcPr>
            <w:tcW w:w="2126" w:type="dxa"/>
            <w:tcBorders>
              <w:left w:val="nil"/>
              <w:right w:val="nil"/>
            </w:tcBorders>
          </w:tcPr>
          <w:p w14:paraId="475D0B4D" w14:textId="77777777" w:rsidR="001C215E" w:rsidRPr="00A72D3C" w:rsidRDefault="001C215E" w:rsidP="002D202B">
            <w:pPr>
              <w:pStyle w:val="NoSpacing"/>
            </w:pPr>
            <w:r>
              <w:t>18:26:52</w:t>
            </w:r>
          </w:p>
        </w:tc>
        <w:tc>
          <w:tcPr>
            <w:tcW w:w="2268" w:type="dxa"/>
            <w:tcBorders>
              <w:left w:val="nil"/>
              <w:right w:val="nil"/>
            </w:tcBorders>
          </w:tcPr>
          <w:p w14:paraId="5787723F" w14:textId="77777777" w:rsidR="001C215E" w:rsidRPr="00A72D3C" w:rsidRDefault="001C215E" w:rsidP="002D202B">
            <w:pPr>
              <w:pStyle w:val="NoSpacing"/>
            </w:pPr>
            <w:r>
              <w:t>18:47:03</w:t>
            </w:r>
          </w:p>
        </w:tc>
        <w:tc>
          <w:tcPr>
            <w:tcW w:w="1984" w:type="dxa"/>
            <w:tcBorders>
              <w:left w:val="nil"/>
              <w:right w:val="nil"/>
            </w:tcBorders>
          </w:tcPr>
          <w:p w14:paraId="0236BC99" w14:textId="77777777" w:rsidR="001C215E" w:rsidRPr="00A72D3C" w:rsidRDefault="001C215E" w:rsidP="002D202B">
            <w:pPr>
              <w:pStyle w:val="NoSpacing"/>
            </w:pPr>
            <w:r>
              <w:t>21:06:56</w:t>
            </w:r>
          </w:p>
        </w:tc>
      </w:tr>
      <w:tr w:rsidR="001C215E" w14:paraId="3D1808FA" w14:textId="77777777" w:rsidTr="006633AE">
        <w:tc>
          <w:tcPr>
            <w:tcW w:w="1702" w:type="dxa"/>
            <w:tcBorders>
              <w:left w:val="nil"/>
              <w:bottom w:val="single" w:sz="12" w:space="0" w:color="auto"/>
              <w:right w:val="nil"/>
            </w:tcBorders>
          </w:tcPr>
          <w:p w14:paraId="29DD3370" w14:textId="77777777" w:rsidR="001C215E" w:rsidRPr="00A72D3C" w:rsidRDefault="001C215E" w:rsidP="002D202B">
            <w:pPr>
              <w:pStyle w:val="NoSpacing"/>
            </w:pPr>
            <w:r w:rsidRPr="00A72D3C">
              <w:t>Night</w:t>
            </w:r>
          </w:p>
        </w:tc>
        <w:tc>
          <w:tcPr>
            <w:tcW w:w="2268" w:type="dxa"/>
            <w:tcBorders>
              <w:left w:val="nil"/>
              <w:bottom w:val="single" w:sz="12" w:space="0" w:color="auto"/>
              <w:right w:val="nil"/>
            </w:tcBorders>
          </w:tcPr>
          <w:p w14:paraId="260B0F85" w14:textId="77777777" w:rsidR="001C215E" w:rsidRPr="00A72D3C" w:rsidRDefault="001C215E" w:rsidP="002D202B">
            <w:pPr>
              <w:pStyle w:val="NoSpacing"/>
            </w:pPr>
            <w:r>
              <w:t>18:26:53</w:t>
            </w:r>
          </w:p>
        </w:tc>
        <w:tc>
          <w:tcPr>
            <w:tcW w:w="2126" w:type="dxa"/>
            <w:tcBorders>
              <w:left w:val="nil"/>
              <w:bottom w:val="single" w:sz="12" w:space="0" w:color="auto"/>
              <w:right w:val="nil"/>
            </w:tcBorders>
          </w:tcPr>
          <w:p w14:paraId="115F229F" w14:textId="77777777" w:rsidR="001C215E" w:rsidRPr="00A72D3C" w:rsidRDefault="001C215E" w:rsidP="002D202B">
            <w:pPr>
              <w:pStyle w:val="NoSpacing"/>
            </w:pPr>
            <w:r>
              <w:t>04:55:38</w:t>
            </w:r>
          </w:p>
        </w:tc>
        <w:tc>
          <w:tcPr>
            <w:tcW w:w="2268" w:type="dxa"/>
            <w:tcBorders>
              <w:left w:val="nil"/>
              <w:bottom w:val="single" w:sz="12" w:space="0" w:color="auto"/>
              <w:right w:val="nil"/>
            </w:tcBorders>
          </w:tcPr>
          <w:p w14:paraId="09BFD990" w14:textId="77777777" w:rsidR="001C215E" w:rsidRPr="00A72D3C" w:rsidRDefault="001C215E" w:rsidP="002D202B">
            <w:pPr>
              <w:pStyle w:val="NoSpacing"/>
            </w:pPr>
            <w:r>
              <w:t>21:06:57</w:t>
            </w:r>
          </w:p>
        </w:tc>
        <w:tc>
          <w:tcPr>
            <w:tcW w:w="1984" w:type="dxa"/>
            <w:tcBorders>
              <w:left w:val="nil"/>
              <w:bottom w:val="single" w:sz="12" w:space="0" w:color="auto"/>
              <w:right w:val="nil"/>
            </w:tcBorders>
          </w:tcPr>
          <w:p w14:paraId="200A1017" w14:textId="77777777" w:rsidR="001C215E" w:rsidRPr="00A72D3C" w:rsidRDefault="001C215E" w:rsidP="002D202B">
            <w:pPr>
              <w:pStyle w:val="NoSpacing"/>
            </w:pPr>
            <w:r>
              <w:t>07:30:40</w:t>
            </w:r>
          </w:p>
        </w:tc>
      </w:tr>
    </w:tbl>
    <w:p w14:paraId="19AB4801" w14:textId="77777777" w:rsidR="00FE2BE1" w:rsidRDefault="00FE2BE1" w:rsidP="002D202B">
      <w:pPr>
        <w:pStyle w:val="NoSpacing"/>
      </w:pPr>
    </w:p>
    <w:p w14:paraId="0612091F" w14:textId="77777777" w:rsidR="00D608CE" w:rsidRDefault="00D608CE" w:rsidP="002D202B">
      <w:pPr>
        <w:pStyle w:val="NoSpacing"/>
      </w:pPr>
    </w:p>
    <w:p w14:paraId="7CF48F6C" w14:textId="77777777" w:rsidR="00D608CE" w:rsidRDefault="00D608CE" w:rsidP="002D202B">
      <w:pPr>
        <w:pStyle w:val="NoSpacing"/>
      </w:pPr>
    </w:p>
    <w:p w14:paraId="4D2F2608" w14:textId="6A2ECF69" w:rsidR="00D608CE" w:rsidRDefault="00D608CE" w:rsidP="002D202B">
      <w:pPr>
        <w:pStyle w:val="NoSpacing"/>
      </w:pPr>
    </w:p>
    <w:p w14:paraId="24D2EE3B" w14:textId="77777777" w:rsidR="00D608CE" w:rsidRDefault="00D608CE" w:rsidP="002D202B">
      <w:pPr>
        <w:pStyle w:val="NoSpacing"/>
      </w:pPr>
    </w:p>
    <w:p w14:paraId="4B0A016F" w14:textId="77777777" w:rsidR="00D608CE" w:rsidRDefault="00D608CE" w:rsidP="002D202B">
      <w:pPr>
        <w:pStyle w:val="NoSpacing"/>
      </w:pPr>
    </w:p>
    <w:p w14:paraId="59E5DB69" w14:textId="77777777" w:rsidR="00D608CE" w:rsidRDefault="00D608CE" w:rsidP="002D202B">
      <w:pPr>
        <w:pStyle w:val="NoSpacing"/>
      </w:pPr>
    </w:p>
    <w:p w14:paraId="621F2E0C" w14:textId="77777777" w:rsidR="00D608CE" w:rsidRDefault="00D608CE" w:rsidP="002D202B">
      <w:pPr>
        <w:pStyle w:val="NoSpacing"/>
      </w:pPr>
    </w:p>
    <w:p w14:paraId="61367992" w14:textId="77777777" w:rsidR="00D608CE" w:rsidRDefault="00D608CE" w:rsidP="002D202B">
      <w:pPr>
        <w:pStyle w:val="NoSpacing"/>
      </w:pPr>
    </w:p>
    <w:p w14:paraId="01E2AF82" w14:textId="77777777" w:rsidR="00D608CE" w:rsidRDefault="00D608CE" w:rsidP="002D202B">
      <w:pPr>
        <w:pStyle w:val="NoSpacing"/>
      </w:pPr>
    </w:p>
    <w:p w14:paraId="7073BD0E" w14:textId="77777777" w:rsidR="00D608CE" w:rsidRDefault="00D608CE" w:rsidP="002D202B">
      <w:pPr>
        <w:pStyle w:val="NoSpacing"/>
      </w:pPr>
    </w:p>
    <w:p w14:paraId="2328B016" w14:textId="77777777" w:rsidR="00D608CE" w:rsidRDefault="00D608CE" w:rsidP="002D202B">
      <w:pPr>
        <w:pStyle w:val="NoSpacing"/>
      </w:pPr>
    </w:p>
    <w:p w14:paraId="6AF7F8E8" w14:textId="77777777" w:rsidR="00D608CE" w:rsidRDefault="00D608CE" w:rsidP="002D202B">
      <w:pPr>
        <w:pStyle w:val="NoSpacing"/>
      </w:pPr>
    </w:p>
    <w:p w14:paraId="4614CFF8" w14:textId="77777777" w:rsidR="00D608CE" w:rsidRDefault="00D608CE" w:rsidP="002D202B">
      <w:pPr>
        <w:pStyle w:val="NoSpacing"/>
      </w:pPr>
    </w:p>
    <w:p w14:paraId="277B4851" w14:textId="77777777" w:rsidR="00D608CE" w:rsidRDefault="00D608CE" w:rsidP="002D202B">
      <w:pPr>
        <w:pStyle w:val="NoSpacing"/>
      </w:pPr>
    </w:p>
    <w:p w14:paraId="3F92227E" w14:textId="77777777" w:rsidR="00D608CE" w:rsidRDefault="00D608CE" w:rsidP="002D202B">
      <w:pPr>
        <w:pStyle w:val="NoSpacing"/>
      </w:pPr>
    </w:p>
    <w:p w14:paraId="64421828" w14:textId="77777777" w:rsidR="00D608CE" w:rsidRDefault="00D608CE" w:rsidP="002D202B">
      <w:pPr>
        <w:pStyle w:val="NoSpacing"/>
      </w:pPr>
    </w:p>
    <w:p w14:paraId="56A5B54F" w14:textId="77777777" w:rsidR="00D608CE" w:rsidRDefault="00D608CE" w:rsidP="002D202B">
      <w:pPr>
        <w:pStyle w:val="NoSpacing"/>
      </w:pPr>
    </w:p>
    <w:p w14:paraId="2E297E6D" w14:textId="77777777" w:rsidR="00D608CE" w:rsidRDefault="00D608CE" w:rsidP="002D202B">
      <w:pPr>
        <w:pStyle w:val="NoSpacing"/>
      </w:pPr>
    </w:p>
    <w:p w14:paraId="08E3F690" w14:textId="77777777" w:rsidR="00D608CE" w:rsidRDefault="00D608CE" w:rsidP="002D202B">
      <w:pPr>
        <w:pStyle w:val="NoSpacing"/>
      </w:pPr>
    </w:p>
    <w:p w14:paraId="2C76B96C" w14:textId="77777777" w:rsidR="00D608CE" w:rsidRDefault="00D608CE" w:rsidP="002D202B">
      <w:pPr>
        <w:pStyle w:val="NoSpacing"/>
      </w:pPr>
    </w:p>
    <w:p w14:paraId="61B4262B" w14:textId="5D685768" w:rsidR="00D608CE" w:rsidRDefault="00D608CE" w:rsidP="002D202B">
      <w:pPr>
        <w:pStyle w:val="NoSpacing"/>
      </w:pPr>
    </w:p>
    <w:p w14:paraId="06EE14AA" w14:textId="769B761A" w:rsidR="00A96C6C" w:rsidRDefault="00A96C6C" w:rsidP="002D202B">
      <w:pPr>
        <w:pStyle w:val="NoSpacing"/>
      </w:pPr>
    </w:p>
    <w:p w14:paraId="450EB410" w14:textId="601EA3F3" w:rsidR="00A96C6C" w:rsidRDefault="00A96C6C" w:rsidP="002D202B">
      <w:pPr>
        <w:pStyle w:val="NoSpacing"/>
      </w:pPr>
    </w:p>
    <w:p w14:paraId="12848ED3" w14:textId="0267FD90" w:rsidR="00A96C6C" w:rsidRDefault="00A96C6C" w:rsidP="002D202B">
      <w:pPr>
        <w:pStyle w:val="NoSpacing"/>
      </w:pPr>
    </w:p>
    <w:p w14:paraId="6A7726AC" w14:textId="78137883" w:rsidR="00A96C6C" w:rsidRDefault="00A96C6C" w:rsidP="002D202B">
      <w:pPr>
        <w:pStyle w:val="NoSpacing"/>
      </w:pPr>
    </w:p>
    <w:p w14:paraId="1E033D3E" w14:textId="7D512C8A" w:rsidR="00A96C6C" w:rsidRDefault="00A96C6C" w:rsidP="002D202B">
      <w:pPr>
        <w:pStyle w:val="NoSpacing"/>
      </w:pPr>
    </w:p>
    <w:p w14:paraId="2E26B31A" w14:textId="1DB1C7C9" w:rsidR="00A96C6C" w:rsidRDefault="00A96C6C" w:rsidP="002D202B">
      <w:pPr>
        <w:pStyle w:val="NoSpacing"/>
      </w:pPr>
    </w:p>
    <w:p w14:paraId="484A2D9B" w14:textId="60C46700" w:rsidR="00A96C6C" w:rsidRDefault="00A96C6C" w:rsidP="002D202B">
      <w:pPr>
        <w:pStyle w:val="NoSpacing"/>
      </w:pPr>
    </w:p>
    <w:p w14:paraId="69B06714" w14:textId="2F6F62AD" w:rsidR="00A96C6C" w:rsidRDefault="00A96C6C" w:rsidP="002D202B">
      <w:pPr>
        <w:pStyle w:val="NoSpacing"/>
      </w:pPr>
    </w:p>
    <w:p w14:paraId="5F295CB7" w14:textId="50D6B877" w:rsidR="00A96C6C" w:rsidRDefault="00A96C6C" w:rsidP="002D202B">
      <w:pPr>
        <w:pStyle w:val="NoSpacing"/>
      </w:pPr>
    </w:p>
    <w:p w14:paraId="586F7ADB" w14:textId="47C9044A" w:rsidR="00A96C6C" w:rsidRDefault="00A96C6C" w:rsidP="002D202B">
      <w:pPr>
        <w:pStyle w:val="NoSpacing"/>
      </w:pPr>
    </w:p>
    <w:p w14:paraId="05B677D5" w14:textId="441FDDE7" w:rsidR="00A96C6C" w:rsidRDefault="00A96C6C" w:rsidP="002D202B">
      <w:pPr>
        <w:pStyle w:val="NoSpacing"/>
      </w:pPr>
    </w:p>
    <w:p w14:paraId="1590B140" w14:textId="6AEC9EEB" w:rsidR="00A96C6C" w:rsidRDefault="00A96C6C" w:rsidP="002D202B">
      <w:pPr>
        <w:pStyle w:val="NoSpacing"/>
      </w:pPr>
    </w:p>
    <w:p w14:paraId="12997FD4" w14:textId="25C9B591" w:rsidR="00A96C6C" w:rsidRDefault="00A96C6C" w:rsidP="002D202B">
      <w:pPr>
        <w:pStyle w:val="NoSpacing"/>
      </w:pPr>
    </w:p>
    <w:p w14:paraId="46475571" w14:textId="39A59AC1" w:rsidR="00A96C6C" w:rsidRDefault="00A96C6C" w:rsidP="002D202B">
      <w:pPr>
        <w:pStyle w:val="NoSpacing"/>
      </w:pPr>
    </w:p>
    <w:p w14:paraId="212EBBA0" w14:textId="18E0B6FA" w:rsidR="00A96C6C" w:rsidRDefault="00A96C6C" w:rsidP="002D202B">
      <w:pPr>
        <w:pStyle w:val="NoSpacing"/>
      </w:pPr>
    </w:p>
    <w:p w14:paraId="7FD86417" w14:textId="2B84CD4E" w:rsidR="00A96C6C" w:rsidRDefault="00A96C6C" w:rsidP="002D202B">
      <w:pPr>
        <w:pStyle w:val="NoSpacing"/>
      </w:pPr>
    </w:p>
    <w:p w14:paraId="20C4E20F" w14:textId="3C21202F" w:rsidR="00A96C6C" w:rsidRDefault="00A96C6C" w:rsidP="002D202B">
      <w:pPr>
        <w:pStyle w:val="NoSpacing"/>
      </w:pPr>
    </w:p>
    <w:p w14:paraId="5DDC7088" w14:textId="6CD5F9DB" w:rsidR="00A96C6C" w:rsidRDefault="00A96C6C" w:rsidP="002D202B">
      <w:pPr>
        <w:pStyle w:val="NoSpacing"/>
      </w:pPr>
    </w:p>
    <w:p w14:paraId="67DF2857" w14:textId="771B6D17" w:rsidR="00A96C6C" w:rsidRDefault="00A96C6C" w:rsidP="002D202B">
      <w:pPr>
        <w:pStyle w:val="NoSpacing"/>
      </w:pPr>
    </w:p>
    <w:p w14:paraId="7235033D" w14:textId="76CA2CF9" w:rsidR="00A96C6C" w:rsidRDefault="00A96C6C" w:rsidP="002D202B">
      <w:pPr>
        <w:pStyle w:val="NoSpacing"/>
      </w:pPr>
    </w:p>
    <w:p w14:paraId="452C495D" w14:textId="4F0746D5" w:rsidR="00A96C6C" w:rsidRDefault="00A96C6C" w:rsidP="002D202B">
      <w:pPr>
        <w:pStyle w:val="NoSpacing"/>
      </w:pPr>
    </w:p>
    <w:p w14:paraId="65352F3F" w14:textId="77777777" w:rsidR="00A96C6C" w:rsidRDefault="00A96C6C" w:rsidP="002D202B">
      <w:pPr>
        <w:pStyle w:val="NoSpacing"/>
      </w:pPr>
    </w:p>
    <w:p w14:paraId="572939D4" w14:textId="77777777" w:rsidR="00D608CE" w:rsidRDefault="00D608CE" w:rsidP="002D202B">
      <w:pPr>
        <w:pStyle w:val="NoSpacing"/>
      </w:pPr>
    </w:p>
    <w:p w14:paraId="639C5DAB" w14:textId="77777777" w:rsidR="00D608CE" w:rsidRDefault="00D608CE" w:rsidP="002D202B">
      <w:pPr>
        <w:pStyle w:val="NoSpacing"/>
      </w:pPr>
    </w:p>
    <w:tbl>
      <w:tblPr>
        <w:tblStyle w:val="TableGrid"/>
        <w:tblW w:w="9180" w:type="dxa"/>
        <w:tblInd w:w="0" w:type="dxa"/>
        <w:tblLayout w:type="fixed"/>
        <w:tblLook w:val="04A0" w:firstRow="1" w:lastRow="0" w:firstColumn="1" w:lastColumn="0" w:noHBand="0" w:noVBand="1"/>
      </w:tblPr>
      <w:tblGrid>
        <w:gridCol w:w="1951"/>
        <w:gridCol w:w="2693"/>
        <w:gridCol w:w="2977"/>
        <w:gridCol w:w="1559"/>
      </w:tblGrid>
      <w:tr w:rsidR="00B660D9" w14:paraId="391A78E7" w14:textId="77777777" w:rsidTr="006B3611">
        <w:tc>
          <w:tcPr>
            <w:tcW w:w="9180" w:type="dxa"/>
            <w:gridSpan w:val="4"/>
            <w:tcBorders>
              <w:top w:val="nil"/>
              <w:left w:val="nil"/>
              <w:bottom w:val="single" w:sz="18" w:space="0" w:color="auto"/>
              <w:right w:val="nil"/>
            </w:tcBorders>
          </w:tcPr>
          <w:p w14:paraId="730C475C" w14:textId="3D360B9D" w:rsidR="00B660D9" w:rsidRPr="00B660D9" w:rsidRDefault="00B660D9" w:rsidP="004C1984">
            <w:pPr>
              <w:spacing w:line="240" w:lineRule="auto"/>
              <w:ind w:firstLine="0"/>
              <w:rPr>
                <w:sz w:val="23"/>
                <w:szCs w:val="23"/>
              </w:rPr>
            </w:pPr>
            <w:r w:rsidRPr="00B660D9">
              <w:rPr>
                <w:b/>
                <w:sz w:val="23"/>
                <w:szCs w:val="23"/>
              </w:rPr>
              <w:lastRenderedPageBreak/>
              <w:t>Table S</w:t>
            </w:r>
            <w:r w:rsidR="00A96C6C">
              <w:rPr>
                <w:b/>
                <w:sz w:val="23"/>
                <w:szCs w:val="23"/>
              </w:rPr>
              <w:t>3</w:t>
            </w:r>
            <w:r w:rsidRPr="00B660D9">
              <w:rPr>
                <w:sz w:val="23"/>
                <w:szCs w:val="23"/>
              </w:rPr>
              <w:t xml:space="preserve"> Explanatory variables, other than temperature, included in models of wild dog hunts, and justification for their inclusion.</w:t>
            </w:r>
          </w:p>
        </w:tc>
      </w:tr>
      <w:tr w:rsidR="00B660D9" w14:paraId="079785DD" w14:textId="77777777" w:rsidTr="00F638B4">
        <w:tc>
          <w:tcPr>
            <w:tcW w:w="1951" w:type="dxa"/>
            <w:tcBorders>
              <w:top w:val="single" w:sz="18" w:space="0" w:color="auto"/>
              <w:left w:val="nil"/>
              <w:bottom w:val="single" w:sz="18" w:space="0" w:color="auto"/>
              <w:right w:val="nil"/>
            </w:tcBorders>
          </w:tcPr>
          <w:p w14:paraId="044AD9E4" w14:textId="538C347C" w:rsidR="00B660D9" w:rsidRDefault="00B660D9" w:rsidP="004C1984">
            <w:pPr>
              <w:spacing w:line="240" w:lineRule="auto"/>
              <w:ind w:firstLine="0"/>
            </w:pPr>
            <w:r>
              <w:t>Explanatory variable</w:t>
            </w:r>
          </w:p>
        </w:tc>
        <w:tc>
          <w:tcPr>
            <w:tcW w:w="2693" w:type="dxa"/>
            <w:tcBorders>
              <w:top w:val="single" w:sz="18" w:space="0" w:color="auto"/>
              <w:left w:val="nil"/>
              <w:bottom w:val="single" w:sz="18" w:space="0" w:color="auto"/>
              <w:right w:val="nil"/>
            </w:tcBorders>
          </w:tcPr>
          <w:p w14:paraId="0A07B7F1" w14:textId="77777777" w:rsidR="00B660D9" w:rsidRDefault="00B660D9" w:rsidP="004C1984">
            <w:pPr>
              <w:spacing w:line="240" w:lineRule="auto"/>
              <w:ind w:firstLine="0"/>
            </w:pPr>
            <w:r>
              <w:t>Included in models for which time of day</w:t>
            </w:r>
          </w:p>
          <w:p w14:paraId="4695BF5E" w14:textId="70986B45" w:rsidR="00B660D9" w:rsidRDefault="00B660D9" w:rsidP="00A87250">
            <w:pPr>
              <w:spacing w:line="240" w:lineRule="auto"/>
              <w:ind w:firstLine="0"/>
            </w:pPr>
            <w:r>
              <w:t>(Morning, Evening)</w:t>
            </w:r>
          </w:p>
        </w:tc>
        <w:tc>
          <w:tcPr>
            <w:tcW w:w="2977" w:type="dxa"/>
            <w:tcBorders>
              <w:top w:val="single" w:sz="18" w:space="0" w:color="auto"/>
              <w:left w:val="nil"/>
              <w:bottom w:val="single" w:sz="18" w:space="0" w:color="auto"/>
              <w:right w:val="nil"/>
            </w:tcBorders>
          </w:tcPr>
          <w:p w14:paraId="79DB542F" w14:textId="7083BACF" w:rsidR="00B660D9" w:rsidRDefault="00B660D9" w:rsidP="004C1984">
            <w:pPr>
              <w:spacing w:line="240" w:lineRule="auto"/>
              <w:ind w:firstLine="0"/>
            </w:pPr>
            <w:r>
              <w:t>Justification</w:t>
            </w:r>
          </w:p>
        </w:tc>
        <w:tc>
          <w:tcPr>
            <w:tcW w:w="1559" w:type="dxa"/>
            <w:tcBorders>
              <w:top w:val="single" w:sz="18" w:space="0" w:color="auto"/>
              <w:left w:val="nil"/>
              <w:bottom w:val="single" w:sz="18" w:space="0" w:color="auto"/>
              <w:right w:val="nil"/>
            </w:tcBorders>
          </w:tcPr>
          <w:p w14:paraId="6E398383" w14:textId="0ACD7203" w:rsidR="00B660D9" w:rsidRDefault="00B660D9" w:rsidP="004C1984">
            <w:pPr>
              <w:spacing w:line="240" w:lineRule="auto"/>
              <w:ind w:firstLine="0"/>
            </w:pPr>
            <w:r>
              <w:t>Citation</w:t>
            </w:r>
          </w:p>
        </w:tc>
      </w:tr>
      <w:tr w:rsidR="00B660D9" w14:paraId="43EC99F9" w14:textId="77777777" w:rsidTr="00F638B4">
        <w:tc>
          <w:tcPr>
            <w:tcW w:w="1951" w:type="dxa"/>
            <w:tcBorders>
              <w:top w:val="single" w:sz="18" w:space="0" w:color="auto"/>
              <w:left w:val="nil"/>
              <w:right w:val="nil"/>
            </w:tcBorders>
          </w:tcPr>
          <w:p w14:paraId="5AF73006" w14:textId="1CC21F0E" w:rsidR="00B660D9" w:rsidRDefault="00B660D9" w:rsidP="004C1984">
            <w:pPr>
              <w:spacing w:line="240" w:lineRule="auto"/>
              <w:ind w:firstLine="0"/>
            </w:pPr>
            <w:r>
              <w:t>Denning status (yes/no)</w:t>
            </w:r>
          </w:p>
        </w:tc>
        <w:tc>
          <w:tcPr>
            <w:tcW w:w="2693" w:type="dxa"/>
            <w:tcBorders>
              <w:top w:val="single" w:sz="18" w:space="0" w:color="auto"/>
              <w:left w:val="nil"/>
              <w:right w:val="nil"/>
            </w:tcBorders>
          </w:tcPr>
          <w:p w14:paraId="57FA2D9F" w14:textId="2B94E451" w:rsidR="00B660D9" w:rsidRDefault="00B660D9" w:rsidP="004C1984">
            <w:pPr>
              <w:spacing w:line="240" w:lineRule="auto"/>
              <w:ind w:firstLine="0"/>
            </w:pPr>
            <w:r>
              <w:t>All</w:t>
            </w:r>
          </w:p>
        </w:tc>
        <w:tc>
          <w:tcPr>
            <w:tcW w:w="2977" w:type="dxa"/>
            <w:tcBorders>
              <w:top w:val="single" w:sz="18" w:space="0" w:color="auto"/>
              <w:left w:val="nil"/>
              <w:right w:val="nil"/>
            </w:tcBorders>
          </w:tcPr>
          <w:p w14:paraId="33B505A1" w14:textId="207AD3EA" w:rsidR="00B660D9" w:rsidRDefault="00B660D9" w:rsidP="00F638B4">
            <w:pPr>
              <w:spacing w:line="240" w:lineRule="auto"/>
              <w:ind w:firstLine="0"/>
            </w:pPr>
            <w:r>
              <w:t>W</w:t>
            </w:r>
            <w:r w:rsidR="006B3611">
              <w:t>e have previously shown that w</w:t>
            </w:r>
            <w:r>
              <w:t>ild dogs are more active during the denning period</w:t>
            </w:r>
            <w:r w:rsidR="00F638B4">
              <w:t xml:space="preserve"> </w:t>
            </w:r>
          </w:p>
        </w:tc>
        <w:tc>
          <w:tcPr>
            <w:tcW w:w="1559" w:type="dxa"/>
            <w:tcBorders>
              <w:top w:val="single" w:sz="18" w:space="0" w:color="auto"/>
              <w:left w:val="nil"/>
              <w:right w:val="nil"/>
            </w:tcBorders>
          </w:tcPr>
          <w:p w14:paraId="42A5B54C" w14:textId="15D08FD8" w:rsidR="00B660D9" w:rsidRDefault="00B660D9" w:rsidP="004C1984">
            <w:pPr>
              <w:spacing w:line="240" w:lineRule="auto"/>
              <w:ind w:firstLine="0"/>
            </w:pPr>
            <w:r>
              <w:t>Woodroffe, Groom and McNutt 2017, Rabaiotti and Woodroffe 2019</w:t>
            </w:r>
          </w:p>
        </w:tc>
      </w:tr>
      <w:tr w:rsidR="00B660D9" w14:paraId="1D629BB1" w14:textId="77777777" w:rsidTr="00F638B4">
        <w:tc>
          <w:tcPr>
            <w:tcW w:w="1951" w:type="dxa"/>
            <w:tcBorders>
              <w:left w:val="nil"/>
              <w:right w:val="nil"/>
            </w:tcBorders>
          </w:tcPr>
          <w:p w14:paraId="66DBB8A0" w14:textId="7BC2237F" w:rsidR="00B660D9" w:rsidRDefault="00B660D9" w:rsidP="004C1984">
            <w:pPr>
              <w:spacing w:line="240" w:lineRule="auto"/>
              <w:ind w:firstLine="0"/>
            </w:pPr>
            <w:r>
              <w:t>Total 24h rainfall (mm)</w:t>
            </w:r>
          </w:p>
        </w:tc>
        <w:tc>
          <w:tcPr>
            <w:tcW w:w="2693" w:type="dxa"/>
            <w:tcBorders>
              <w:left w:val="nil"/>
              <w:right w:val="nil"/>
            </w:tcBorders>
          </w:tcPr>
          <w:p w14:paraId="1646C3CB" w14:textId="2A77F539" w:rsidR="00B660D9" w:rsidRDefault="00F64B36" w:rsidP="004C1984">
            <w:pPr>
              <w:spacing w:line="240" w:lineRule="auto"/>
              <w:ind w:firstLine="0"/>
            </w:pPr>
            <w:r>
              <w:t>All</w:t>
            </w:r>
          </w:p>
        </w:tc>
        <w:tc>
          <w:tcPr>
            <w:tcW w:w="2977" w:type="dxa"/>
            <w:tcBorders>
              <w:left w:val="nil"/>
              <w:right w:val="nil"/>
            </w:tcBorders>
          </w:tcPr>
          <w:p w14:paraId="33D20B47" w14:textId="4A42089D" w:rsidR="00B660D9" w:rsidRDefault="006B3611" w:rsidP="003F0B92">
            <w:pPr>
              <w:spacing w:line="240" w:lineRule="auto"/>
              <w:ind w:firstLine="0"/>
            </w:pPr>
            <w:r>
              <w:t>We have previously shown that r</w:t>
            </w:r>
            <w:r w:rsidR="00B660D9">
              <w:t>ainfall mitigate</w:t>
            </w:r>
            <w:r w:rsidR="003F0B92">
              <w:t>s</w:t>
            </w:r>
            <w:r w:rsidR="00B660D9">
              <w:t xml:space="preserve"> the impact of high temperatures on </w:t>
            </w:r>
            <w:r>
              <w:t xml:space="preserve">wild dog </w:t>
            </w:r>
            <w:r w:rsidR="00B660D9">
              <w:t>activity levels</w:t>
            </w:r>
            <w:r w:rsidR="00F638B4">
              <w:t xml:space="preserve"> so </w:t>
            </w:r>
            <w:r w:rsidR="003816B4">
              <w:t xml:space="preserve">we </w:t>
            </w:r>
            <w:r w:rsidR="00F638B4">
              <w:t>would expect a negative interaction with temperature during the day and a positive one at night.</w:t>
            </w:r>
          </w:p>
        </w:tc>
        <w:tc>
          <w:tcPr>
            <w:tcW w:w="1559" w:type="dxa"/>
            <w:tcBorders>
              <w:left w:val="nil"/>
              <w:right w:val="nil"/>
            </w:tcBorders>
          </w:tcPr>
          <w:p w14:paraId="1C07760A" w14:textId="42141B54" w:rsidR="00B660D9" w:rsidRDefault="00B660D9" w:rsidP="004C1984">
            <w:pPr>
              <w:spacing w:line="240" w:lineRule="auto"/>
              <w:ind w:firstLine="0"/>
            </w:pPr>
            <w:r>
              <w:t>Rabaiotti and Woodroffe 2019</w:t>
            </w:r>
          </w:p>
        </w:tc>
      </w:tr>
      <w:tr w:rsidR="006B3611" w:rsidRPr="00B43003" w14:paraId="413ACC53" w14:textId="77777777" w:rsidTr="00F638B4">
        <w:tc>
          <w:tcPr>
            <w:tcW w:w="1951" w:type="dxa"/>
            <w:tcBorders>
              <w:left w:val="nil"/>
              <w:right w:val="nil"/>
            </w:tcBorders>
          </w:tcPr>
          <w:p w14:paraId="00E9BA27" w14:textId="239A315D" w:rsidR="006B3611" w:rsidRDefault="006B3611" w:rsidP="00B660D9">
            <w:pPr>
              <w:spacing w:line="240" w:lineRule="auto"/>
              <w:ind w:firstLine="0"/>
            </w:pPr>
            <w:r>
              <w:t xml:space="preserve">Moonlight (proportion illumination*hours of moonlight) </w:t>
            </w:r>
          </w:p>
        </w:tc>
        <w:tc>
          <w:tcPr>
            <w:tcW w:w="2693" w:type="dxa"/>
            <w:tcBorders>
              <w:left w:val="nil"/>
              <w:right w:val="nil"/>
            </w:tcBorders>
          </w:tcPr>
          <w:p w14:paraId="219720B8" w14:textId="2062FAED" w:rsidR="006B3611" w:rsidRDefault="00F64B36" w:rsidP="00B660D9">
            <w:pPr>
              <w:spacing w:line="240" w:lineRule="auto"/>
              <w:ind w:firstLine="0"/>
            </w:pPr>
            <w:r>
              <w:t>All</w:t>
            </w:r>
            <w:r w:rsidR="006B3611">
              <w:t xml:space="preserve"> (Moonlight the previous night was used in morning models, and the following night in evening models)</w:t>
            </w:r>
          </w:p>
        </w:tc>
        <w:tc>
          <w:tcPr>
            <w:tcW w:w="2977" w:type="dxa"/>
            <w:tcBorders>
              <w:left w:val="nil"/>
              <w:right w:val="nil"/>
            </w:tcBorders>
            <w:vAlign w:val="center"/>
          </w:tcPr>
          <w:p w14:paraId="3DCEEF50" w14:textId="73F1DB66" w:rsidR="006B3611" w:rsidRDefault="006B3611" w:rsidP="003816B4">
            <w:pPr>
              <w:spacing w:line="240" w:lineRule="auto"/>
              <w:ind w:firstLine="0"/>
            </w:pPr>
            <w:r>
              <w:t>We and others have previously shown that wild dogs are more active on moonlit nights</w:t>
            </w:r>
            <w:r w:rsidR="00F638B4">
              <w:t xml:space="preserve"> and would therefore expect a positive relationship between moonlight and nocturnal activity, and potentially a positive relationship with morning and evening activity.</w:t>
            </w:r>
          </w:p>
        </w:tc>
        <w:tc>
          <w:tcPr>
            <w:tcW w:w="1559" w:type="dxa"/>
            <w:tcBorders>
              <w:left w:val="nil"/>
              <w:right w:val="nil"/>
            </w:tcBorders>
            <w:vAlign w:val="center"/>
          </w:tcPr>
          <w:p w14:paraId="46BFA571" w14:textId="687A5322" w:rsidR="006B3611" w:rsidRPr="000C771F" w:rsidRDefault="006B3611" w:rsidP="003816B4">
            <w:pPr>
              <w:spacing w:line="240" w:lineRule="auto"/>
              <w:ind w:firstLine="0"/>
              <w:rPr>
                <w:lang w:val="it-IT"/>
                <w:rPrChange w:id="116" w:author="Daniella Rabaiotti" w:date="2021-03-05T14:34:00Z">
                  <w:rPr/>
                </w:rPrChange>
              </w:rPr>
            </w:pPr>
            <w:r>
              <w:fldChar w:fldCharType="begin" w:fldLock="1"/>
            </w:r>
            <w:r w:rsidRPr="000C771F">
              <w:rPr>
                <w:lang w:val="it-IT"/>
                <w:rPrChange w:id="117" w:author="Daniella Rabaiotti" w:date="2021-03-05T14:34:00Z">
                  <w:rPr/>
                </w:rPrChange>
              </w:rPr>
              <w:instrText>ADDIN CSL_CITATION { "citationItems" : [ { "id" : "ITEM-1", "itemData" : { "author" : [ { "dropping-particle" : "", "family" : "Cozzi", "given" : "G", "non-dropping-particle" : "", "parse-names" : false, "suffix" : "" }, { "dropping-particle" : "", "family" : "Broekhuis", "given" : "F", "non-dropping-particle" : "", "parse-names" : false, "suffix" : "" }, { "dropping-particle" : "", "family" : "McNutt", "given" : "JW", "non-dropping-particle" : "", "parse-names" : false, "suffix" : "" }, { "dropping-particle" : "", "family" : "Turnbull", "given" : "LA", "non-dropping-particle" : "", "parse-names" : false, "suffix" : "" }, { "dropping-particle" : "", "family" : "Macdonald", "given" : "DW", "non-dropping-particle" : "", "parse-names" : false, "suffix" : "" }, { "dropping-particle" : "", "family" : "Schmid", "given" : "B", "non-dropping-particle" : "", "parse-names" : false, "suffix" : "" } ], "container-title" : "Ecology", "id" : "ITEM-1", "issue" : "12", "issued" : { "date-parts" : [ [ "2012" ] ] }, "page" : "2590-2599", "title" : "Fear of the dark or dinner by moonlight ? Reduced temporal partitioning among Africa ' s large carnivores Author ( s ): Gabriele Cozzi , Femke Broekhuis , John W . McNutt , Lindsay A . Turnbull , David W . Macdonald and Bernhard Schmid Stable URL : http:/", "type" : "article-journal", "volume" : "93" }, "uris" : [ "http://www.mendeley.com/documents/?uuid=58ed91d3-47fd-4b76-8af8-c6f596ad57ee" ] } ], "mendeley" : { "formattedCitation" : "(Cozzi et al. 2012)", "manualFormatting" : "(Cozzi et al. 2012, Rabaiotti and Woodroffe 2019)", "plainTextFormattedCitation" : "(Cozzi et al. 2012)", "previouslyFormattedCitation" : "(Cozzi et al. 2012)" }, "properties" : { "noteIndex" : 0 }, "schema" : "https://github.com/citation-style-language/schema/raw/master/csl-citation.json" }</w:instrText>
            </w:r>
            <w:r>
              <w:fldChar w:fldCharType="separate"/>
            </w:r>
            <w:r w:rsidRPr="000C771F">
              <w:rPr>
                <w:noProof/>
                <w:lang w:val="it-IT"/>
                <w:rPrChange w:id="118" w:author="Daniella Rabaiotti" w:date="2021-03-05T14:34:00Z">
                  <w:rPr>
                    <w:noProof/>
                  </w:rPr>
                </w:rPrChange>
              </w:rPr>
              <w:t>Cozzi et al. 2012, Rabaiotti and Woodroffe 2019</w:t>
            </w:r>
            <w:r>
              <w:fldChar w:fldCharType="end"/>
            </w:r>
          </w:p>
        </w:tc>
      </w:tr>
      <w:tr w:rsidR="00A87250" w14:paraId="4852AFFF" w14:textId="77777777" w:rsidTr="00F638B4">
        <w:tc>
          <w:tcPr>
            <w:tcW w:w="1951" w:type="dxa"/>
            <w:tcBorders>
              <w:left w:val="nil"/>
              <w:right w:val="nil"/>
            </w:tcBorders>
          </w:tcPr>
          <w:p w14:paraId="63927BA8" w14:textId="235CB92C" w:rsidR="00A87250" w:rsidRPr="00A87250" w:rsidRDefault="00A87250" w:rsidP="00B660D9">
            <w:pPr>
              <w:spacing w:line="240" w:lineRule="auto"/>
              <w:ind w:firstLine="0"/>
            </w:pPr>
            <w:r>
              <w:t>Mean daily solar radiation (kw/m</w:t>
            </w:r>
            <w:r w:rsidRPr="004F6210">
              <w:rPr>
                <w:vertAlign w:val="superscript"/>
              </w:rPr>
              <w:t>2</w:t>
            </w:r>
            <w:r>
              <w:t>)</w:t>
            </w:r>
          </w:p>
        </w:tc>
        <w:tc>
          <w:tcPr>
            <w:tcW w:w="2693" w:type="dxa"/>
            <w:tcBorders>
              <w:left w:val="nil"/>
              <w:right w:val="nil"/>
            </w:tcBorders>
          </w:tcPr>
          <w:p w14:paraId="059EC742" w14:textId="2C10B4A4" w:rsidR="00A87250" w:rsidRDefault="00A87250" w:rsidP="00B660D9">
            <w:pPr>
              <w:spacing w:line="240" w:lineRule="auto"/>
              <w:ind w:firstLine="0"/>
            </w:pPr>
            <w:r>
              <w:t>All</w:t>
            </w:r>
          </w:p>
        </w:tc>
        <w:tc>
          <w:tcPr>
            <w:tcW w:w="2977" w:type="dxa"/>
            <w:tcBorders>
              <w:left w:val="nil"/>
              <w:right w:val="nil"/>
            </w:tcBorders>
            <w:vAlign w:val="center"/>
          </w:tcPr>
          <w:p w14:paraId="374EDFAE" w14:textId="2AC60003" w:rsidR="00A87250" w:rsidRDefault="00A87250" w:rsidP="003816B4">
            <w:pPr>
              <w:spacing w:line="240" w:lineRule="auto"/>
              <w:ind w:firstLine="0"/>
            </w:pPr>
            <w:r>
              <w:t>Heat effects from exposure to the sun can outweigh those from ambient air temperature</w:t>
            </w:r>
          </w:p>
        </w:tc>
        <w:tc>
          <w:tcPr>
            <w:tcW w:w="1559" w:type="dxa"/>
            <w:tcBorders>
              <w:left w:val="nil"/>
              <w:right w:val="nil"/>
            </w:tcBorders>
            <w:vAlign w:val="center"/>
          </w:tcPr>
          <w:p w14:paraId="67E7F298" w14:textId="406621B9" w:rsidR="00A87250" w:rsidRDefault="00A87250" w:rsidP="003816B4">
            <w:pPr>
              <w:spacing w:line="240" w:lineRule="auto"/>
              <w:ind w:firstLine="0"/>
            </w:pPr>
            <w:r>
              <w:t>Gates, 2012</w:t>
            </w:r>
          </w:p>
        </w:tc>
      </w:tr>
    </w:tbl>
    <w:p w14:paraId="5F4A40B0" w14:textId="77777777" w:rsidR="003816B4" w:rsidRDefault="003816B4" w:rsidP="007C2A70"/>
    <w:p w14:paraId="3EA0768E" w14:textId="77777777" w:rsidR="003816B4" w:rsidRDefault="003816B4" w:rsidP="007C2A70"/>
    <w:p w14:paraId="2CF0FE87" w14:textId="77777777" w:rsidR="003816B4" w:rsidRDefault="003816B4" w:rsidP="007C2A70"/>
    <w:p w14:paraId="34614BD3" w14:textId="77777777" w:rsidR="003816B4" w:rsidRDefault="003816B4" w:rsidP="007C2A70"/>
    <w:p w14:paraId="13A69BC5" w14:textId="77777777" w:rsidR="003816B4" w:rsidRDefault="003816B4" w:rsidP="007C2A70"/>
    <w:p w14:paraId="79B29E4B" w14:textId="77777777" w:rsidR="003816B4" w:rsidRDefault="003816B4" w:rsidP="007C2A70"/>
    <w:p w14:paraId="546F9942" w14:textId="77777777" w:rsidR="003816B4" w:rsidRDefault="003816B4" w:rsidP="007C2A70"/>
    <w:p w14:paraId="5857561C" w14:textId="77777777" w:rsidR="003816B4" w:rsidRDefault="003816B4" w:rsidP="007C2A70"/>
    <w:p w14:paraId="298F67E9" w14:textId="77777777" w:rsidR="003816B4" w:rsidRDefault="003816B4" w:rsidP="007C2A70"/>
    <w:p w14:paraId="60360690" w14:textId="77777777" w:rsidR="003816B4" w:rsidRDefault="003816B4" w:rsidP="007C2A70"/>
    <w:tbl>
      <w:tblPr>
        <w:tblStyle w:val="TableGrid"/>
        <w:tblW w:w="9890" w:type="dxa"/>
        <w:tblInd w:w="0" w:type="dxa"/>
        <w:tblLayout w:type="fixed"/>
        <w:tblLook w:val="04A0" w:firstRow="1" w:lastRow="0" w:firstColumn="1" w:lastColumn="0" w:noHBand="0" w:noVBand="1"/>
      </w:tblPr>
      <w:tblGrid>
        <w:gridCol w:w="1951"/>
        <w:gridCol w:w="2410"/>
        <w:gridCol w:w="1134"/>
        <w:gridCol w:w="2410"/>
        <w:gridCol w:w="1985"/>
      </w:tblGrid>
      <w:tr w:rsidR="00221E1F" w14:paraId="45764106" w14:textId="77777777" w:rsidTr="001260E1">
        <w:tc>
          <w:tcPr>
            <w:tcW w:w="9890" w:type="dxa"/>
            <w:gridSpan w:val="5"/>
            <w:tcBorders>
              <w:top w:val="nil"/>
              <w:left w:val="nil"/>
              <w:bottom w:val="single" w:sz="18" w:space="0" w:color="auto"/>
              <w:right w:val="nil"/>
            </w:tcBorders>
          </w:tcPr>
          <w:p w14:paraId="07C5AC79" w14:textId="196A7B00" w:rsidR="00221E1F" w:rsidRPr="00B660D9" w:rsidRDefault="00221E1F" w:rsidP="00F64B36">
            <w:pPr>
              <w:spacing w:line="240" w:lineRule="auto"/>
              <w:ind w:firstLine="0"/>
              <w:rPr>
                <w:sz w:val="23"/>
                <w:szCs w:val="23"/>
              </w:rPr>
            </w:pPr>
            <w:r>
              <w:rPr>
                <w:b/>
                <w:sz w:val="23"/>
                <w:szCs w:val="23"/>
              </w:rPr>
              <w:t>Table S4</w:t>
            </w:r>
            <w:r w:rsidRPr="00B660D9">
              <w:rPr>
                <w:sz w:val="23"/>
                <w:szCs w:val="23"/>
              </w:rPr>
              <w:t xml:space="preserve"> Explanatory variables, other than temperature, included in models of wild do</w:t>
            </w:r>
            <w:r w:rsidR="00D464C7">
              <w:rPr>
                <w:sz w:val="23"/>
                <w:szCs w:val="23"/>
              </w:rPr>
              <w:t>g</w:t>
            </w:r>
            <w:r>
              <w:rPr>
                <w:sz w:val="23"/>
                <w:szCs w:val="23"/>
              </w:rPr>
              <w:t xml:space="preserve">, impala and </w:t>
            </w:r>
            <w:del w:id="119" w:author="Daniella Rabaiotti" w:date="2021-03-05T14:35:00Z">
              <w:r w:rsidR="00381A1D" w:rsidDel="000C771F">
                <w:rPr>
                  <w:sz w:val="23"/>
                  <w:szCs w:val="23"/>
                </w:rPr>
                <w:delText>dik-dik</w:delText>
              </w:r>
              <w:r w:rsidDel="000C771F">
                <w:rPr>
                  <w:sz w:val="23"/>
                  <w:szCs w:val="23"/>
                </w:rPr>
                <w:delText xml:space="preserve"> </w:delText>
              </w:r>
            </w:del>
            <w:ins w:id="120" w:author="Daniella Rabaiotti" w:date="2021-03-05T14:35:00Z">
              <w:r w:rsidR="000C771F">
                <w:rPr>
                  <w:sz w:val="23"/>
                  <w:szCs w:val="23"/>
                </w:rPr>
                <w:t xml:space="preserve">dik-diks </w:t>
              </w:r>
            </w:ins>
            <w:r w:rsidR="00F64B36">
              <w:rPr>
                <w:sz w:val="23"/>
                <w:szCs w:val="23"/>
              </w:rPr>
              <w:t>woody cover</w:t>
            </w:r>
            <w:r>
              <w:rPr>
                <w:sz w:val="23"/>
                <w:szCs w:val="23"/>
              </w:rPr>
              <w:t xml:space="preserve"> use</w:t>
            </w:r>
            <w:r w:rsidRPr="00B660D9">
              <w:rPr>
                <w:sz w:val="23"/>
                <w:szCs w:val="23"/>
              </w:rPr>
              <w:t xml:space="preserve"> and justification for their inclusion.</w:t>
            </w:r>
          </w:p>
        </w:tc>
      </w:tr>
      <w:tr w:rsidR="00600E81" w14:paraId="0E75CA43" w14:textId="77777777" w:rsidTr="00600E81">
        <w:tc>
          <w:tcPr>
            <w:tcW w:w="1951" w:type="dxa"/>
            <w:tcBorders>
              <w:top w:val="single" w:sz="18" w:space="0" w:color="auto"/>
              <w:left w:val="nil"/>
              <w:bottom w:val="single" w:sz="18" w:space="0" w:color="auto"/>
              <w:right w:val="nil"/>
            </w:tcBorders>
          </w:tcPr>
          <w:p w14:paraId="64A95D51" w14:textId="77777777" w:rsidR="00600E81" w:rsidRDefault="00600E81" w:rsidP="00600E81">
            <w:pPr>
              <w:spacing w:line="240" w:lineRule="auto"/>
              <w:ind w:firstLine="0"/>
            </w:pPr>
            <w:r>
              <w:lastRenderedPageBreak/>
              <w:t>Explanatory variable</w:t>
            </w:r>
          </w:p>
        </w:tc>
        <w:tc>
          <w:tcPr>
            <w:tcW w:w="2410" w:type="dxa"/>
            <w:tcBorders>
              <w:top w:val="single" w:sz="18" w:space="0" w:color="auto"/>
              <w:left w:val="nil"/>
              <w:bottom w:val="single" w:sz="18" w:space="0" w:color="auto"/>
              <w:right w:val="nil"/>
            </w:tcBorders>
          </w:tcPr>
          <w:p w14:paraId="506DD9F8" w14:textId="77777777" w:rsidR="00600E81" w:rsidRDefault="00600E81" w:rsidP="00600E81">
            <w:pPr>
              <w:spacing w:line="240" w:lineRule="auto"/>
              <w:ind w:firstLine="0"/>
            </w:pPr>
            <w:r>
              <w:t>Included in models for which time of day</w:t>
            </w:r>
          </w:p>
          <w:p w14:paraId="214FEE5D" w14:textId="77777777" w:rsidR="00600E81" w:rsidRDefault="00600E81" w:rsidP="00600E81">
            <w:pPr>
              <w:spacing w:line="240" w:lineRule="auto"/>
              <w:ind w:firstLine="0"/>
            </w:pPr>
            <w:r>
              <w:t>(Morning, Evening, Night)</w:t>
            </w:r>
          </w:p>
        </w:tc>
        <w:tc>
          <w:tcPr>
            <w:tcW w:w="1134" w:type="dxa"/>
            <w:tcBorders>
              <w:top w:val="single" w:sz="18" w:space="0" w:color="auto"/>
              <w:left w:val="nil"/>
              <w:bottom w:val="single" w:sz="18" w:space="0" w:color="auto"/>
              <w:right w:val="nil"/>
            </w:tcBorders>
          </w:tcPr>
          <w:p w14:paraId="12783583" w14:textId="3E3C1939" w:rsidR="00600E81" w:rsidRDefault="00600E81" w:rsidP="00600E81">
            <w:pPr>
              <w:spacing w:line="240" w:lineRule="auto"/>
              <w:ind w:firstLine="0"/>
            </w:pPr>
            <w:r>
              <w:t>Species</w:t>
            </w:r>
          </w:p>
        </w:tc>
        <w:tc>
          <w:tcPr>
            <w:tcW w:w="2410" w:type="dxa"/>
            <w:tcBorders>
              <w:top w:val="single" w:sz="18" w:space="0" w:color="auto"/>
              <w:left w:val="nil"/>
              <w:bottom w:val="single" w:sz="18" w:space="0" w:color="auto"/>
              <w:right w:val="nil"/>
            </w:tcBorders>
          </w:tcPr>
          <w:p w14:paraId="66822922" w14:textId="74BE9F8A" w:rsidR="00600E81" w:rsidRDefault="00600E81" w:rsidP="00600E81">
            <w:pPr>
              <w:spacing w:line="240" w:lineRule="auto"/>
              <w:ind w:firstLine="0"/>
            </w:pPr>
            <w:r>
              <w:t>Justification</w:t>
            </w:r>
          </w:p>
        </w:tc>
        <w:tc>
          <w:tcPr>
            <w:tcW w:w="1985" w:type="dxa"/>
            <w:tcBorders>
              <w:top w:val="single" w:sz="18" w:space="0" w:color="auto"/>
              <w:left w:val="nil"/>
              <w:bottom w:val="single" w:sz="18" w:space="0" w:color="auto"/>
              <w:right w:val="nil"/>
            </w:tcBorders>
          </w:tcPr>
          <w:p w14:paraId="28A9A042" w14:textId="51132513" w:rsidR="00600E81" w:rsidRDefault="00600E81" w:rsidP="00600E81">
            <w:pPr>
              <w:spacing w:line="240" w:lineRule="auto"/>
              <w:ind w:firstLine="0"/>
            </w:pPr>
            <w:r>
              <w:t>Citation</w:t>
            </w:r>
          </w:p>
        </w:tc>
      </w:tr>
      <w:tr w:rsidR="00600E81" w14:paraId="542B9510" w14:textId="77777777" w:rsidTr="00600E81">
        <w:tc>
          <w:tcPr>
            <w:tcW w:w="1951" w:type="dxa"/>
            <w:tcBorders>
              <w:top w:val="single" w:sz="18" w:space="0" w:color="auto"/>
              <w:left w:val="nil"/>
              <w:right w:val="nil"/>
            </w:tcBorders>
          </w:tcPr>
          <w:p w14:paraId="57DD2E5A" w14:textId="77777777" w:rsidR="00600E81" w:rsidRDefault="00600E81" w:rsidP="00600E81">
            <w:pPr>
              <w:spacing w:line="240" w:lineRule="auto"/>
              <w:ind w:firstLine="0"/>
            </w:pPr>
            <w:r>
              <w:t>Denning status (yes/no)</w:t>
            </w:r>
          </w:p>
        </w:tc>
        <w:tc>
          <w:tcPr>
            <w:tcW w:w="2410" w:type="dxa"/>
            <w:tcBorders>
              <w:top w:val="single" w:sz="18" w:space="0" w:color="auto"/>
              <w:left w:val="nil"/>
              <w:right w:val="nil"/>
            </w:tcBorders>
          </w:tcPr>
          <w:p w14:paraId="5B480D82" w14:textId="77777777" w:rsidR="00600E81" w:rsidRDefault="00600E81" w:rsidP="00600E81">
            <w:pPr>
              <w:spacing w:line="240" w:lineRule="auto"/>
              <w:ind w:firstLine="0"/>
            </w:pPr>
            <w:r>
              <w:t>All</w:t>
            </w:r>
          </w:p>
        </w:tc>
        <w:tc>
          <w:tcPr>
            <w:tcW w:w="1134" w:type="dxa"/>
            <w:tcBorders>
              <w:top w:val="single" w:sz="18" w:space="0" w:color="auto"/>
              <w:left w:val="nil"/>
              <w:right w:val="nil"/>
            </w:tcBorders>
          </w:tcPr>
          <w:p w14:paraId="763B13C2" w14:textId="3413F74E" w:rsidR="00600E81" w:rsidRDefault="00600E81" w:rsidP="00600E81">
            <w:pPr>
              <w:spacing w:line="240" w:lineRule="auto"/>
              <w:ind w:firstLine="0"/>
            </w:pPr>
            <w:r>
              <w:t>Wild dogs</w:t>
            </w:r>
          </w:p>
        </w:tc>
        <w:tc>
          <w:tcPr>
            <w:tcW w:w="2410" w:type="dxa"/>
            <w:tcBorders>
              <w:top w:val="single" w:sz="18" w:space="0" w:color="auto"/>
              <w:left w:val="nil"/>
              <w:right w:val="nil"/>
            </w:tcBorders>
          </w:tcPr>
          <w:p w14:paraId="4AF5AB2E" w14:textId="1A3FB5C8" w:rsidR="00600E81" w:rsidRDefault="00600E81" w:rsidP="00600E81">
            <w:pPr>
              <w:spacing w:line="240" w:lineRule="auto"/>
              <w:ind w:firstLine="0"/>
            </w:pPr>
            <w:r>
              <w:t>Wild dogs use more rugged areas with less vegetation during the denning period</w:t>
            </w:r>
          </w:p>
        </w:tc>
        <w:tc>
          <w:tcPr>
            <w:tcW w:w="1985" w:type="dxa"/>
            <w:tcBorders>
              <w:top w:val="single" w:sz="18" w:space="0" w:color="auto"/>
              <w:left w:val="nil"/>
              <w:right w:val="nil"/>
            </w:tcBorders>
          </w:tcPr>
          <w:p w14:paraId="5371EA05" w14:textId="0B60C3BF" w:rsidR="00600E81" w:rsidRDefault="00221E1F" w:rsidP="00600E81">
            <w:pPr>
              <w:spacing w:line="240" w:lineRule="auto"/>
              <w:ind w:firstLine="0"/>
            </w:pPr>
            <w:r>
              <w:t>Jackson et al 2014</w:t>
            </w:r>
          </w:p>
        </w:tc>
      </w:tr>
      <w:tr w:rsidR="00600E81" w14:paraId="61136FC4" w14:textId="77777777" w:rsidTr="00600E81">
        <w:tc>
          <w:tcPr>
            <w:tcW w:w="1951" w:type="dxa"/>
            <w:tcBorders>
              <w:left w:val="nil"/>
              <w:right w:val="nil"/>
            </w:tcBorders>
          </w:tcPr>
          <w:p w14:paraId="27025916" w14:textId="77777777" w:rsidR="00600E81" w:rsidRDefault="00600E81" w:rsidP="00600E81">
            <w:pPr>
              <w:spacing w:line="240" w:lineRule="auto"/>
              <w:ind w:firstLine="0"/>
            </w:pPr>
            <w:r>
              <w:t>Total 24h rainfall (mm)</w:t>
            </w:r>
          </w:p>
        </w:tc>
        <w:tc>
          <w:tcPr>
            <w:tcW w:w="2410" w:type="dxa"/>
            <w:tcBorders>
              <w:left w:val="nil"/>
              <w:right w:val="nil"/>
            </w:tcBorders>
          </w:tcPr>
          <w:p w14:paraId="20206567" w14:textId="27DA628E" w:rsidR="00600E81" w:rsidRDefault="00221E1F" w:rsidP="00600E81">
            <w:pPr>
              <w:spacing w:line="240" w:lineRule="auto"/>
              <w:ind w:firstLine="0"/>
            </w:pPr>
            <w:r>
              <w:t>All</w:t>
            </w:r>
          </w:p>
        </w:tc>
        <w:tc>
          <w:tcPr>
            <w:tcW w:w="1134" w:type="dxa"/>
            <w:tcBorders>
              <w:left w:val="nil"/>
              <w:right w:val="nil"/>
            </w:tcBorders>
          </w:tcPr>
          <w:p w14:paraId="15DEF40A" w14:textId="2A29A7C3" w:rsidR="00600E81" w:rsidRDefault="00600E81" w:rsidP="00600E81">
            <w:pPr>
              <w:spacing w:line="240" w:lineRule="auto"/>
              <w:ind w:firstLine="0"/>
            </w:pPr>
            <w:r>
              <w:t>All</w:t>
            </w:r>
          </w:p>
        </w:tc>
        <w:tc>
          <w:tcPr>
            <w:tcW w:w="2410" w:type="dxa"/>
            <w:tcBorders>
              <w:left w:val="nil"/>
              <w:right w:val="nil"/>
            </w:tcBorders>
          </w:tcPr>
          <w:p w14:paraId="30F18162" w14:textId="192D6A5D" w:rsidR="00600E81" w:rsidRDefault="00600E81" w:rsidP="00600E81">
            <w:pPr>
              <w:spacing w:line="240" w:lineRule="auto"/>
              <w:ind w:firstLine="0"/>
            </w:pPr>
            <w:r>
              <w:t>Rainfall mitigates the impact of high temperatures on activity levels</w:t>
            </w:r>
            <w:r w:rsidR="00221E1F">
              <w:t xml:space="preserve"> and influences herbivore movement</w:t>
            </w:r>
            <w:r w:rsidR="003816B4">
              <w:t xml:space="preserve">. </w:t>
            </w:r>
          </w:p>
        </w:tc>
        <w:tc>
          <w:tcPr>
            <w:tcW w:w="1985" w:type="dxa"/>
            <w:tcBorders>
              <w:left w:val="nil"/>
              <w:right w:val="nil"/>
            </w:tcBorders>
          </w:tcPr>
          <w:p w14:paraId="2544F262" w14:textId="78CEAE6D" w:rsidR="00600E81" w:rsidRDefault="00600E81" w:rsidP="00600E81">
            <w:pPr>
              <w:spacing w:line="240" w:lineRule="auto"/>
              <w:ind w:firstLine="0"/>
            </w:pPr>
            <w:r>
              <w:t>Rabaiotti and Woodroffe 2019</w:t>
            </w:r>
            <w:r w:rsidR="00221E1F">
              <w:t>, Ford et al 2014</w:t>
            </w:r>
          </w:p>
        </w:tc>
      </w:tr>
      <w:tr w:rsidR="00A87250" w14:paraId="3A726938" w14:textId="77777777" w:rsidTr="004F6210">
        <w:tc>
          <w:tcPr>
            <w:tcW w:w="1951" w:type="dxa"/>
            <w:tcBorders>
              <w:left w:val="nil"/>
              <w:bottom w:val="single" w:sz="18" w:space="0" w:color="auto"/>
              <w:right w:val="nil"/>
            </w:tcBorders>
          </w:tcPr>
          <w:p w14:paraId="2862AD1C" w14:textId="29AE41EA" w:rsidR="00A87250" w:rsidRDefault="00A87250" w:rsidP="00600E81">
            <w:pPr>
              <w:spacing w:line="240" w:lineRule="auto"/>
              <w:ind w:firstLine="0"/>
            </w:pPr>
            <w:r>
              <w:t>Mean daily solar radiation (kw/m</w:t>
            </w:r>
            <w:r w:rsidRPr="00E84544">
              <w:rPr>
                <w:vertAlign w:val="superscript"/>
              </w:rPr>
              <w:t>2</w:t>
            </w:r>
            <w:r>
              <w:t>)</w:t>
            </w:r>
          </w:p>
        </w:tc>
        <w:tc>
          <w:tcPr>
            <w:tcW w:w="2410" w:type="dxa"/>
            <w:tcBorders>
              <w:left w:val="nil"/>
              <w:bottom w:val="single" w:sz="18" w:space="0" w:color="auto"/>
              <w:right w:val="nil"/>
            </w:tcBorders>
          </w:tcPr>
          <w:p w14:paraId="6C97C4F0" w14:textId="1D2389B9" w:rsidR="00A87250" w:rsidRDefault="00A87250" w:rsidP="00600E81">
            <w:pPr>
              <w:spacing w:line="240" w:lineRule="auto"/>
              <w:ind w:firstLine="0"/>
            </w:pPr>
            <w:r>
              <w:t>All</w:t>
            </w:r>
          </w:p>
        </w:tc>
        <w:tc>
          <w:tcPr>
            <w:tcW w:w="1134" w:type="dxa"/>
            <w:tcBorders>
              <w:left w:val="nil"/>
              <w:bottom w:val="single" w:sz="18" w:space="0" w:color="auto"/>
              <w:right w:val="nil"/>
            </w:tcBorders>
            <w:vAlign w:val="center"/>
          </w:tcPr>
          <w:p w14:paraId="156B2D1E" w14:textId="037023F7" w:rsidR="00A87250" w:rsidRDefault="00A87250" w:rsidP="00600E81">
            <w:pPr>
              <w:spacing w:line="240" w:lineRule="auto"/>
              <w:ind w:firstLine="0"/>
            </w:pPr>
            <w:r>
              <w:t>All</w:t>
            </w:r>
          </w:p>
        </w:tc>
        <w:tc>
          <w:tcPr>
            <w:tcW w:w="2410" w:type="dxa"/>
            <w:tcBorders>
              <w:left w:val="nil"/>
              <w:bottom w:val="single" w:sz="18" w:space="0" w:color="auto"/>
              <w:right w:val="nil"/>
            </w:tcBorders>
            <w:vAlign w:val="center"/>
          </w:tcPr>
          <w:p w14:paraId="4BAE8A06" w14:textId="20ACF710" w:rsidR="00A87250" w:rsidRDefault="00A87250" w:rsidP="00600E81">
            <w:pPr>
              <w:spacing w:line="240" w:lineRule="auto"/>
              <w:ind w:firstLine="0"/>
            </w:pPr>
            <w:r>
              <w:t>Heat effects from exposure to the sun can outweigh those from ambient air temperature</w:t>
            </w:r>
          </w:p>
        </w:tc>
        <w:tc>
          <w:tcPr>
            <w:tcW w:w="1985" w:type="dxa"/>
            <w:tcBorders>
              <w:left w:val="nil"/>
              <w:bottom w:val="single" w:sz="18" w:space="0" w:color="auto"/>
              <w:right w:val="nil"/>
            </w:tcBorders>
            <w:vAlign w:val="center"/>
          </w:tcPr>
          <w:p w14:paraId="01F1F5E1" w14:textId="268ED39E" w:rsidR="00A87250" w:rsidRDefault="00A87250" w:rsidP="00600E81">
            <w:pPr>
              <w:spacing w:line="240" w:lineRule="auto"/>
              <w:ind w:firstLine="0"/>
            </w:pPr>
            <w:r>
              <w:t>Gates, 2012</w:t>
            </w:r>
          </w:p>
        </w:tc>
      </w:tr>
    </w:tbl>
    <w:p w14:paraId="34C1E6CE" w14:textId="2FD7B678" w:rsidR="006B3611" w:rsidRDefault="006B3611" w:rsidP="007C2A70"/>
    <w:p w14:paraId="017FE7F9" w14:textId="77777777" w:rsidR="006B3611" w:rsidRDefault="006B3611">
      <w:pPr>
        <w:spacing w:line="240" w:lineRule="auto"/>
        <w:ind w:firstLine="0"/>
      </w:pPr>
      <w:r>
        <w:br w:type="page"/>
      </w:r>
    </w:p>
    <w:p w14:paraId="17E7BA03" w14:textId="77777777" w:rsidR="00D608CE" w:rsidRDefault="00D608CE" w:rsidP="007C2A70"/>
    <w:p w14:paraId="780FF6E3" w14:textId="6A80F4BC" w:rsidR="00BF33EC" w:rsidRPr="0050086D" w:rsidRDefault="00221E1F" w:rsidP="002D202B">
      <w:pPr>
        <w:pStyle w:val="NoSpacing"/>
      </w:pPr>
      <w:r>
        <w:rPr>
          <w:b/>
          <w:bCs/>
        </w:rPr>
        <w:t>Table S5</w:t>
      </w:r>
      <w:r w:rsidR="00BF33EC" w:rsidRPr="0050086D">
        <w:t xml:space="preserve"> </w:t>
      </w:r>
      <w:r w:rsidR="00BF33EC">
        <w:t xml:space="preserve">Variables associated with the </w:t>
      </w:r>
      <w:r w:rsidR="00AF32C0">
        <w:t>characteristics</w:t>
      </w:r>
      <w:r w:rsidR="00BF33EC" w:rsidRPr="0050086D">
        <w:t xml:space="preserve"> of African wild dog hunt</w:t>
      </w:r>
      <w:r w:rsidR="00BF33EC">
        <w:t>ing periods</w:t>
      </w:r>
      <w:r w:rsidR="00AF32C0">
        <w:t xml:space="preserve"> in the </w:t>
      </w:r>
      <w:r w:rsidR="00AF32C0" w:rsidRPr="00AF32C0">
        <w:rPr>
          <w:b/>
          <w:bCs/>
          <w:u w:val="single"/>
        </w:rPr>
        <w:t>morning</w:t>
      </w:r>
      <w:r w:rsidR="00BF33EC" w:rsidRPr="0050086D">
        <w:t xml:space="preserve">. The table presents estimated effects of </w:t>
      </w:r>
      <w:r w:rsidR="001C215E">
        <w:t>explanatory</w:t>
      </w:r>
      <w:r w:rsidR="00BF33EC" w:rsidRPr="0050086D">
        <w:t xml:space="preserve"> variables included in the top model sets (ΔAICc &lt; </w:t>
      </w:r>
      <w:r w:rsidR="00D27560">
        <w:t>2</w:t>
      </w:r>
      <w:r w:rsidR="00BF33EC" w:rsidRPr="0050086D">
        <w:t xml:space="preserve">) </w:t>
      </w:r>
      <w:r w:rsidR="00BF33EC" w:rsidRPr="00755916">
        <w:t xml:space="preserve">for </w:t>
      </w:r>
      <w:r w:rsidR="00AF32C0" w:rsidRPr="00755916">
        <w:t xml:space="preserve">each </w:t>
      </w:r>
      <w:r w:rsidR="00755916" w:rsidRPr="00755916">
        <w:t>outcome variable</w:t>
      </w:r>
      <w:r w:rsidR="00BF33EC" w:rsidRPr="00755916">
        <w:t>.</w:t>
      </w:r>
      <w:r w:rsidR="00BF33EC" w:rsidRPr="0050086D">
        <w:t xml:space="preserve"> The relative importance of each variable is shown along with the number of models in the top model set in which it was included (n). </w:t>
      </w:r>
    </w:p>
    <w:tbl>
      <w:tblPr>
        <w:tblStyle w:val="TableGrid"/>
        <w:tblW w:w="9639"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2705"/>
        <w:gridCol w:w="1204"/>
        <w:gridCol w:w="1324"/>
        <w:gridCol w:w="1134"/>
        <w:gridCol w:w="159"/>
        <w:gridCol w:w="1825"/>
      </w:tblGrid>
      <w:tr w:rsidR="00BF33EC" w14:paraId="692C7833" w14:textId="77777777" w:rsidTr="009D7AB3">
        <w:trPr>
          <w:trHeight w:val="324"/>
        </w:trPr>
        <w:tc>
          <w:tcPr>
            <w:tcW w:w="1288" w:type="dxa"/>
            <w:tcBorders>
              <w:top w:val="single" w:sz="18" w:space="0" w:color="auto"/>
              <w:bottom w:val="single" w:sz="18" w:space="0" w:color="auto"/>
            </w:tcBorders>
            <w:tcMar>
              <w:left w:w="57" w:type="dxa"/>
              <w:right w:w="57" w:type="dxa"/>
            </w:tcMar>
            <w:vAlign w:val="center"/>
            <w:hideMark/>
          </w:tcPr>
          <w:p w14:paraId="3A3BB41F" w14:textId="6C740F97" w:rsidR="00BF33EC" w:rsidRPr="00BF33EC" w:rsidRDefault="009D7AB3" w:rsidP="002D202B">
            <w:pPr>
              <w:pStyle w:val="NoSpacing"/>
            </w:pPr>
            <w:r>
              <w:t>Outcome variable</w:t>
            </w:r>
          </w:p>
        </w:tc>
        <w:tc>
          <w:tcPr>
            <w:tcW w:w="2705" w:type="dxa"/>
            <w:tcBorders>
              <w:top w:val="single" w:sz="18" w:space="0" w:color="auto"/>
              <w:bottom w:val="single" w:sz="18" w:space="0" w:color="auto"/>
            </w:tcBorders>
            <w:vAlign w:val="center"/>
            <w:hideMark/>
          </w:tcPr>
          <w:p w14:paraId="1F79E367" w14:textId="79BE92A8" w:rsidR="00BF33EC" w:rsidRPr="00BF33EC" w:rsidRDefault="001C215E" w:rsidP="002D202B">
            <w:pPr>
              <w:pStyle w:val="NoSpacing"/>
            </w:pPr>
            <w:r>
              <w:t>Explanatory</w:t>
            </w:r>
            <w:r w:rsidR="009D7AB3">
              <w:t xml:space="preserve"> variable</w:t>
            </w:r>
          </w:p>
        </w:tc>
        <w:tc>
          <w:tcPr>
            <w:tcW w:w="1204" w:type="dxa"/>
            <w:tcBorders>
              <w:top w:val="single" w:sz="18" w:space="0" w:color="auto"/>
              <w:bottom w:val="single" w:sz="18" w:space="0" w:color="auto"/>
            </w:tcBorders>
            <w:vAlign w:val="center"/>
            <w:hideMark/>
          </w:tcPr>
          <w:p w14:paraId="2215B911" w14:textId="77777777" w:rsidR="00BF33EC" w:rsidRPr="00BF33EC" w:rsidRDefault="00BF33EC" w:rsidP="002D202B">
            <w:pPr>
              <w:pStyle w:val="NoSpacing"/>
            </w:pPr>
            <w:r w:rsidRPr="00BF33EC">
              <w:t>Estimate</w:t>
            </w:r>
          </w:p>
        </w:tc>
        <w:tc>
          <w:tcPr>
            <w:tcW w:w="1324" w:type="dxa"/>
            <w:tcBorders>
              <w:top w:val="single" w:sz="18" w:space="0" w:color="auto"/>
              <w:bottom w:val="single" w:sz="18" w:space="0" w:color="auto"/>
            </w:tcBorders>
            <w:vAlign w:val="center"/>
            <w:hideMark/>
          </w:tcPr>
          <w:p w14:paraId="36698211" w14:textId="77777777" w:rsidR="00BF33EC" w:rsidRPr="00BF33EC" w:rsidRDefault="00BF33EC" w:rsidP="002D202B">
            <w:pPr>
              <w:pStyle w:val="NoSpacing"/>
            </w:pPr>
            <w:r w:rsidRPr="00BF33EC">
              <w:t xml:space="preserve">Lower </w:t>
            </w:r>
          </w:p>
          <w:p w14:paraId="08AF8532" w14:textId="77777777" w:rsidR="00BF33EC" w:rsidRPr="00BF33EC" w:rsidRDefault="00BF33EC" w:rsidP="002D202B">
            <w:pPr>
              <w:pStyle w:val="NoSpacing"/>
            </w:pPr>
            <w:r w:rsidRPr="00BF33EC">
              <w:t>95% CI</w:t>
            </w:r>
          </w:p>
        </w:tc>
        <w:tc>
          <w:tcPr>
            <w:tcW w:w="1134" w:type="dxa"/>
            <w:tcBorders>
              <w:top w:val="single" w:sz="18" w:space="0" w:color="auto"/>
              <w:bottom w:val="single" w:sz="18" w:space="0" w:color="auto"/>
            </w:tcBorders>
            <w:vAlign w:val="center"/>
            <w:hideMark/>
          </w:tcPr>
          <w:p w14:paraId="5095796C" w14:textId="77777777" w:rsidR="00BF33EC" w:rsidRPr="00BF33EC" w:rsidRDefault="00BF33EC" w:rsidP="002D202B">
            <w:pPr>
              <w:pStyle w:val="NoSpacing"/>
            </w:pPr>
            <w:r w:rsidRPr="00BF33EC">
              <w:t xml:space="preserve">Upper </w:t>
            </w:r>
          </w:p>
          <w:p w14:paraId="11600F29" w14:textId="77777777" w:rsidR="00BF33EC" w:rsidRPr="00BF33EC" w:rsidRDefault="00BF33EC" w:rsidP="002D202B">
            <w:pPr>
              <w:pStyle w:val="NoSpacing"/>
            </w:pPr>
            <w:r w:rsidRPr="00BF33EC">
              <w:t>95% CI</w:t>
            </w:r>
          </w:p>
        </w:tc>
        <w:tc>
          <w:tcPr>
            <w:tcW w:w="1984" w:type="dxa"/>
            <w:gridSpan w:val="2"/>
            <w:tcBorders>
              <w:top w:val="single" w:sz="18" w:space="0" w:color="auto"/>
              <w:bottom w:val="single" w:sz="18" w:space="0" w:color="auto"/>
            </w:tcBorders>
            <w:vAlign w:val="center"/>
            <w:hideMark/>
          </w:tcPr>
          <w:p w14:paraId="2D325317" w14:textId="77777777" w:rsidR="00BF33EC" w:rsidRPr="00BF33EC" w:rsidRDefault="00BF33EC" w:rsidP="002D202B">
            <w:pPr>
              <w:pStyle w:val="NoSpacing"/>
            </w:pPr>
            <w:r w:rsidRPr="00BF33EC">
              <w:t>Variable</w:t>
            </w:r>
          </w:p>
          <w:p w14:paraId="7EAA5FDC" w14:textId="4DA31056" w:rsidR="00BF33EC" w:rsidRPr="00BF33EC" w:rsidRDefault="009D7AB3" w:rsidP="002D202B">
            <w:pPr>
              <w:pStyle w:val="NoSpacing"/>
            </w:pPr>
            <w:r>
              <w:t>i</w:t>
            </w:r>
            <w:r w:rsidR="00BF33EC" w:rsidRPr="00BF33EC">
              <w:t>mportance (n)</w:t>
            </w:r>
          </w:p>
        </w:tc>
      </w:tr>
      <w:tr w:rsidR="00D27560" w:rsidRPr="00086E76" w14:paraId="787E1F3B" w14:textId="77777777" w:rsidTr="00D27560">
        <w:trPr>
          <w:trHeight w:val="324"/>
        </w:trPr>
        <w:tc>
          <w:tcPr>
            <w:tcW w:w="1288" w:type="dxa"/>
            <w:vMerge w:val="restart"/>
            <w:tcBorders>
              <w:top w:val="single" w:sz="18" w:space="0" w:color="auto"/>
            </w:tcBorders>
            <w:tcMar>
              <w:left w:w="57" w:type="dxa"/>
              <w:right w:w="57" w:type="dxa"/>
            </w:tcMar>
            <w:vAlign w:val="center"/>
            <w:hideMark/>
          </w:tcPr>
          <w:p w14:paraId="6A0C3157" w14:textId="77777777" w:rsidR="00D27560" w:rsidRPr="00086E76" w:rsidRDefault="00D27560" w:rsidP="002D202B">
            <w:pPr>
              <w:pStyle w:val="NoSpacing"/>
            </w:pPr>
            <w:r w:rsidRPr="00086E76">
              <w:t>Occurrence</w:t>
            </w:r>
          </w:p>
        </w:tc>
        <w:tc>
          <w:tcPr>
            <w:tcW w:w="2705" w:type="dxa"/>
            <w:tcBorders>
              <w:top w:val="single" w:sz="18" w:space="0" w:color="auto"/>
            </w:tcBorders>
            <w:vAlign w:val="center"/>
            <w:hideMark/>
          </w:tcPr>
          <w:p w14:paraId="70CDB743" w14:textId="77777777" w:rsidR="00D27560" w:rsidRPr="00086E76" w:rsidRDefault="00D27560" w:rsidP="002D202B">
            <w:pPr>
              <w:pStyle w:val="NoSpacing"/>
            </w:pPr>
            <w:r w:rsidRPr="00086E76">
              <w:t>Intercept</w:t>
            </w:r>
          </w:p>
        </w:tc>
        <w:tc>
          <w:tcPr>
            <w:tcW w:w="1204" w:type="dxa"/>
            <w:tcBorders>
              <w:top w:val="single" w:sz="18" w:space="0" w:color="auto"/>
            </w:tcBorders>
            <w:hideMark/>
          </w:tcPr>
          <w:p w14:paraId="1EFC6B52" w14:textId="3A4416CE" w:rsidR="00D27560" w:rsidRPr="00086E76" w:rsidRDefault="00D27560" w:rsidP="002D202B">
            <w:pPr>
              <w:pStyle w:val="NoSpacing"/>
            </w:pPr>
            <w:r w:rsidRPr="00A2559A">
              <w:t>0.8005</w:t>
            </w:r>
          </w:p>
        </w:tc>
        <w:tc>
          <w:tcPr>
            <w:tcW w:w="1324" w:type="dxa"/>
            <w:tcBorders>
              <w:top w:val="single" w:sz="18" w:space="0" w:color="auto"/>
            </w:tcBorders>
            <w:hideMark/>
          </w:tcPr>
          <w:p w14:paraId="54ADE482" w14:textId="11B2E1D0" w:rsidR="00D27560" w:rsidRPr="00086E76" w:rsidRDefault="00D27560" w:rsidP="002D202B">
            <w:pPr>
              <w:pStyle w:val="NoSpacing"/>
            </w:pPr>
            <w:r w:rsidRPr="00653D48">
              <w:t>0.7698</w:t>
            </w:r>
          </w:p>
        </w:tc>
        <w:tc>
          <w:tcPr>
            <w:tcW w:w="1293" w:type="dxa"/>
            <w:gridSpan w:val="2"/>
            <w:tcBorders>
              <w:top w:val="single" w:sz="18" w:space="0" w:color="auto"/>
            </w:tcBorders>
            <w:hideMark/>
          </w:tcPr>
          <w:p w14:paraId="2E242027" w14:textId="50495895" w:rsidR="00D27560" w:rsidRPr="00086E76" w:rsidRDefault="00D27560" w:rsidP="002D202B">
            <w:pPr>
              <w:pStyle w:val="NoSpacing"/>
            </w:pPr>
            <w:r w:rsidRPr="00653D48">
              <w:t>0.8312</w:t>
            </w:r>
          </w:p>
        </w:tc>
        <w:tc>
          <w:tcPr>
            <w:tcW w:w="1825" w:type="dxa"/>
            <w:tcBorders>
              <w:top w:val="single" w:sz="18" w:space="0" w:color="auto"/>
            </w:tcBorders>
            <w:vAlign w:val="center"/>
            <w:hideMark/>
          </w:tcPr>
          <w:p w14:paraId="3AF2323D" w14:textId="77777777" w:rsidR="00D27560" w:rsidRPr="00086E76" w:rsidRDefault="00D27560" w:rsidP="002D202B">
            <w:pPr>
              <w:pStyle w:val="NoSpacing"/>
            </w:pPr>
            <w:r w:rsidRPr="00086E76">
              <w:t>— (1)</w:t>
            </w:r>
          </w:p>
        </w:tc>
      </w:tr>
      <w:tr w:rsidR="00D27560" w:rsidRPr="00086E76" w14:paraId="24DDB050" w14:textId="77777777" w:rsidTr="00D27560">
        <w:trPr>
          <w:trHeight w:val="324"/>
        </w:trPr>
        <w:tc>
          <w:tcPr>
            <w:tcW w:w="1288" w:type="dxa"/>
            <w:vMerge/>
            <w:tcBorders>
              <w:bottom w:val="single" w:sz="4" w:space="0" w:color="auto"/>
            </w:tcBorders>
            <w:tcMar>
              <w:left w:w="57" w:type="dxa"/>
              <w:right w:w="57" w:type="dxa"/>
            </w:tcMar>
            <w:vAlign w:val="center"/>
            <w:hideMark/>
          </w:tcPr>
          <w:p w14:paraId="198108CE" w14:textId="77777777" w:rsidR="00D27560" w:rsidRPr="00086E76" w:rsidRDefault="00D27560" w:rsidP="002D202B">
            <w:pPr>
              <w:pStyle w:val="NoSpacing"/>
            </w:pPr>
          </w:p>
        </w:tc>
        <w:tc>
          <w:tcPr>
            <w:tcW w:w="2705" w:type="dxa"/>
            <w:tcBorders>
              <w:bottom w:val="single" w:sz="4" w:space="0" w:color="auto"/>
            </w:tcBorders>
            <w:vAlign w:val="center"/>
            <w:hideMark/>
          </w:tcPr>
          <w:p w14:paraId="063B8FBF" w14:textId="77777777" w:rsidR="00D27560" w:rsidRPr="00086E76" w:rsidRDefault="00D27560" w:rsidP="002D202B">
            <w:pPr>
              <w:pStyle w:val="NoSpacing"/>
            </w:pPr>
            <w:r w:rsidRPr="00086E76">
              <w:t>Moonlight before</w:t>
            </w:r>
          </w:p>
        </w:tc>
        <w:tc>
          <w:tcPr>
            <w:tcW w:w="1204" w:type="dxa"/>
            <w:tcBorders>
              <w:bottom w:val="single" w:sz="4" w:space="0" w:color="auto"/>
            </w:tcBorders>
            <w:hideMark/>
          </w:tcPr>
          <w:p w14:paraId="36063BC0" w14:textId="6137A89E" w:rsidR="00D27560" w:rsidRPr="00086E76" w:rsidRDefault="00D27560" w:rsidP="002D202B">
            <w:pPr>
              <w:pStyle w:val="NoSpacing"/>
            </w:pPr>
            <w:r w:rsidRPr="00A2559A">
              <w:t>-0.0097</w:t>
            </w:r>
          </w:p>
        </w:tc>
        <w:tc>
          <w:tcPr>
            <w:tcW w:w="1324" w:type="dxa"/>
            <w:tcBorders>
              <w:bottom w:val="single" w:sz="4" w:space="0" w:color="auto"/>
            </w:tcBorders>
            <w:hideMark/>
          </w:tcPr>
          <w:p w14:paraId="282EF26B" w14:textId="09F15D51" w:rsidR="00D27560" w:rsidRPr="00086E76" w:rsidRDefault="00D27560" w:rsidP="002D202B">
            <w:pPr>
              <w:pStyle w:val="NoSpacing"/>
            </w:pPr>
            <w:r w:rsidRPr="00653D48">
              <w:t>-0.0115</w:t>
            </w:r>
          </w:p>
        </w:tc>
        <w:tc>
          <w:tcPr>
            <w:tcW w:w="1293" w:type="dxa"/>
            <w:gridSpan w:val="2"/>
            <w:tcBorders>
              <w:bottom w:val="single" w:sz="4" w:space="0" w:color="auto"/>
            </w:tcBorders>
            <w:hideMark/>
          </w:tcPr>
          <w:p w14:paraId="2C16B928" w14:textId="05B137C4" w:rsidR="00D27560" w:rsidRPr="00086E76" w:rsidRDefault="00D27560" w:rsidP="002D202B">
            <w:pPr>
              <w:pStyle w:val="NoSpacing"/>
            </w:pPr>
            <w:r w:rsidRPr="00653D48">
              <w:t>-0.0079</w:t>
            </w:r>
          </w:p>
        </w:tc>
        <w:tc>
          <w:tcPr>
            <w:tcW w:w="1825" w:type="dxa"/>
            <w:tcBorders>
              <w:bottom w:val="single" w:sz="4" w:space="0" w:color="auto"/>
            </w:tcBorders>
            <w:vAlign w:val="center"/>
            <w:hideMark/>
          </w:tcPr>
          <w:p w14:paraId="7EC9F58A" w14:textId="77777777" w:rsidR="00D27560" w:rsidRPr="00086E76" w:rsidRDefault="00D27560" w:rsidP="002D202B">
            <w:pPr>
              <w:pStyle w:val="NoSpacing"/>
            </w:pPr>
            <w:r w:rsidRPr="00086E76">
              <w:t>1.00 (1)</w:t>
            </w:r>
          </w:p>
        </w:tc>
      </w:tr>
      <w:tr w:rsidR="007A1FEA" w:rsidRPr="00086E76" w14:paraId="450A04A0" w14:textId="77777777" w:rsidTr="00671662">
        <w:trPr>
          <w:trHeight w:val="324"/>
        </w:trPr>
        <w:tc>
          <w:tcPr>
            <w:tcW w:w="1288" w:type="dxa"/>
            <w:vMerge w:val="restart"/>
            <w:tcBorders>
              <w:top w:val="single" w:sz="4" w:space="0" w:color="auto"/>
              <w:bottom w:val="nil"/>
            </w:tcBorders>
            <w:tcMar>
              <w:left w:w="57" w:type="dxa"/>
              <w:right w:w="57" w:type="dxa"/>
            </w:tcMar>
            <w:vAlign w:val="center"/>
            <w:hideMark/>
          </w:tcPr>
          <w:p w14:paraId="67C1A63B" w14:textId="77777777" w:rsidR="007A1FEA" w:rsidRPr="00086E76" w:rsidRDefault="007A1FEA" w:rsidP="002D202B">
            <w:pPr>
              <w:pStyle w:val="NoSpacing"/>
            </w:pPr>
            <w:r w:rsidRPr="00086E76">
              <w:t>Duration</w:t>
            </w:r>
          </w:p>
          <w:p w14:paraId="0B1315FB" w14:textId="77777777" w:rsidR="007A1FEA" w:rsidRPr="00086E76" w:rsidRDefault="007A1FEA" w:rsidP="002D202B">
            <w:pPr>
              <w:pStyle w:val="NoSpacing"/>
            </w:pPr>
            <w:r w:rsidRPr="00086E76">
              <w:t>(minutes)</w:t>
            </w:r>
          </w:p>
        </w:tc>
        <w:tc>
          <w:tcPr>
            <w:tcW w:w="2705" w:type="dxa"/>
            <w:tcBorders>
              <w:top w:val="single" w:sz="4" w:space="0" w:color="auto"/>
              <w:bottom w:val="nil"/>
            </w:tcBorders>
            <w:vAlign w:val="center"/>
            <w:hideMark/>
          </w:tcPr>
          <w:p w14:paraId="763EEAEA" w14:textId="77777777" w:rsidR="007A1FEA" w:rsidRPr="00086E76" w:rsidRDefault="007A1FEA" w:rsidP="002D202B">
            <w:pPr>
              <w:pStyle w:val="NoSpacing"/>
            </w:pPr>
            <w:r w:rsidRPr="00086E76">
              <w:t>Intercept</w:t>
            </w:r>
          </w:p>
        </w:tc>
        <w:tc>
          <w:tcPr>
            <w:tcW w:w="1204" w:type="dxa"/>
            <w:tcBorders>
              <w:top w:val="single" w:sz="4" w:space="0" w:color="auto"/>
              <w:bottom w:val="nil"/>
            </w:tcBorders>
            <w:vAlign w:val="center"/>
            <w:hideMark/>
          </w:tcPr>
          <w:p w14:paraId="66C6FDB4" w14:textId="79E2AF6F" w:rsidR="007A1FEA" w:rsidRPr="00086E76" w:rsidRDefault="007A1FEA" w:rsidP="00D27560">
            <w:pPr>
              <w:pStyle w:val="NoSpacing"/>
            </w:pPr>
            <w:r w:rsidRPr="007A1FEA">
              <w:t>209.066</w:t>
            </w:r>
          </w:p>
        </w:tc>
        <w:tc>
          <w:tcPr>
            <w:tcW w:w="1324" w:type="dxa"/>
            <w:tcBorders>
              <w:top w:val="single" w:sz="4" w:space="0" w:color="auto"/>
              <w:bottom w:val="nil"/>
            </w:tcBorders>
            <w:hideMark/>
          </w:tcPr>
          <w:p w14:paraId="7AFFD567" w14:textId="473094EA" w:rsidR="007A1FEA" w:rsidRPr="00086E76" w:rsidRDefault="007A1FEA" w:rsidP="00D27560">
            <w:pPr>
              <w:pStyle w:val="NoSpacing"/>
            </w:pPr>
            <w:r w:rsidRPr="00E357D6">
              <w:t>191.739</w:t>
            </w:r>
          </w:p>
        </w:tc>
        <w:tc>
          <w:tcPr>
            <w:tcW w:w="1293" w:type="dxa"/>
            <w:gridSpan w:val="2"/>
            <w:tcBorders>
              <w:top w:val="single" w:sz="4" w:space="0" w:color="auto"/>
              <w:bottom w:val="nil"/>
            </w:tcBorders>
            <w:hideMark/>
          </w:tcPr>
          <w:p w14:paraId="43AAC9A7" w14:textId="485A59C0" w:rsidR="007A1FEA" w:rsidRPr="00086E76" w:rsidRDefault="007A1FEA" w:rsidP="00D27560">
            <w:pPr>
              <w:pStyle w:val="NoSpacing"/>
            </w:pPr>
            <w:r w:rsidRPr="00E357D6">
              <w:t>226.393</w:t>
            </w:r>
          </w:p>
        </w:tc>
        <w:tc>
          <w:tcPr>
            <w:tcW w:w="1825" w:type="dxa"/>
            <w:tcBorders>
              <w:top w:val="single" w:sz="4" w:space="0" w:color="auto"/>
              <w:bottom w:val="nil"/>
            </w:tcBorders>
            <w:vAlign w:val="center"/>
            <w:hideMark/>
          </w:tcPr>
          <w:p w14:paraId="0A06E19D" w14:textId="0DBEEF81" w:rsidR="007A1FEA" w:rsidRPr="00086E76" w:rsidRDefault="007A1FEA" w:rsidP="00D27560">
            <w:pPr>
              <w:pStyle w:val="NoSpacing"/>
            </w:pPr>
            <w:r w:rsidRPr="005F0658">
              <w:t>— (</w:t>
            </w:r>
            <w:r>
              <w:t>2</w:t>
            </w:r>
            <w:r w:rsidRPr="005F0658">
              <w:t>)</w:t>
            </w:r>
          </w:p>
        </w:tc>
      </w:tr>
      <w:tr w:rsidR="007A1FEA" w:rsidRPr="00086E76" w14:paraId="61CB3121" w14:textId="77777777" w:rsidTr="00671662">
        <w:trPr>
          <w:trHeight w:val="324"/>
        </w:trPr>
        <w:tc>
          <w:tcPr>
            <w:tcW w:w="1288" w:type="dxa"/>
            <w:vMerge/>
            <w:tcBorders>
              <w:top w:val="nil"/>
              <w:bottom w:val="nil"/>
            </w:tcBorders>
            <w:tcMar>
              <w:left w:w="57" w:type="dxa"/>
              <w:right w:w="57" w:type="dxa"/>
            </w:tcMar>
            <w:vAlign w:val="center"/>
            <w:hideMark/>
          </w:tcPr>
          <w:p w14:paraId="2C6037A2" w14:textId="77777777" w:rsidR="007A1FEA" w:rsidRPr="00086E76" w:rsidRDefault="007A1FEA" w:rsidP="002D202B">
            <w:pPr>
              <w:pStyle w:val="NoSpacing"/>
            </w:pPr>
          </w:p>
        </w:tc>
        <w:tc>
          <w:tcPr>
            <w:tcW w:w="2705" w:type="dxa"/>
            <w:tcBorders>
              <w:top w:val="nil"/>
              <w:bottom w:val="nil"/>
            </w:tcBorders>
            <w:vAlign w:val="center"/>
            <w:hideMark/>
          </w:tcPr>
          <w:p w14:paraId="0242FC99" w14:textId="3E87E18F" w:rsidR="007A1FEA" w:rsidRPr="00086E76" w:rsidRDefault="007A1FEA"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vAlign w:val="center"/>
            <w:hideMark/>
          </w:tcPr>
          <w:p w14:paraId="5EE13CA4" w14:textId="1BC933CA" w:rsidR="007A1FEA" w:rsidRPr="00086E76" w:rsidRDefault="007A1FEA" w:rsidP="00D27560">
            <w:pPr>
              <w:pStyle w:val="NoSpacing"/>
            </w:pPr>
            <w:r w:rsidRPr="007A1FEA">
              <w:t>17.952</w:t>
            </w:r>
          </w:p>
        </w:tc>
        <w:tc>
          <w:tcPr>
            <w:tcW w:w="1324" w:type="dxa"/>
            <w:tcBorders>
              <w:top w:val="nil"/>
              <w:bottom w:val="nil"/>
            </w:tcBorders>
            <w:hideMark/>
          </w:tcPr>
          <w:p w14:paraId="01E04F3A" w14:textId="3F9F0F2D" w:rsidR="007A1FEA" w:rsidRPr="00086E76" w:rsidRDefault="007A1FEA" w:rsidP="00D27560">
            <w:pPr>
              <w:pStyle w:val="NoSpacing"/>
            </w:pPr>
            <w:r w:rsidRPr="00E7394A">
              <w:t>13.633</w:t>
            </w:r>
          </w:p>
        </w:tc>
        <w:tc>
          <w:tcPr>
            <w:tcW w:w="1293" w:type="dxa"/>
            <w:gridSpan w:val="2"/>
            <w:tcBorders>
              <w:top w:val="nil"/>
              <w:bottom w:val="nil"/>
            </w:tcBorders>
            <w:hideMark/>
          </w:tcPr>
          <w:p w14:paraId="154C20EA" w14:textId="6DB216DB" w:rsidR="007A1FEA" w:rsidRPr="00086E76" w:rsidRDefault="007A1FEA" w:rsidP="00D27560">
            <w:pPr>
              <w:pStyle w:val="NoSpacing"/>
            </w:pPr>
            <w:r w:rsidRPr="00E7394A">
              <w:t>22.271</w:t>
            </w:r>
          </w:p>
        </w:tc>
        <w:tc>
          <w:tcPr>
            <w:tcW w:w="1825" w:type="dxa"/>
            <w:tcBorders>
              <w:top w:val="nil"/>
              <w:bottom w:val="nil"/>
            </w:tcBorders>
            <w:vAlign w:val="center"/>
            <w:hideMark/>
          </w:tcPr>
          <w:p w14:paraId="2497775F" w14:textId="001F3D12" w:rsidR="007A1FEA" w:rsidRPr="00086E76" w:rsidRDefault="007A1FEA" w:rsidP="00D27560">
            <w:pPr>
              <w:pStyle w:val="NoSpacing"/>
            </w:pPr>
            <w:r w:rsidRPr="005F0658">
              <w:t>1.00 (</w:t>
            </w:r>
            <w:r>
              <w:t>2</w:t>
            </w:r>
            <w:r w:rsidRPr="005F0658">
              <w:t>)</w:t>
            </w:r>
          </w:p>
        </w:tc>
      </w:tr>
      <w:tr w:rsidR="007A1FEA" w:rsidRPr="00086E76" w14:paraId="27028B01" w14:textId="77777777" w:rsidTr="00671662">
        <w:trPr>
          <w:trHeight w:val="324"/>
        </w:trPr>
        <w:tc>
          <w:tcPr>
            <w:tcW w:w="1288" w:type="dxa"/>
            <w:vMerge/>
            <w:tcBorders>
              <w:top w:val="nil"/>
              <w:bottom w:val="nil"/>
            </w:tcBorders>
            <w:tcMar>
              <w:left w:w="57" w:type="dxa"/>
              <w:right w:w="57" w:type="dxa"/>
            </w:tcMar>
            <w:vAlign w:val="center"/>
            <w:hideMark/>
          </w:tcPr>
          <w:p w14:paraId="4B28B2FA" w14:textId="77777777" w:rsidR="007A1FEA" w:rsidRPr="00086E76" w:rsidRDefault="007A1FEA" w:rsidP="002D202B">
            <w:pPr>
              <w:pStyle w:val="NoSpacing"/>
            </w:pPr>
          </w:p>
        </w:tc>
        <w:tc>
          <w:tcPr>
            <w:tcW w:w="2705" w:type="dxa"/>
            <w:tcBorders>
              <w:top w:val="nil"/>
              <w:bottom w:val="nil"/>
            </w:tcBorders>
            <w:vAlign w:val="center"/>
          </w:tcPr>
          <w:p w14:paraId="7367018D" w14:textId="77777777" w:rsidR="007A1FEA" w:rsidRPr="00086E76" w:rsidRDefault="007A1FEA" w:rsidP="002D202B">
            <w:pPr>
              <w:pStyle w:val="NoSpacing"/>
            </w:pPr>
            <w:r w:rsidRPr="00086E76">
              <w:t>Temperature (°C)</w:t>
            </w:r>
          </w:p>
        </w:tc>
        <w:tc>
          <w:tcPr>
            <w:tcW w:w="1204" w:type="dxa"/>
            <w:tcBorders>
              <w:top w:val="nil"/>
              <w:bottom w:val="nil"/>
            </w:tcBorders>
            <w:vAlign w:val="center"/>
          </w:tcPr>
          <w:p w14:paraId="51B36B2B" w14:textId="66AD921E" w:rsidR="007A1FEA" w:rsidRPr="00086E76" w:rsidRDefault="007A1FEA" w:rsidP="00D27560">
            <w:pPr>
              <w:pStyle w:val="NoSpacing"/>
            </w:pPr>
            <w:r w:rsidRPr="007A1FEA">
              <w:t>-0.793</w:t>
            </w:r>
          </w:p>
        </w:tc>
        <w:tc>
          <w:tcPr>
            <w:tcW w:w="1324" w:type="dxa"/>
            <w:tcBorders>
              <w:top w:val="nil"/>
              <w:bottom w:val="nil"/>
            </w:tcBorders>
          </w:tcPr>
          <w:p w14:paraId="6B232EA7" w14:textId="18E4735D" w:rsidR="007A1FEA" w:rsidRPr="00086E76" w:rsidRDefault="007A1FEA" w:rsidP="00D27560">
            <w:pPr>
              <w:pStyle w:val="NoSpacing"/>
            </w:pPr>
            <w:r w:rsidRPr="0045032D">
              <w:t>-1.418</w:t>
            </w:r>
          </w:p>
        </w:tc>
        <w:tc>
          <w:tcPr>
            <w:tcW w:w="1293" w:type="dxa"/>
            <w:gridSpan w:val="2"/>
            <w:tcBorders>
              <w:top w:val="nil"/>
              <w:bottom w:val="nil"/>
            </w:tcBorders>
          </w:tcPr>
          <w:p w14:paraId="3FC1BB4C" w14:textId="68FC20DB" w:rsidR="007A1FEA" w:rsidRPr="00086E76" w:rsidRDefault="007A1FEA" w:rsidP="00D27560">
            <w:pPr>
              <w:pStyle w:val="NoSpacing"/>
            </w:pPr>
            <w:r w:rsidRPr="0045032D">
              <w:t>-0.167</w:t>
            </w:r>
          </w:p>
        </w:tc>
        <w:tc>
          <w:tcPr>
            <w:tcW w:w="1825" w:type="dxa"/>
            <w:tcBorders>
              <w:top w:val="nil"/>
              <w:bottom w:val="nil"/>
            </w:tcBorders>
            <w:vAlign w:val="center"/>
          </w:tcPr>
          <w:p w14:paraId="063B2B8E" w14:textId="2F0E6D5F" w:rsidR="007A1FEA" w:rsidRPr="00086E76" w:rsidRDefault="007A1FEA" w:rsidP="007A1FEA">
            <w:pPr>
              <w:pStyle w:val="NoSpacing"/>
            </w:pPr>
            <w:r>
              <w:t>0.72</w:t>
            </w:r>
            <w:r w:rsidRPr="005F0658">
              <w:t xml:space="preserve"> (</w:t>
            </w:r>
            <w:r>
              <w:t>1</w:t>
            </w:r>
            <w:r w:rsidRPr="005F0658">
              <w:t>)</w:t>
            </w:r>
          </w:p>
        </w:tc>
      </w:tr>
      <w:tr w:rsidR="007A1FEA" w:rsidRPr="00086E76" w14:paraId="0362FB2E" w14:textId="77777777" w:rsidTr="004F6210">
        <w:trPr>
          <w:trHeight w:val="324"/>
        </w:trPr>
        <w:tc>
          <w:tcPr>
            <w:tcW w:w="1288" w:type="dxa"/>
            <w:vMerge/>
            <w:tcBorders>
              <w:top w:val="nil"/>
              <w:bottom w:val="single" w:sz="4" w:space="0" w:color="auto"/>
            </w:tcBorders>
            <w:tcMar>
              <w:left w:w="57" w:type="dxa"/>
              <w:right w:w="57" w:type="dxa"/>
            </w:tcMar>
            <w:vAlign w:val="center"/>
          </w:tcPr>
          <w:p w14:paraId="279B637B" w14:textId="77777777" w:rsidR="007A1FEA" w:rsidRPr="00086E76" w:rsidRDefault="007A1FEA" w:rsidP="002D202B">
            <w:pPr>
              <w:pStyle w:val="NoSpacing"/>
            </w:pPr>
          </w:p>
        </w:tc>
        <w:tc>
          <w:tcPr>
            <w:tcW w:w="2705" w:type="dxa"/>
            <w:tcBorders>
              <w:top w:val="nil"/>
              <w:bottom w:val="single" w:sz="4" w:space="0" w:color="auto"/>
            </w:tcBorders>
            <w:vAlign w:val="center"/>
          </w:tcPr>
          <w:p w14:paraId="0F442F6B" w14:textId="77777777" w:rsidR="007A1FEA" w:rsidRPr="00086E76" w:rsidRDefault="007A1FEA" w:rsidP="002D202B">
            <w:pPr>
              <w:pStyle w:val="NoSpacing"/>
            </w:pPr>
            <w:r w:rsidRPr="00086E76">
              <w:t>Moonlight before</w:t>
            </w:r>
          </w:p>
        </w:tc>
        <w:tc>
          <w:tcPr>
            <w:tcW w:w="1204" w:type="dxa"/>
            <w:tcBorders>
              <w:top w:val="nil"/>
              <w:bottom w:val="single" w:sz="4" w:space="0" w:color="auto"/>
            </w:tcBorders>
            <w:vAlign w:val="center"/>
          </w:tcPr>
          <w:p w14:paraId="45DBC528" w14:textId="0FD738A3" w:rsidR="007A1FEA" w:rsidRPr="00086E76" w:rsidRDefault="007A1FEA" w:rsidP="00D27560">
            <w:pPr>
              <w:pStyle w:val="NoSpacing"/>
            </w:pPr>
            <w:r w:rsidRPr="007A1FEA">
              <w:t>-2.126</w:t>
            </w:r>
          </w:p>
        </w:tc>
        <w:tc>
          <w:tcPr>
            <w:tcW w:w="1324" w:type="dxa"/>
            <w:tcBorders>
              <w:top w:val="nil"/>
              <w:bottom w:val="single" w:sz="4" w:space="0" w:color="auto"/>
            </w:tcBorders>
          </w:tcPr>
          <w:p w14:paraId="1B276C98" w14:textId="0607D44E" w:rsidR="007A1FEA" w:rsidRPr="00086E76" w:rsidRDefault="007A1FEA" w:rsidP="00D27560">
            <w:pPr>
              <w:pStyle w:val="NoSpacing"/>
            </w:pPr>
            <w:r w:rsidRPr="008A3656">
              <w:t>-2.461</w:t>
            </w:r>
          </w:p>
        </w:tc>
        <w:tc>
          <w:tcPr>
            <w:tcW w:w="1293" w:type="dxa"/>
            <w:gridSpan w:val="2"/>
            <w:tcBorders>
              <w:top w:val="nil"/>
              <w:bottom w:val="single" w:sz="4" w:space="0" w:color="auto"/>
            </w:tcBorders>
          </w:tcPr>
          <w:p w14:paraId="527DCD9F" w14:textId="43BF0D13" w:rsidR="007A1FEA" w:rsidRPr="00086E76" w:rsidRDefault="007A1FEA" w:rsidP="00D27560">
            <w:pPr>
              <w:pStyle w:val="NoSpacing"/>
            </w:pPr>
            <w:r w:rsidRPr="008A3656">
              <w:t>-1.790</w:t>
            </w:r>
          </w:p>
        </w:tc>
        <w:tc>
          <w:tcPr>
            <w:tcW w:w="1825" w:type="dxa"/>
            <w:tcBorders>
              <w:top w:val="nil"/>
              <w:bottom w:val="single" w:sz="4" w:space="0" w:color="auto"/>
            </w:tcBorders>
            <w:vAlign w:val="center"/>
          </w:tcPr>
          <w:p w14:paraId="3F4634C3" w14:textId="5F7863E4" w:rsidR="007A1FEA" w:rsidRPr="00086E76" w:rsidRDefault="007A1FEA" w:rsidP="007A1FEA">
            <w:pPr>
              <w:pStyle w:val="NoSpacing"/>
            </w:pPr>
            <w:r>
              <w:t>1.00</w:t>
            </w:r>
            <w:r w:rsidRPr="005F0658">
              <w:t xml:space="preserve"> (</w:t>
            </w:r>
            <w:r>
              <w:t>2</w:t>
            </w:r>
            <w:r w:rsidRPr="005F0658">
              <w:t>)</w:t>
            </w:r>
          </w:p>
        </w:tc>
      </w:tr>
      <w:tr w:rsidR="00D27560" w:rsidRPr="00086E76" w14:paraId="0DB065F4" w14:textId="77777777" w:rsidTr="004F6210">
        <w:trPr>
          <w:trHeight w:val="324"/>
        </w:trPr>
        <w:tc>
          <w:tcPr>
            <w:tcW w:w="1288" w:type="dxa"/>
            <w:vMerge w:val="restart"/>
            <w:tcBorders>
              <w:top w:val="single" w:sz="4" w:space="0" w:color="auto"/>
              <w:bottom w:val="nil"/>
            </w:tcBorders>
            <w:tcMar>
              <w:left w:w="57" w:type="dxa"/>
              <w:right w:w="57" w:type="dxa"/>
            </w:tcMar>
            <w:vAlign w:val="center"/>
            <w:hideMark/>
          </w:tcPr>
          <w:p w14:paraId="05796D89" w14:textId="77777777" w:rsidR="00D27560" w:rsidRPr="00086E76" w:rsidRDefault="00D27560" w:rsidP="002D202B">
            <w:pPr>
              <w:pStyle w:val="NoSpacing"/>
            </w:pPr>
            <w:r w:rsidRPr="00086E76">
              <w:t>Intensity</w:t>
            </w:r>
          </w:p>
        </w:tc>
        <w:tc>
          <w:tcPr>
            <w:tcW w:w="2705" w:type="dxa"/>
            <w:tcBorders>
              <w:top w:val="single" w:sz="4" w:space="0" w:color="auto"/>
              <w:bottom w:val="nil"/>
            </w:tcBorders>
            <w:vAlign w:val="center"/>
            <w:hideMark/>
          </w:tcPr>
          <w:p w14:paraId="1E6BD226" w14:textId="77777777" w:rsidR="00D27560" w:rsidRPr="00086E76" w:rsidRDefault="00D27560" w:rsidP="002D202B">
            <w:pPr>
              <w:pStyle w:val="NoSpacing"/>
            </w:pPr>
            <w:r w:rsidRPr="00086E76">
              <w:t>Intercept</w:t>
            </w:r>
          </w:p>
        </w:tc>
        <w:tc>
          <w:tcPr>
            <w:tcW w:w="1204" w:type="dxa"/>
            <w:tcBorders>
              <w:top w:val="single" w:sz="4" w:space="0" w:color="auto"/>
              <w:bottom w:val="nil"/>
            </w:tcBorders>
            <w:hideMark/>
          </w:tcPr>
          <w:p w14:paraId="2969CA2E" w14:textId="1BB7ACD9" w:rsidR="00D27560" w:rsidRPr="00086E76" w:rsidRDefault="00D27560" w:rsidP="002D202B">
            <w:pPr>
              <w:pStyle w:val="NoSpacing"/>
            </w:pPr>
            <w:r w:rsidRPr="00E40F21">
              <w:t>50.9285</w:t>
            </w:r>
          </w:p>
        </w:tc>
        <w:tc>
          <w:tcPr>
            <w:tcW w:w="1324" w:type="dxa"/>
            <w:tcBorders>
              <w:top w:val="single" w:sz="4" w:space="0" w:color="auto"/>
              <w:bottom w:val="nil"/>
            </w:tcBorders>
            <w:hideMark/>
          </w:tcPr>
          <w:p w14:paraId="5A7E2066" w14:textId="639A7A43" w:rsidR="00D27560" w:rsidRPr="00086E76" w:rsidRDefault="00D27560" w:rsidP="002D202B">
            <w:pPr>
              <w:pStyle w:val="NoSpacing"/>
            </w:pPr>
            <w:r w:rsidRPr="00E40F21">
              <w:t>46.4112</w:t>
            </w:r>
          </w:p>
        </w:tc>
        <w:tc>
          <w:tcPr>
            <w:tcW w:w="1293" w:type="dxa"/>
            <w:gridSpan w:val="2"/>
            <w:tcBorders>
              <w:top w:val="single" w:sz="4" w:space="0" w:color="auto"/>
              <w:bottom w:val="nil"/>
            </w:tcBorders>
            <w:hideMark/>
          </w:tcPr>
          <w:p w14:paraId="33ADD327" w14:textId="240D5588" w:rsidR="00D27560" w:rsidRPr="00086E76" w:rsidRDefault="00D27560" w:rsidP="002D202B">
            <w:pPr>
              <w:pStyle w:val="NoSpacing"/>
            </w:pPr>
            <w:r w:rsidRPr="00E40F21">
              <w:t>55.4459</w:t>
            </w:r>
          </w:p>
        </w:tc>
        <w:tc>
          <w:tcPr>
            <w:tcW w:w="1825" w:type="dxa"/>
            <w:tcBorders>
              <w:top w:val="single" w:sz="4" w:space="0" w:color="auto"/>
              <w:bottom w:val="nil"/>
            </w:tcBorders>
            <w:vAlign w:val="center"/>
            <w:hideMark/>
          </w:tcPr>
          <w:p w14:paraId="2E8A60CD" w14:textId="4A140955" w:rsidR="00D27560" w:rsidRPr="00086E76" w:rsidRDefault="00D27560" w:rsidP="00D27560">
            <w:pPr>
              <w:pStyle w:val="NoSpacing"/>
            </w:pPr>
            <w:r w:rsidRPr="00086E76">
              <w:t>— (</w:t>
            </w:r>
            <w:r>
              <w:t>2</w:t>
            </w:r>
            <w:r w:rsidRPr="00086E76">
              <w:t>)</w:t>
            </w:r>
          </w:p>
        </w:tc>
      </w:tr>
      <w:tr w:rsidR="00D27560" w:rsidRPr="00086E76" w14:paraId="0398A99B" w14:textId="77777777" w:rsidTr="004F6210">
        <w:trPr>
          <w:trHeight w:val="324"/>
        </w:trPr>
        <w:tc>
          <w:tcPr>
            <w:tcW w:w="1288" w:type="dxa"/>
            <w:vMerge/>
            <w:tcBorders>
              <w:top w:val="nil"/>
              <w:bottom w:val="nil"/>
            </w:tcBorders>
            <w:tcMar>
              <w:left w:w="57" w:type="dxa"/>
              <w:right w:w="57" w:type="dxa"/>
            </w:tcMar>
            <w:vAlign w:val="center"/>
            <w:hideMark/>
          </w:tcPr>
          <w:p w14:paraId="4343EE13" w14:textId="77777777" w:rsidR="00D27560" w:rsidRPr="00086E76" w:rsidRDefault="00D27560" w:rsidP="002D202B">
            <w:pPr>
              <w:pStyle w:val="NoSpacing"/>
            </w:pPr>
          </w:p>
        </w:tc>
        <w:tc>
          <w:tcPr>
            <w:tcW w:w="2705" w:type="dxa"/>
            <w:tcBorders>
              <w:top w:val="nil"/>
              <w:bottom w:val="nil"/>
            </w:tcBorders>
            <w:vAlign w:val="center"/>
            <w:hideMark/>
          </w:tcPr>
          <w:p w14:paraId="20111DBB" w14:textId="630FD6E6" w:rsidR="00D27560" w:rsidRPr="00086E76" w:rsidRDefault="00D27560"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tcPr>
          <w:p w14:paraId="4BAE45B5" w14:textId="136F43B7" w:rsidR="00D27560" w:rsidRPr="00086E76" w:rsidRDefault="00D27560" w:rsidP="002D202B">
            <w:pPr>
              <w:pStyle w:val="NoSpacing"/>
            </w:pPr>
            <w:r w:rsidRPr="004E4358">
              <w:t>1.5610</w:t>
            </w:r>
          </w:p>
        </w:tc>
        <w:tc>
          <w:tcPr>
            <w:tcW w:w="1324" w:type="dxa"/>
            <w:tcBorders>
              <w:top w:val="nil"/>
              <w:bottom w:val="nil"/>
            </w:tcBorders>
          </w:tcPr>
          <w:p w14:paraId="77B5021F" w14:textId="5042D169" w:rsidR="00D27560" w:rsidRPr="00086E76" w:rsidRDefault="00D27560" w:rsidP="002D202B">
            <w:pPr>
              <w:pStyle w:val="NoSpacing"/>
            </w:pPr>
            <w:r w:rsidRPr="004E4358">
              <w:t>0.7941</w:t>
            </w:r>
          </w:p>
        </w:tc>
        <w:tc>
          <w:tcPr>
            <w:tcW w:w="1293" w:type="dxa"/>
            <w:gridSpan w:val="2"/>
            <w:tcBorders>
              <w:top w:val="nil"/>
              <w:bottom w:val="nil"/>
            </w:tcBorders>
          </w:tcPr>
          <w:p w14:paraId="761F6980" w14:textId="79E8F58D" w:rsidR="00D27560" w:rsidRPr="00086E76" w:rsidRDefault="00D27560" w:rsidP="002D202B">
            <w:pPr>
              <w:pStyle w:val="NoSpacing"/>
            </w:pPr>
            <w:r w:rsidRPr="004E4358">
              <w:t>2.3279</w:t>
            </w:r>
          </w:p>
        </w:tc>
        <w:tc>
          <w:tcPr>
            <w:tcW w:w="1825" w:type="dxa"/>
            <w:tcBorders>
              <w:top w:val="nil"/>
              <w:bottom w:val="nil"/>
            </w:tcBorders>
            <w:vAlign w:val="center"/>
            <w:hideMark/>
          </w:tcPr>
          <w:p w14:paraId="2E1F58A6" w14:textId="1620A4FE" w:rsidR="00D27560" w:rsidRPr="00086E76" w:rsidRDefault="00D27560" w:rsidP="00D27560">
            <w:pPr>
              <w:pStyle w:val="NoSpacing"/>
            </w:pPr>
            <w:r>
              <w:t>1.00</w:t>
            </w:r>
            <w:r w:rsidRPr="00086E76">
              <w:t xml:space="preserve"> (</w:t>
            </w:r>
            <w:r>
              <w:t>1</w:t>
            </w:r>
            <w:r w:rsidRPr="00086E76">
              <w:t>)</w:t>
            </w:r>
          </w:p>
        </w:tc>
      </w:tr>
      <w:tr w:rsidR="00D27560" w:rsidRPr="00086E76" w14:paraId="5D8DD49C" w14:textId="77777777" w:rsidTr="004F6210">
        <w:trPr>
          <w:trHeight w:val="324"/>
        </w:trPr>
        <w:tc>
          <w:tcPr>
            <w:tcW w:w="1288" w:type="dxa"/>
            <w:vMerge/>
            <w:tcBorders>
              <w:top w:val="nil"/>
              <w:bottom w:val="single" w:sz="18" w:space="0" w:color="auto"/>
            </w:tcBorders>
            <w:tcMar>
              <w:left w:w="57" w:type="dxa"/>
              <w:right w:w="57" w:type="dxa"/>
            </w:tcMar>
            <w:vAlign w:val="center"/>
            <w:hideMark/>
          </w:tcPr>
          <w:p w14:paraId="12AF55DC" w14:textId="77777777" w:rsidR="00D27560" w:rsidRPr="00086E76" w:rsidRDefault="00D27560" w:rsidP="002D202B">
            <w:pPr>
              <w:pStyle w:val="NoSpacing"/>
            </w:pPr>
          </w:p>
        </w:tc>
        <w:tc>
          <w:tcPr>
            <w:tcW w:w="2705" w:type="dxa"/>
            <w:tcBorders>
              <w:top w:val="nil"/>
              <w:bottom w:val="single" w:sz="18" w:space="0" w:color="auto"/>
            </w:tcBorders>
            <w:vAlign w:val="center"/>
            <w:hideMark/>
          </w:tcPr>
          <w:p w14:paraId="6B7D9563" w14:textId="77777777" w:rsidR="00D27560" w:rsidRPr="00086E76" w:rsidRDefault="00D27560" w:rsidP="002D202B">
            <w:pPr>
              <w:pStyle w:val="NoSpacing"/>
            </w:pPr>
            <w:r w:rsidRPr="00086E76">
              <w:t>Temperature (°C)</w:t>
            </w:r>
          </w:p>
        </w:tc>
        <w:tc>
          <w:tcPr>
            <w:tcW w:w="1204" w:type="dxa"/>
            <w:tcBorders>
              <w:top w:val="nil"/>
              <w:bottom w:val="single" w:sz="18" w:space="0" w:color="auto"/>
            </w:tcBorders>
            <w:hideMark/>
          </w:tcPr>
          <w:p w14:paraId="4BD8E735" w14:textId="0A36FC40" w:rsidR="00D27560" w:rsidRPr="00086E76" w:rsidRDefault="00D27560" w:rsidP="002D202B">
            <w:pPr>
              <w:pStyle w:val="NoSpacing"/>
            </w:pPr>
            <w:r w:rsidRPr="006D35E1">
              <w:t>-0.2552</w:t>
            </w:r>
          </w:p>
        </w:tc>
        <w:tc>
          <w:tcPr>
            <w:tcW w:w="1324" w:type="dxa"/>
            <w:tcBorders>
              <w:top w:val="nil"/>
              <w:bottom w:val="single" w:sz="18" w:space="0" w:color="auto"/>
            </w:tcBorders>
            <w:hideMark/>
          </w:tcPr>
          <w:p w14:paraId="5B2AB9FD" w14:textId="62922DF2" w:rsidR="00D27560" w:rsidRPr="00086E76" w:rsidRDefault="00D27560" w:rsidP="002D202B">
            <w:pPr>
              <w:pStyle w:val="NoSpacing"/>
            </w:pPr>
            <w:r w:rsidRPr="006D35E1">
              <w:t>-0.3743</w:t>
            </w:r>
          </w:p>
        </w:tc>
        <w:tc>
          <w:tcPr>
            <w:tcW w:w="1293" w:type="dxa"/>
            <w:gridSpan w:val="2"/>
            <w:tcBorders>
              <w:top w:val="nil"/>
              <w:bottom w:val="single" w:sz="18" w:space="0" w:color="auto"/>
            </w:tcBorders>
            <w:hideMark/>
          </w:tcPr>
          <w:p w14:paraId="112E01AB" w14:textId="2E8EDF43" w:rsidR="00D27560" w:rsidRPr="00086E76" w:rsidRDefault="00D27560" w:rsidP="002D202B">
            <w:pPr>
              <w:pStyle w:val="NoSpacing"/>
            </w:pPr>
            <w:r w:rsidRPr="006D35E1">
              <w:t>-0.1362</w:t>
            </w:r>
          </w:p>
        </w:tc>
        <w:tc>
          <w:tcPr>
            <w:tcW w:w="1825" w:type="dxa"/>
            <w:tcBorders>
              <w:top w:val="nil"/>
              <w:bottom w:val="single" w:sz="18" w:space="0" w:color="auto"/>
            </w:tcBorders>
            <w:vAlign w:val="center"/>
            <w:hideMark/>
          </w:tcPr>
          <w:p w14:paraId="2D02C009" w14:textId="182B1908" w:rsidR="00D27560" w:rsidRPr="00086E76" w:rsidRDefault="00D27560" w:rsidP="002D202B">
            <w:pPr>
              <w:pStyle w:val="NoSpacing"/>
            </w:pPr>
            <w:r>
              <w:t>0.52</w:t>
            </w:r>
            <w:r w:rsidRPr="00086E76">
              <w:t xml:space="preserve"> (2)</w:t>
            </w:r>
          </w:p>
        </w:tc>
      </w:tr>
    </w:tbl>
    <w:p w14:paraId="0300A66E" w14:textId="0CEEF503" w:rsidR="00755916" w:rsidRDefault="00755916" w:rsidP="002D202B">
      <w:pPr>
        <w:pStyle w:val="NoSpacing"/>
      </w:pPr>
    </w:p>
    <w:p w14:paraId="463A2E29" w14:textId="77777777" w:rsidR="00755916" w:rsidRDefault="00755916" w:rsidP="002D202B">
      <w:pPr>
        <w:pStyle w:val="NoSpacing"/>
      </w:pPr>
      <w:r>
        <w:br w:type="page"/>
      </w:r>
    </w:p>
    <w:p w14:paraId="4109ABF8" w14:textId="4F36349F" w:rsidR="00755916" w:rsidRPr="0050086D" w:rsidRDefault="00755916" w:rsidP="002D202B">
      <w:pPr>
        <w:pStyle w:val="NoSpacing"/>
      </w:pPr>
      <w:r w:rsidRPr="0050086D">
        <w:rPr>
          <w:b/>
          <w:bCs/>
        </w:rPr>
        <w:lastRenderedPageBreak/>
        <w:t xml:space="preserve">Table </w:t>
      </w:r>
      <w:r>
        <w:rPr>
          <w:b/>
          <w:bCs/>
        </w:rPr>
        <w:t>S</w:t>
      </w:r>
      <w:r w:rsidR="005A1847">
        <w:rPr>
          <w:b/>
          <w:bCs/>
        </w:rPr>
        <w:t>6</w:t>
      </w:r>
      <w:r w:rsidRPr="0050086D">
        <w:t xml:space="preserve"> </w:t>
      </w:r>
      <w:r>
        <w:t>Variables associated with the characteristics</w:t>
      </w:r>
      <w:r w:rsidRPr="0050086D">
        <w:t xml:space="preserve"> of African wild dog hunt</w:t>
      </w:r>
      <w:r>
        <w:t xml:space="preserve">ing periods in the </w:t>
      </w:r>
      <w:r>
        <w:rPr>
          <w:b/>
          <w:bCs/>
          <w:u w:val="single"/>
        </w:rPr>
        <w:t>evening</w:t>
      </w:r>
      <w:r w:rsidRPr="0050086D">
        <w:t xml:space="preserve">. The table presents estimated effects of </w:t>
      </w:r>
      <w:r w:rsidR="001C215E">
        <w:t>explanatory</w:t>
      </w:r>
      <w:r w:rsidRPr="0050086D">
        <w:t xml:space="preserve"> variables included in the top model sets (</w:t>
      </w:r>
      <w:r w:rsidRPr="006B745C">
        <w:t>ΔAICc &lt;</w:t>
      </w:r>
      <w:r w:rsidR="006B745C">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8"/>
        <w:gridCol w:w="2404"/>
        <w:gridCol w:w="130"/>
        <w:gridCol w:w="1004"/>
        <w:gridCol w:w="317"/>
        <w:gridCol w:w="938"/>
        <w:gridCol w:w="480"/>
        <w:gridCol w:w="581"/>
        <w:gridCol w:w="591"/>
        <w:gridCol w:w="245"/>
        <w:gridCol w:w="1134"/>
        <w:gridCol w:w="567"/>
      </w:tblGrid>
      <w:tr w:rsidR="009D7AB3" w:rsidRPr="009D7AB3" w14:paraId="53E8039E" w14:textId="77777777" w:rsidTr="004F6210">
        <w:trPr>
          <w:trHeight w:val="324"/>
        </w:trPr>
        <w:tc>
          <w:tcPr>
            <w:tcW w:w="1390" w:type="dxa"/>
            <w:gridSpan w:val="2"/>
            <w:tcBorders>
              <w:top w:val="single" w:sz="18" w:space="0" w:color="auto"/>
              <w:bottom w:val="single" w:sz="18" w:space="0" w:color="auto"/>
            </w:tcBorders>
            <w:vAlign w:val="center"/>
            <w:hideMark/>
          </w:tcPr>
          <w:p w14:paraId="50669110" w14:textId="32DC6498" w:rsidR="009D7AB3" w:rsidRPr="009D7AB3" w:rsidRDefault="009D7AB3" w:rsidP="002D202B">
            <w:pPr>
              <w:pStyle w:val="NoSpacing"/>
            </w:pPr>
            <w:r>
              <w:t>Outcome variable</w:t>
            </w:r>
          </w:p>
        </w:tc>
        <w:tc>
          <w:tcPr>
            <w:tcW w:w="2534" w:type="dxa"/>
            <w:gridSpan w:val="2"/>
            <w:tcBorders>
              <w:top w:val="single" w:sz="18" w:space="0" w:color="auto"/>
              <w:bottom w:val="single" w:sz="18" w:space="0" w:color="auto"/>
            </w:tcBorders>
            <w:vAlign w:val="center"/>
            <w:hideMark/>
          </w:tcPr>
          <w:p w14:paraId="09D7E011" w14:textId="447E99EE" w:rsidR="009D7AB3" w:rsidRPr="009D7AB3" w:rsidRDefault="001C215E" w:rsidP="002D202B">
            <w:pPr>
              <w:pStyle w:val="NoSpacing"/>
            </w:pPr>
            <w:r>
              <w:t>Explanatory</w:t>
            </w:r>
            <w:r w:rsidR="009D7AB3">
              <w:t xml:space="preserve"> variable</w:t>
            </w:r>
          </w:p>
        </w:tc>
        <w:tc>
          <w:tcPr>
            <w:tcW w:w="1321" w:type="dxa"/>
            <w:gridSpan w:val="2"/>
            <w:tcBorders>
              <w:top w:val="single" w:sz="18" w:space="0" w:color="auto"/>
              <w:bottom w:val="single" w:sz="18" w:space="0" w:color="auto"/>
            </w:tcBorders>
            <w:vAlign w:val="center"/>
            <w:hideMark/>
          </w:tcPr>
          <w:p w14:paraId="39BBAA11" w14:textId="77777777" w:rsidR="009D7AB3" w:rsidRPr="009D7AB3" w:rsidRDefault="009D7AB3" w:rsidP="002D202B">
            <w:pPr>
              <w:pStyle w:val="NoSpacing"/>
            </w:pPr>
            <w:r w:rsidRPr="009D7AB3">
              <w:t>Estimate</w:t>
            </w:r>
          </w:p>
        </w:tc>
        <w:tc>
          <w:tcPr>
            <w:tcW w:w="1418" w:type="dxa"/>
            <w:gridSpan w:val="2"/>
            <w:tcBorders>
              <w:top w:val="single" w:sz="18" w:space="0" w:color="auto"/>
              <w:bottom w:val="single" w:sz="18" w:space="0" w:color="auto"/>
            </w:tcBorders>
            <w:vAlign w:val="center"/>
            <w:hideMark/>
          </w:tcPr>
          <w:p w14:paraId="6FD7B0CB" w14:textId="745C381B" w:rsidR="009D7AB3" w:rsidRPr="009D7AB3" w:rsidRDefault="009D7AB3" w:rsidP="002D202B">
            <w:pPr>
              <w:pStyle w:val="NoSpacing"/>
            </w:pPr>
            <w:r w:rsidRPr="009D7AB3">
              <w:t>Lower</w:t>
            </w:r>
            <w:r>
              <w:t xml:space="preserve"> </w:t>
            </w:r>
            <w:r w:rsidRPr="009D7AB3">
              <w:t>95% CI</w:t>
            </w:r>
          </w:p>
        </w:tc>
        <w:tc>
          <w:tcPr>
            <w:tcW w:w="1172" w:type="dxa"/>
            <w:gridSpan w:val="2"/>
            <w:tcBorders>
              <w:top w:val="single" w:sz="18" w:space="0" w:color="auto"/>
              <w:bottom w:val="single" w:sz="18" w:space="0" w:color="auto"/>
            </w:tcBorders>
            <w:vAlign w:val="center"/>
            <w:hideMark/>
          </w:tcPr>
          <w:p w14:paraId="4972C767" w14:textId="1BBD65BA" w:rsidR="009D7AB3" w:rsidRPr="009D7AB3" w:rsidRDefault="009D7AB3" w:rsidP="002D202B">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53589A7A" w14:textId="77777777" w:rsidR="009D7AB3" w:rsidRPr="009D7AB3" w:rsidRDefault="009D7AB3" w:rsidP="002D202B">
            <w:pPr>
              <w:pStyle w:val="NoSpacing"/>
            </w:pPr>
            <w:r w:rsidRPr="009D7AB3">
              <w:t>Variable</w:t>
            </w:r>
          </w:p>
          <w:p w14:paraId="092B0EEB" w14:textId="33B95E9C" w:rsidR="009D7AB3" w:rsidRPr="009D7AB3" w:rsidRDefault="009D7AB3" w:rsidP="002D202B">
            <w:pPr>
              <w:pStyle w:val="NoSpacing"/>
            </w:pPr>
            <w:r>
              <w:t>i</w:t>
            </w:r>
            <w:r w:rsidRPr="009D7AB3">
              <w:t>mportance (n)</w:t>
            </w:r>
          </w:p>
        </w:tc>
      </w:tr>
      <w:tr w:rsidR="006B745C" w:rsidRPr="009D7AB3" w14:paraId="5AFF345C" w14:textId="77777777" w:rsidTr="004F6210">
        <w:trPr>
          <w:trHeight w:val="324"/>
        </w:trPr>
        <w:tc>
          <w:tcPr>
            <w:tcW w:w="1390" w:type="dxa"/>
            <w:gridSpan w:val="2"/>
            <w:vMerge w:val="restart"/>
            <w:tcBorders>
              <w:top w:val="single" w:sz="18" w:space="0" w:color="auto"/>
            </w:tcBorders>
            <w:vAlign w:val="center"/>
            <w:hideMark/>
          </w:tcPr>
          <w:p w14:paraId="06DFB1B9" w14:textId="77777777" w:rsidR="006B745C" w:rsidRPr="009D7AB3" w:rsidRDefault="006B745C" w:rsidP="002D202B">
            <w:pPr>
              <w:pStyle w:val="NoSpacing"/>
            </w:pPr>
            <w:r w:rsidRPr="009D7AB3">
              <w:t>Occurrence</w:t>
            </w:r>
          </w:p>
        </w:tc>
        <w:tc>
          <w:tcPr>
            <w:tcW w:w="2534" w:type="dxa"/>
            <w:gridSpan w:val="2"/>
            <w:tcBorders>
              <w:top w:val="single" w:sz="18" w:space="0" w:color="auto"/>
            </w:tcBorders>
            <w:vAlign w:val="center"/>
            <w:hideMark/>
          </w:tcPr>
          <w:p w14:paraId="4EB1BA35" w14:textId="77777777" w:rsidR="006B745C" w:rsidRPr="009D7AB3" w:rsidRDefault="006B745C" w:rsidP="002D202B">
            <w:pPr>
              <w:pStyle w:val="NoSpacing"/>
            </w:pPr>
            <w:r w:rsidRPr="009D7AB3">
              <w:t>Intercept</w:t>
            </w:r>
          </w:p>
        </w:tc>
        <w:tc>
          <w:tcPr>
            <w:tcW w:w="1321" w:type="dxa"/>
            <w:gridSpan w:val="2"/>
            <w:tcBorders>
              <w:top w:val="single" w:sz="18" w:space="0" w:color="auto"/>
            </w:tcBorders>
            <w:hideMark/>
          </w:tcPr>
          <w:p w14:paraId="13415F58" w14:textId="56769C7F" w:rsidR="006B745C" w:rsidRPr="00086E76" w:rsidRDefault="006B745C" w:rsidP="002D202B">
            <w:pPr>
              <w:pStyle w:val="NoSpacing"/>
            </w:pPr>
            <w:r w:rsidRPr="00A96FCC">
              <w:t>1.2315</w:t>
            </w:r>
          </w:p>
        </w:tc>
        <w:tc>
          <w:tcPr>
            <w:tcW w:w="1418" w:type="dxa"/>
            <w:gridSpan w:val="2"/>
            <w:tcBorders>
              <w:top w:val="single" w:sz="18" w:space="0" w:color="auto"/>
            </w:tcBorders>
            <w:hideMark/>
          </w:tcPr>
          <w:p w14:paraId="4DF36F83" w14:textId="0AFAB02B" w:rsidR="006B745C" w:rsidRPr="00086E76" w:rsidRDefault="006B745C" w:rsidP="002D202B">
            <w:pPr>
              <w:pStyle w:val="NoSpacing"/>
            </w:pPr>
            <w:r w:rsidRPr="00A96FCC">
              <w:t>1.1211</w:t>
            </w:r>
          </w:p>
        </w:tc>
        <w:tc>
          <w:tcPr>
            <w:tcW w:w="1417" w:type="dxa"/>
            <w:gridSpan w:val="3"/>
            <w:tcBorders>
              <w:top w:val="single" w:sz="18" w:space="0" w:color="auto"/>
            </w:tcBorders>
            <w:hideMark/>
          </w:tcPr>
          <w:p w14:paraId="0F09C571" w14:textId="48F14CA7" w:rsidR="006B745C" w:rsidRPr="00086E76" w:rsidRDefault="006B745C" w:rsidP="002D202B">
            <w:pPr>
              <w:pStyle w:val="NoSpacing"/>
            </w:pPr>
            <w:r w:rsidRPr="00A96FCC">
              <w:t>1.3419</w:t>
            </w:r>
          </w:p>
        </w:tc>
        <w:tc>
          <w:tcPr>
            <w:tcW w:w="1701" w:type="dxa"/>
            <w:gridSpan w:val="2"/>
            <w:tcBorders>
              <w:top w:val="single" w:sz="18" w:space="0" w:color="auto"/>
            </w:tcBorders>
            <w:vAlign w:val="center"/>
            <w:hideMark/>
          </w:tcPr>
          <w:p w14:paraId="04E83328" w14:textId="6C7EE273" w:rsidR="006B745C" w:rsidRPr="00086E76" w:rsidRDefault="006B745C" w:rsidP="006B745C">
            <w:pPr>
              <w:pStyle w:val="NoSpacing"/>
            </w:pPr>
            <w:r w:rsidRPr="00086E76">
              <w:t>— (</w:t>
            </w:r>
            <w:r>
              <w:t>1</w:t>
            </w:r>
            <w:r w:rsidRPr="00086E76">
              <w:t>)</w:t>
            </w:r>
          </w:p>
        </w:tc>
      </w:tr>
      <w:tr w:rsidR="006B745C" w:rsidRPr="009D7AB3" w14:paraId="38AB9757" w14:textId="77777777" w:rsidTr="004F6210">
        <w:trPr>
          <w:trHeight w:val="324"/>
        </w:trPr>
        <w:tc>
          <w:tcPr>
            <w:tcW w:w="1390" w:type="dxa"/>
            <w:gridSpan w:val="2"/>
            <w:vMerge/>
            <w:vAlign w:val="center"/>
          </w:tcPr>
          <w:p w14:paraId="0B889B6C" w14:textId="77777777" w:rsidR="006B745C" w:rsidRPr="009D7AB3" w:rsidRDefault="006B745C" w:rsidP="002D202B">
            <w:pPr>
              <w:pStyle w:val="NoSpacing"/>
            </w:pPr>
          </w:p>
        </w:tc>
        <w:tc>
          <w:tcPr>
            <w:tcW w:w="2534" w:type="dxa"/>
            <w:gridSpan w:val="2"/>
            <w:vAlign w:val="center"/>
          </w:tcPr>
          <w:p w14:paraId="12BF243A" w14:textId="77777777" w:rsidR="006B745C" w:rsidRPr="009D7AB3" w:rsidRDefault="006B745C" w:rsidP="002D202B">
            <w:pPr>
              <w:pStyle w:val="NoSpacing"/>
            </w:pPr>
            <w:r w:rsidRPr="009D7AB3">
              <w:t>Moonlight</w:t>
            </w:r>
          </w:p>
        </w:tc>
        <w:tc>
          <w:tcPr>
            <w:tcW w:w="1321" w:type="dxa"/>
            <w:gridSpan w:val="2"/>
          </w:tcPr>
          <w:p w14:paraId="49DD7C11" w14:textId="3254F485" w:rsidR="006B745C" w:rsidRPr="00086E76" w:rsidRDefault="006B745C" w:rsidP="002D202B">
            <w:pPr>
              <w:pStyle w:val="NoSpacing"/>
            </w:pPr>
            <w:r w:rsidRPr="002C1E58">
              <w:t>-0.0098</w:t>
            </w:r>
          </w:p>
        </w:tc>
        <w:tc>
          <w:tcPr>
            <w:tcW w:w="1418" w:type="dxa"/>
            <w:gridSpan w:val="2"/>
          </w:tcPr>
          <w:p w14:paraId="50ED7E74" w14:textId="18E855B8" w:rsidR="006B745C" w:rsidRPr="00086E76" w:rsidRDefault="006B745C" w:rsidP="002D202B">
            <w:pPr>
              <w:pStyle w:val="NoSpacing"/>
            </w:pPr>
            <w:r w:rsidRPr="002C1E58">
              <w:t>-0.0118</w:t>
            </w:r>
          </w:p>
        </w:tc>
        <w:tc>
          <w:tcPr>
            <w:tcW w:w="1417" w:type="dxa"/>
            <w:gridSpan w:val="3"/>
          </w:tcPr>
          <w:p w14:paraId="4218FFA8" w14:textId="75FF15A8" w:rsidR="006B745C" w:rsidRPr="00086E76" w:rsidRDefault="006B745C" w:rsidP="002D202B">
            <w:pPr>
              <w:pStyle w:val="NoSpacing"/>
            </w:pPr>
            <w:r w:rsidRPr="002C1E58">
              <w:t>-0.0079</w:t>
            </w:r>
          </w:p>
        </w:tc>
        <w:tc>
          <w:tcPr>
            <w:tcW w:w="1701" w:type="dxa"/>
            <w:gridSpan w:val="2"/>
            <w:vAlign w:val="center"/>
          </w:tcPr>
          <w:p w14:paraId="5414AFDD" w14:textId="467319A5" w:rsidR="006B745C" w:rsidRPr="00086E76" w:rsidRDefault="006B745C" w:rsidP="006B745C">
            <w:pPr>
              <w:pStyle w:val="NoSpacing"/>
            </w:pPr>
            <w:r w:rsidRPr="00086E76">
              <w:t>1.00 (</w:t>
            </w:r>
            <w:r>
              <w:t>1</w:t>
            </w:r>
            <w:r w:rsidRPr="00086E76">
              <w:t>)</w:t>
            </w:r>
          </w:p>
        </w:tc>
      </w:tr>
      <w:tr w:rsidR="006B745C" w:rsidRPr="009D7AB3" w14:paraId="6AEC917F" w14:textId="77777777" w:rsidTr="004F6210">
        <w:trPr>
          <w:trHeight w:val="324"/>
        </w:trPr>
        <w:tc>
          <w:tcPr>
            <w:tcW w:w="1390" w:type="dxa"/>
            <w:gridSpan w:val="2"/>
            <w:vMerge/>
            <w:vAlign w:val="center"/>
            <w:hideMark/>
          </w:tcPr>
          <w:p w14:paraId="29D9A738" w14:textId="77777777" w:rsidR="006B745C" w:rsidRPr="009D7AB3" w:rsidRDefault="006B745C" w:rsidP="002D202B">
            <w:pPr>
              <w:pStyle w:val="NoSpacing"/>
            </w:pPr>
          </w:p>
        </w:tc>
        <w:tc>
          <w:tcPr>
            <w:tcW w:w="2534" w:type="dxa"/>
            <w:gridSpan w:val="2"/>
            <w:vAlign w:val="center"/>
          </w:tcPr>
          <w:p w14:paraId="1DF0D52E" w14:textId="77777777" w:rsidR="006B745C" w:rsidRPr="009D7AB3" w:rsidRDefault="006B745C" w:rsidP="002D202B">
            <w:pPr>
              <w:pStyle w:val="NoSpacing"/>
            </w:pPr>
            <w:r w:rsidRPr="009D7AB3">
              <w:t>Temperature (°C)</w:t>
            </w:r>
          </w:p>
        </w:tc>
        <w:tc>
          <w:tcPr>
            <w:tcW w:w="1321" w:type="dxa"/>
            <w:gridSpan w:val="2"/>
          </w:tcPr>
          <w:p w14:paraId="3B2F0447" w14:textId="1A3FC0ED" w:rsidR="006B745C" w:rsidRPr="00086E76" w:rsidRDefault="006B745C" w:rsidP="002D202B">
            <w:pPr>
              <w:pStyle w:val="NoSpacing"/>
            </w:pPr>
            <w:r w:rsidRPr="00C9179C">
              <w:t>-0.0167</w:t>
            </w:r>
          </w:p>
        </w:tc>
        <w:tc>
          <w:tcPr>
            <w:tcW w:w="1418" w:type="dxa"/>
            <w:gridSpan w:val="2"/>
          </w:tcPr>
          <w:p w14:paraId="15C3E4F9" w14:textId="0F9EBF96" w:rsidR="006B745C" w:rsidRPr="00086E76" w:rsidRDefault="006B745C" w:rsidP="002D202B">
            <w:pPr>
              <w:pStyle w:val="NoSpacing"/>
            </w:pPr>
            <w:r w:rsidRPr="00C9179C">
              <w:t>-0.0206</w:t>
            </w:r>
          </w:p>
        </w:tc>
        <w:tc>
          <w:tcPr>
            <w:tcW w:w="1417" w:type="dxa"/>
            <w:gridSpan w:val="3"/>
          </w:tcPr>
          <w:p w14:paraId="1733DB62" w14:textId="2A76076D" w:rsidR="006B745C" w:rsidRPr="00086E76" w:rsidRDefault="006B745C" w:rsidP="002D202B">
            <w:pPr>
              <w:pStyle w:val="NoSpacing"/>
            </w:pPr>
            <w:r w:rsidRPr="00C9179C">
              <w:t>-0.0129</w:t>
            </w:r>
          </w:p>
        </w:tc>
        <w:tc>
          <w:tcPr>
            <w:tcW w:w="1701" w:type="dxa"/>
            <w:gridSpan w:val="2"/>
            <w:vAlign w:val="center"/>
          </w:tcPr>
          <w:p w14:paraId="3B73F78C" w14:textId="2C085FCE" w:rsidR="006B745C" w:rsidRPr="00086E76" w:rsidRDefault="00EC0B27" w:rsidP="006B745C">
            <w:pPr>
              <w:pStyle w:val="NoSpacing"/>
            </w:pPr>
            <w:r>
              <w:t>1.00</w:t>
            </w:r>
            <w:r w:rsidR="006B745C" w:rsidRPr="00086E76">
              <w:t xml:space="preserve"> (</w:t>
            </w:r>
            <w:r w:rsidR="006B745C">
              <w:t>1</w:t>
            </w:r>
            <w:r w:rsidR="006B745C" w:rsidRPr="00086E76">
              <w:t>)</w:t>
            </w:r>
          </w:p>
        </w:tc>
      </w:tr>
      <w:tr w:rsidR="00EC0B27" w:rsidRPr="005F0658" w14:paraId="6BF340DF" w14:textId="77777777" w:rsidTr="004F6210">
        <w:trPr>
          <w:gridAfter w:val="1"/>
          <w:wAfter w:w="567" w:type="dxa"/>
          <w:trHeight w:val="324"/>
        </w:trPr>
        <w:tc>
          <w:tcPr>
            <w:tcW w:w="1242" w:type="dxa"/>
            <w:vMerge w:val="restart"/>
            <w:tcBorders>
              <w:top w:val="single" w:sz="4" w:space="0" w:color="auto"/>
              <w:bottom w:val="nil"/>
            </w:tcBorders>
            <w:vAlign w:val="center"/>
          </w:tcPr>
          <w:p w14:paraId="5396C95A" w14:textId="77777777" w:rsidR="00EC0B27" w:rsidRPr="009D7AB3" w:rsidRDefault="00EC0B27" w:rsidP="00EC0B27">
            <w:pPr>
              <w:pStyle w:val="NoSpacing"/>
            </w:pPr>
            <w:r w:rsidRPr="009D7AB3">
              <w:t>Duration</w:t>
            </w:r>
          </w:p>
          <w:p w14:paraId="5E78E370" w14:textId="5AB7687F" w:rsidR="00EC0B27" w:rsidRPr="005F0658" w:rsidRDefault="00EC0B27" w:rsidP="00EC0B27">
            <w:pPr>
              <w:pStyle w:val="NoSpacing"/>
              <w:rPr>
                <w:sz w:val="24"/>
                <w:szCs w:val="24"/>
              </w:rPr>
            </w:pPr>
            <w:r w:rsidRPr="009D7AB3">
              <w:t>(minutes)</w:t>
            </w:r>
          </w:p>
        </w:tc>
        <w:tc>
          <w:tcPr>
            <w:tcW w:w="2552" w:type="dxa"/>
            <w:gridSpan w:val="2"/>
            <w:tcBorders>
              <w:top w:val="single" w:sz="4" w:space="0" w:color="auto"/>
              <w:bottom w:val="nil"/>
            </w:tcBorders>
            <w:vAlign w:val="center"/>
          </w:tcPr>
          <w:p w14:paraId="5EBA19AD" w14:textId="77777777" w:rsidR="00EC0B27" w:rsidRPr="005F0658" w:rsidRDefault="00EC0B27" w:rsidP="00671662">
            <w:pPr>
              <w:pStyle w:val="NoSpacing"/>
              <w:rPr>
                <w:b/>
                <w:sz w:val="24"/>
                <w:szCs w:val="24"/>
              </w:rPr>
            </w:pPr>
            <w:r w:rsidRPr="005F0658">
              <w:rPr>
                <w:sz w:val="24"/>
                <w:szCs w:val="24"/>
              </w:rPr>
              <w:t>Intercept</w:t>
            </w:r>
          </w:p>
        </w:tc>
        <w:tc>
          <w:tcPr>
            <w:tcW w:w="1134" w:type="dxa"/>
            <w:gridSpan w:val="2"/>
            <w:tcBorders>
              <w:top w:val="single" w:sz="4" w:space="0" w:color="auto"/>
              <w:bottom w:val="nil"/>
            </w:tcBorders>
          </w:tcPr>
          <w:p w14:paraId="2477E175" w14:textId="77777777" w:rsidR="00EC0B27" w:rsidRPr="005F0658" w:rsidRDefault="00EC0B27" w:rsidP="00671662">
            <w:pPr>
              <w:pStyle w:val="NoSpacing"/>
              <w:jc w:val="right"/>
              <w:rPr>
                <w:b/>
                <w:sz w:val="24"/>
                <w:szCs w:val="24"/>
              </w:rPr>
            </w:pPr>
            <w:r w:rsidRPr="00C542A2">
              <w:t>206.230</w:t>
            </w:r>
          </w:p>
        </w:tc>
        <w:tc>
          <w:tcPr>
            <w:tcW w:w="1255" w:type="dxa"/>
            <w:gridSpan w:val="2"/>
            <w:tcBorders>
              <w:top w:val="single" w:sz="4" w:space="0" w:color="auto"/>
              <w:bottom w:val="nil"/>
            </w:tcBorders>
          </w:tcPr>
          <w:p w14:paraId="261116A7" w14:textId="77777777" w:rsidR="00EC0B27" w:rsidRPr="005F0658" w:rsidRDefault="00EC0B27" w:rsidP="00671662">
            <w:pPr>
              <w:pStyle w:val="NoSpacing"/>
              <w:jc w:val="right"/>
              <w:rPr>
                <w:b/>
                <w:sz w:val="24"/>
                <w:szCs w:val="24"/>
              </w:rPr>
            </w:pPr>
            <w:r w:rsidRPr="00C542A2">
              <w:t>191.461</w:t>
            </w:r>
          </w:p>
        </w:tc>
        <w:tc>
          <w:tcPr>
            <w:tcW w:w="1061" w:type="dxa"/>
            <w:gridSpan w:val="2"/>
            <w:tcBorders>
              <w:top w:val="single" w:sz="4" w:space="0" w:color="auto"/>
              <w:bottom w:val="nil"/>
            </w:tcBorders>
          </w:tcPr>
          <w:p w14:paraId="789ED3A4" w14:textId="77777777" w:rsidR="00EC0B27" w:rsidRPr="005F0658" w:rsidRDefault="00EC0B27" w:rsidP="00671662">
            <w:pPr>
              <w:pStyle w:val="NoSpacing"/>
              <w:jc w:val="right"/>
              <w:rPr>
                <w:b/>
                <w:sz w:val="24"/>
                <w:szCs w:val="24"/>
              </w:rPr>
            </w:pPr>
            <w:r w:rsidRPr="00C542A2">
              <w:t>220.999</w:t>
            </w:r>
          </w:p>
        </w:tc>
        <w:tc>
          <w:tcPr>
            <w:tcW w:w="1970" w:type="dxa"/>
            <w:gridSpan w:val="3"/>
            <w:tcBorders>
              <w:top w:val="single" w:sz="4" w:space="0" w:color="auto"/>
              <w:bottom w:val="nil"/>
            </w:tcBorders>
            <w:vAlign w:val="center"/>
          </w:tcPr>
          <w:p w14:paraId="002A25A8" w14:textId="77777777" w:rsidR="00EC0B27" w:rsidRPr="005F0658" w:rsidRDefault="00EC0B27" w:rsidP="00671662">
            <w:pPr>
              <w:pStyle w:val="NoSpacing"/>
              <w:jc w:val="right"/>
              <w:rPr>
                <w:b/>
                <w:sz w:val="24"/>
                <w:szCs w:val="24"/>
              </w:rPr>
            </w:pPr>
            <w:r w:rsidRPr="005F0658">
              <w:rPr>
                <w:sz w:val="24"/>
                <w:szCs w:val="24"/>
              </w:rPr>
              <w:t>— (</w:t>
            </w:r>
            <w:r>
              <w:rPr>
                <w:sz w:val="24"/>
                <w:szCs w:val="24"/>
              </w:rPr>
              <w:t>2</w:t>
            </w:r>
            <w:r w:rsidRPr="005F0658">
              <w:rPr>
                <w:sz w:val="24"/>
                <w:szCs w:val="24"/>
              </w:rPr>
              <w:t>)</w:t>
            </w:r>
          </w:p>
        </w:tc>
      </w:tr>
      <w:tr w:rsidR="00EC0B27" w:rsidRPr="005F0658" w14:paraId="0B5AC5A5" w14:textId="77777777" w:rsidTr="004F6210">
        <w:trPr>
          <w:gridAfter w:val="1"/>
          <w:wAfter w:w="567" w:type="dxa"/>
          <w:trHeight w:val="324"/>
        </w:trPr>
        <w:tc>
          <w:tcPr>
            <w:tcW w:w="1242" w:type="dxa"/>
            <w:vMerge/>
            <w:tcBorders>
              <w:top w:val="nil"/>
            </w:tcBorders>
            <w:vAlign w:val="center"/>
          </w:tcPr>
          <w:p w14:paraId="6E0C969C" w14:textId="77777777" w:rsidR="00EC0B27" w:rsidRPr="005F0658" w:rsidRDefault="00EC0B27" w:rsidP="00671662">
            <w:pPr>
              <w:pStyle w:val="NoSpacing"/>
              <w:rPr>
                <w:sz w:val="24"/>
                <w:szCs w:val="24"/>
              </w:rPr>
            </w:pPr>
          </w:p>
        </w:tc>
        <w:tc>
          <w:tcPr>
            <w:tcW w:w="2552" w:type="dxa"/>
            <w:gridSpan w:val="2"/>
            <w:tcBorders>
              <w:top w:val="nil"/>
            </w:tcBorders>
            <w:vAlign w:val="center"/>
          </w:tcPr>
          <w:p w14:paraId="73FAC09A" w14:textId="77777777" w:rsidR="00EC0B27" w:rsidRPr="005F0658" w:rsidRDefault="00EC0B27" w:rsidP="00671662">
            <w:pPr>
              <w:pStyle w:val="NoSpacing"/>
              <w:rPr>
                <w:sz w:val="24"/>
                <w:szCs w:val="24"/>
              </w:rPr>
            </w:pPr>
            <w:r w:rsidRPr="005F0658">
              <w:rPr>
                <w:sz w:val="24"/>
                <w:szCs w:val="24"/>
              </w:rPr>
              <w:t>Temperature (°C)</w:t>
            </w:r>
          </w:p>
        </w:tc>
        <w:tc>
          <w:tcPr>
            <w:tcW w:w="1134" w:type="dxa"/>
            <w:gridSpan w:val="2"/>
            <w:tcBorders>
              <w:top w:val="nil"/>
            </w:tcBorders>
          </w:tcPr>
          <w:p w14:paraId="75BBBD5E" w14:textId="77777777" w:rsidR="00EC0B27" w:rsidRPr="005F0658" w:rsidRDefault="00EC0B27" w:rsidP="00671662">
            <w:pPr>
              <w:pStyle w:val="NoSpacing"/>
              <w:jc w:val="right"/>
              <w:rPr>
                <w:sz w:val="24"/>
                <w:szCs w:val="24"/>
              </w:rPr>
            </w:pPr>
            <w:r w:rsidRPr="00C542A2">
              <w:t>-2.275</w:t>
            </w:r>
          </w:p>
        </w:tc>
        <w:tc>
          <w:tcPr>
            <w:tcW w:w="1255" w:type="dxa"/>
            <w:gridSpan w:val="2"/>
            <w:tcBorders>
              <w:top w:val="nil"/>
            </w:tcBorders>
          </w:tcPr>
          <w:p w14:paraId="3E5CAEDE" w14:textId="77777777" w:rsidR="00EC0B27" w:rsidRPr="005F0658" w:rsidRDefault="00EC0B27" w:rsidP="00671662">
            <w:pPr>
              <w:pStyle w:val="NoSpacing"/>
              <w:jc w:val="right"/>
              <w:rPr>
                <w:sz w:val="24"/>
                <w:szCs w:val="24"/>
              </w:rPr>
            </w:pPr>
            <w:r w:rsidRPr="00C542A2">
              <w:t>-2.794</w:t>
            </w:r>
          </w:p>
        </w:tc>
        <w:tc>
          <w:tcPr>
            <w:tcW w:w="1061" w:type="dxa"/>
            <w:gridSpan w:val="2"/>
            <w:tcBorders>
              <w:top w:val="nil"/>
            </w:tcBorders>
          </w:tcPr>
          <w:p w14:paraId="04AD4DE6" w14:textId="77777777" w:rsidR="00EC0B27" w:rsidRPr="005F0658" w:rsidRDefault="00EC0B27" w:rsidP="00671662">
            <w:pPr>
              <w:pStyle w:val="NoSpacing"/>
              <w:jc w:val="right"/>
              <w:rPr>
                <w:sz w:val="24"/>
                <w:szCs w:val="24"/>
              </w:rPr>
            </w:pPr>
            <w:r w:rsidRPr="00C542A2">
              <w:t>-1.757</w:t>
            </w:r>
          </w:p>
        </w:tc>
        <w:tc>
          <w:tcPr>
            <w:tcW w:w="1970" w:type="dxa"/>
            <w:gridSpan w:val="3"/>
            <w:tcBorders>
              <w:top w:val="nil"/>
            </w:tcBorders>
            <w:vAlign w:val="center"/>
          </w:tcPr>
          <w:p w14:paraId="07921C77" w14:textId="77777777" w:rsidR="00EC0B27" w:rsidRPr="005F0658" w:rsidRDefault="00EC0B27" w:rsidP="00671662">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617B83E0" w14:textId="77777777" w:rsidTr="004F6210">
        <w:trPr>
          <w:gridAfter w:val="1"/>
          <w:wAfter w:w="567" w:type="dxa"/>
          <w:trHeight w:val="324"/>
        </w:trPr>
        <w:tc>
          <w:tcPr>
            <w:tcW w:w="1242" w:type="dxa"/>
            <w:vMerge/>
            <w:vAlign w:val="center"/>
          </w:tcPr>
          <w:p w14:paraId="345CF833" w14:textId="77777777" w:rsidR="00EC0B27" w:rsidRPr="005F0658" w:rsidRDefault="00EC0B27" w:rsidP="00671662">
            <w:pPr>
              <w:pStyle w:val="NoSpacing"/>
              <w:rPr>
                <w:sz w:val="24"/>
                <w:szCs w:val="24"/>
              </w:rPr>
            </w:pPr>
          </w:p>
        </w:tc>
        <w:tc>
          <w:tcPr>
            <w:tcW w:w="2552" w:type="dxa"/>
            <w:gridSpan w:val="2"/>
            <w:vAlign w:val="center"/>
          </w:tcPr>
          <w:p w14:paraId="6DAA8B46" w14:textId="77777777" w:rsidR="00EC0B27" w:rsidRPr="005F0658" w:rsidRDefault="00EC0B27" w:rsidP="00671662">
            <w:pPr>
              <w:pStyle w:val="NoSpacing"/>
              <w:rPr>
                <w:sz w:val="24"/>
                <w:szCs w:val="24"/>
              </w:rPr>
            </w:pPr>
            <w:r w:rsidRPr="005F0658">
              <w:rPr>
                <w:sz w:val="24"/>
                <w:szCs w:val="24"/>
              </w:rPr>
              <w:t xml:space="preserve">Moonlight </w:t>
            </w:r>
          </w:p>
        </w:tc>
        <w:tc>
          <w:tcPr>
            <w:tcW w:w="1134" w:type="dxa"/>
            <w:gridSpan w:val="2"/>
          </w:tcPr>
          <w:p w14:paraId="42ADF8F6" w14:textId="77777777" w:rsidR="00EC0B27" w:rsidRPr="005F0658" w:rsidRDefault="00EC0B27" w:rsidP="00671662">
            <w:pPr>
              <w:pStyle w:val="NoSpacing"/>
              <w:jc w:val="right"/>
              <w:rPr>
                <w:sz w:val="24"/>
                <w:szCs w:val="24"/>
              </w:rPr>
            </w:pPr>
            <w:r w:rsidRPr="00C542A2">
              <w:t>-1.794</w:t>
            </w:r>
          </w:p>
        </w:tc>
        <w:tc>
          <w:tcPr>
            <w:tcW w:w="1255" w:type="dxa"/>
            <w:gridSpan w:val="2"/>
          </w:tcPr>
          <w:p w14:paraId="2734CADD" w14:textId="77777777" w:rsidR="00EC0B27" w:rsidRPr="005F0658" w:rsidRDefault="00EC0B27" w:rsidP="00671662">
            <w:pPr>
              <w:pStyle w:val="NoSpacing"/>
              <w:jc w:val="right"/>
              <w:rPr>
                <w:sz w:val="24"/>
                <w:szCs w:val="24"/>
              </w:rPr>
            </w:pPr>
            <w:r w:rsidRPr="00C542A2">
              <w:t>-2.048</w:t>
            </w:r>
          </w:p>
        </w:tc>
        <w:tc>
          <w:tcPr>
            <w:tcW w:w="1061" w:type="dxa"/>
            <w:gridSpan w:val="2"/>
          </w:tcPr>
          <w:p w14:paraId="2F573D6E" w14:textId="77777777" w:rsidR="00EC0B27" w:rsidRPr="005F0658" w:rsidRDefault="00EC0B27" w:rsidP="00671662">
            <w:pPr>
              <w:pStyle w:val="NoSpacing"/>
              <w:jc w:val="right"/>
              <w:rPr>
                <w:sz w:val="24"/>
                <w:szCs w:val="24"/>
              </w:rPr>
            </w:pPr>
            <w:r w:rsidRPr="00C542A2">
              <w:t>-1.539</w:t>
            </w:r>
          </w:p>
        </w:tc>
        <w:tc>
          <w:tcPr>
            <w:tcW w:w="1970" w:type="dxa"/>
            <w:gridSpan w:val="3"/>
            <w:vAlign w:val="center"/>
          </w:tcPr>
          <w:p w14:paraId="40DC60D4" w14:textId="77777777" w:rsidR="00EC0B27" w:rsidRPr="005F0658" w:rsidRDefault="00EC0B27" w:rsidP="00671662">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1AD44C18" w14:textId="77777777" w:rsidTr="004F6210">
        <w:trPr>
          <w:gridAfter w:val="1"/>
          <w:wAfter w:w="567" w:type="dxa"/>
          <w:trHeight w:val="324"/>
        </w:trPr>
        <w:tc>
          <w:tcPr>
            <w:tcW w:w="1242" w:type="dxa"/>
            <w:vMerge/>
            <w:vAlign w:val="center"/>
          </w:tcPr>
          <w:p w14:paraId="5A7F0090" w14:textId="77777777" w:rsidR="00EC0B27" w:rsidRPr="005F0658" w:rsidRDefault="00EC0B27" w:rsidP="00671662">
            <w:pPr>
              <w:pStyle w:val="NoSpacing"/>
              <w:rPr>
                <w:sz w:val="24"/>
                <w:szCs w:val="24"/>
              </w:rPr>
            </w:pPr>
          </w:p>
        </w:tc>
        <w:tc>
          <w:tcPr>
            <w:tcW w:w="2552" w:type="dxa"/>
            <w:gridSpan w:val="2"/>
            <w:vAlign w:val="center"/>
          </w:tcPr>
          <w:p w14:paraId="55458C7F" w14:textId="77777777" w:rsidR="00EC0B27" w:rsidRPr="005F0658" w:rsidRDefault="00EC0B27" w:rsidP="00671662">
            <w:pPr>
              <w:pStyle w:val="NoSpacing"/>
              <w:rPr>
                <w:b/>
                <w:sz w:val="24"/>
                <w:szCs w:val="24"/>
              </w:rPr>
            </w:pPr>
            <w:r w:rsidRPr="005F0658">
              <w:rPr>
                <w:sz w:val="24"/>
                <w:szCs w:val="24"/>
              </w:rPr>
              <w:t>Denning (Yes)</w:t>
            </w:r>
          </w:p>
        </w:tc>
        <w:tc>
          <w:tcPr>
            <w:tcW w:w="1134" w:type="dxa"/>
            <w:gridSpan w:val="2"/>
          </w:tcPr>
          <w:p w14:paraId="682BCB76" w14:textId="77777777" w:rsidR="00EC0B27" w:rsidRPr="005F0658" w:rsidRDefault="00EC0B27" w:rsidP="00671662">
            <w:pPr>
              <w:pStyle w:val="NoSpacing"/>
              <w:jc w:val="right"/>
              <w:rPr>
                <w:b/>
                <w:sz w:val="24"/>
                <w:szCs w:val="24"/>
              </w:rPr>
            </w:pPr>
            <w:r w:rsidRPr="00C542A2">
              <w:t>20.435</w:t>
            </w:r>
          </w:p>
        </w:tc>
        <w:tc>
          <w:tcPr>
            <w:tcW w:w="1255" w:type="dxa"/>
            <w:gridSpan w:val="2"/>
          </w:tcPr>
          <w:p w14:paraId="73295A36" w14:textId="77777777" w:rsidR="00EC0B27" w:rsidRPr="005F0658" w:rsidRDefault="00EC0B27" w:rsidP="00671662">
            <w:pPr>
              <w:pStyle w:val="NoSpacing"/>
              <w:jc w:val="right"/>
              <w:rPr>
                <w:b/>
                <w:sz w:val="24"/>
                <w:szCs w:val="24"/>
              </w:rPr>
            </w:pPr>
            <w:r w:rsidRPr="00C542A2">
              <w:t>-12.132</w:t>
            </w:r>
          </w:p>
        </w:tc>
        <w:tc>
          <w:tcPr>
            <w:tcW w:w="1061" w:type="dxa"/>
            <w:gridSpan w:val="2"/>
          </w:tcPr>
          <w:p w14:paraId="1476BC7C" w14:textId="77777777" w:rsidR="00EC0B27" w:rsidRPr="005F0658" w:rsidRDefault="00EC0B27" w:rsidP="00671662">
            <w:pPr>
              <w:pStyle w:val="NoSpacing"/>
              <w:jc w:val="right"/>
              <w:rPr>
                <w:b/>
                <w:sz w:val="24"/>
                <w:szCs w:val="24"/>
              </w:rPr>
            </w:pPr>
            <w:r w:rsidRPr="00C542A2">
              <w:t>53.002</w:t>
            </w:r>
          </w:p>
        </w:tc>
        <w:tc>
          <w:tcPr>
            <w:tcW w:w="1970" w:type="dxa"/>
            <w:gridSpan w:val="3"/>
            <w:vAlign w:val="center"/>
          </w:tcPr>
          <w:p w14:paraId="2A29A60F" w14:textId="77777777" w:rsidR="00EC0B27" w:rsidRPr="005F0658" w:rsidRDefault="00EC0B27" w:rsidP="00671662">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EC0B27" w:rsidRPr="005F0658" w14:paraId="29024964" w14:textId="77777777" w:rsidTr="004F6210">
        <w:trPr>
          <w:gridAfter w:val="1"/>
          <w:wAfter w:w="567" w:type="dxa"/>
          <w:trHeight w:val="324"/>
        </w:trPr>
        <w:tc>
          <w:tcPr>
            <w:tcW w:w="1242" w:type="dxa"/>
            <w:vMerge/>
            <w:vAlign w:val="center"/>
          </w:tcPr>
          <w:p w14:paraId="5D77E280" w14:textId="77777777" w:rsidR="00EC0B27" w:rsidRPr="005F0658" w:rsidRDefault="00EC0B27" w:rsidP="00671662">
            <w:pPr>
              <w:pStyle w:val="NoSpacing"/>
              <w:rPr>
                <w:sz w:val="24"/>
                <w:szCs w:val="24"/>
              </w:rPr>
            </w:pPr>
          </w:p>
        </w:tc>
        <w:tc>
          <w:tcPr>
            <w:tcW w:w="2552" w:type="dxa"/>
            <w:gridSpan w:val="2"/>
          </w:tcPr>
          <w:p w14:paraId="5B3921AA" w14:textId="77777777" w:rsidR="00EC0B27" w:rsidRPr="000A16AF" w:rsidRDefault="00EC0B27" w:rsidP="00671662">
            <w:pPr>
              <w:pStyle w:val="NoSpacing"/>
              <w:rPr>
                <w:sz w:val="24"/>
                <w:szCs w:val="24"/>
              </w:rPr>
            </w:pPr>
            <w:r w:rsidRPr="000A16AF">
              <w:rPr>
                <w:sz w:val="24"/>
                <w:szCs w:val="24"/>
              </w:rPr>
              <w:t>Rainfall</w:t>
            </w:r>
          </w:p>
        </w:tc>
        <w:tc>
          <w:tcPr>
            <w:tcW w:w="1134" w:type="dxa"/>
            <w:gridSpan w:val="2"/>
          </w:tcPr>
          <w:p w14:paraId="39CD5671" w14:textId="77777777" w:rsidR="00EC0B27" w:rsidRPr="005F0658" w:rsidRDefault="00EC0B27" w:rsidP="00671662">
            <w:pPr>
              <w:pStyle w:val="NoSpacing"/>
              <w:jc w:val="right"/>
              <w:rPr>
                <w:sz w:val="24"/>
                <w:szCs w:val="24"/>
              </w:rPr>
            </w:pPr>
            <w:r w:rsidRPr="00C542A2">
              <w:t>2.619</w:t>
            </w:r>
          </w:p>
        </w:tc>
        <w:tc>
          <w:tcPr>
            <w:tcW w:w="1255" w:type="dxa"/>
            <w:gridSpan w:val="2"/>
          </w:tcPr>
          <w:p w14:paraId="157A052B" w14:textId="77777777" w:rsidR="00EC0B27" w:rsidRPr="005F0658" w:rsidRDefault="00EC0B27" w:rsidP="00671662">
            <w:pPr>
              <w:pStyle w:val="NoSpacing"/>
              <w:jc w:val="right"/>
              <w:rPr>
                <w:sz w:val="24"/>
                <w:szCs w:val="24"/>
              </w:rPr>
            </w:pPr>
            <w:r w:rsidRPr="00C542A2">
              <w:t>0.058</w:t>
            </w:r>
          </w:p>
        </w:tc>
        <w:tc>
          <w:tcPr>
            <w:tcW w:w="1061" w:type="dxa"/>
            <w:gridSpan w:val="2"/>
          </w:tcPr>
          <w:p w14:paraId="05250D7A" w14:textId="77777777" w:rsidR="00EC0B27" w:rsidRPr="005F0658" w:rsidRDefault="00EC0B27" w:rsidP="00671662">
            <w:pPr>
              <w:pStyle w:val="NoSpacing"/>
              <w:jc w:val="right"/>
              <w:rPr>
                <w:sz w:val="24"/>
                <w:szCs w:val="24"/>
              </w:rPr>
            </w:pPr>
            <w:r w:rsidRPr="00C542A2">
              <w:t>5.180</w:t>
            </w:r>
          </w:p>
        </w:tc>
        <w:tc>
          <w:tcPr>
            <w:tcW w:w="1970" w:type="dxa"/>
            <w:gridSpan w:val="3"/>
            <w:vAlign w:val="center"/>
          </w:tcPr>
          <w:p w14:paraId="7982C667" w14:textId="77777777" w:rsidR="00EC0B27" w:rsidRPr="005F0658" w:rsidRDefault="00EC0B27" w:rsidP="00671662">
            <w:pPr>
              <w:pStyle w:val="NoSpacing"/>
              <w:jc w:val="right"/>
              <w:rPr>
                <w:sz w:val="24"/>
                <w:szCs w:val="24"/>
              </w:rPr>
            </w:pPr>
            <w:r>
              <w:rPr>
                <w:sz w:val="24"/>
                <w:szCs w:val="24"/>
              </w:rPr>
              <w:t>0.34 (1)</w:t>
            </w:r>
          </w:p>
        </w:tc>
      </w:tr>
      <w:tr w:rsidR="00EC0B27" w:rsidRPr="000A16AF" w14:paraId="0C5E9B92" w14:textId="77777777" w:rsidTr="004F6210">
        <w:trPr>
          <w:gridAfter w:val="1"/>
          <w:wAfter w:w="567" w:type="dxa"/>
          <w:trHeight w:val="324"/>
        </w:trPr>
        <w:tc>
          <w:tcPr>
            <w:tcW w:w="1242" w:type="dxa"/>
            <w:vMerge/>
            <w:vAlign w:val="center"/>
          </w:tcPr>
          <w:p w14:paraId="57C6516D" w14:textId="77777777" w:rsidR="00EC0B27" w:rsidRPr="005F0658" w:rsidRDefault="00EC0B27" w:rsidP="00671662">
            <w:pPr>
              <w:pStyle w:val="NoSpacing"/>
              <w:rPr>
                <w:sz w:val="24"/>
                <w:szCs w:val="24"/>
              </w:rPr>
            </w:pPr>
          </w:p>
        </w:tc>
        <w:tc>
          <w:tcPr>
            <w:tcW w:w="2552" w:type="dxa"/>
            <w:gridSpan w:val="2"/>
          </w:tcPr>
          <w:p w14:paraId="6E2EA31A" w14:textId="77777777" w:rsidR="00EC0B27" w:rsidRPr="000A16AF" w:rsidRDefault="00EC0B27" w:rsidP="00671662">
            <w:pPr>
              <w:pStyle w:val="NoSpacing"/>
              <w:rPr>
                <w:b/>
                <w:sz w:val="24"/>
                <w:szCs w:val="24"/>
              </w:rPr>
            </w:pPr>
            <w:r w:rsidRPr="000A16AF">
              <w:rPr>
                <w:sz w:val="24"/>
                <w:szCs w:val="24"/>
              </w:rPr>
              <w:t>Rainfall:Temperature</w:t>
            </w:r>
          </w:p>
        </w:tc>
        <w:tc>
          <w:tcPr>
            <w:tcW w:w="1134" w:type="dxa"/>
            <w:gridSpan w:val="2"/>
          </w:tcPr>
          <w:p w14:paraId="0E341ADA" w14:textId="77777777" w:rsidR="00EC0B27" w:rsidRPr="005F0658" w:rsidRDefault="00EC0B27" w:rsidP="00671662">
            <w:pPr>
              <w:pStyle w:val="NoSpacing"/>
              <w:jc w:val="right"/>
              <w:rPr>
                <w:b/>
                <w:sz w:val="24"/>
                <w:szCs w:val="24"/>
              </w:rPr>
            </w:pPr>
            <w:r w:rsidRPr="00C542A2">
              <w:t>-0.083</w:t>
            </w:r>
          </w:p>
        </w:tc>
        <w:tc>
          <w:tcPr>
            <w:tcW w:w="1255" w:type="dxa"/>
            <w:gridSpan w:val="2"/>
          </w:tcPr>
          <w:p w14:paraId="7FF6E127" w14:textId="77777777" w:rsidR="00EC0B27" w:rsidRPr="005F0658" w:rsidRDefault="00EC0B27" w:rsidP="00671662">
            <w:pPr>
              <w:pStyle w:val="NoSpacing"/>
              <w:jc w:val="right"/>
              <w:rPr>
                <w:b/>
                <w:sz w:val="24"/>
                <w:szCs w:val="24"/>
              </w:rPr>
            </w:pPr>
            <w:r w:rsidRPr="00C542A2">
              <w:t>-0.179</w:t>
            </w:r>
          </w:p>
        </w:tc>
        <w:tc>
          <w:tcPr>
            <w:tcW w:w="1061" w:type="dxa"/>
            <w:gridSpan w:val="2"/>
          </w:tcPr>
          <w:p w14:paraId="3D288BB4" w14:textId="77777777" w:rsidR="00EC0B27" w:rsidRPr="005F0658" w:rsidRDefault="00EC0B27" w:rsidP="00671662">
            <w:pPr>
              <w:pStyle w:val="NoSpacing"/>
              <w:jc w:val="right"/>
              <w:rPr>
                <w:b/>
                <w:sz w:val="24"/>
                <w:szCs w:val="24"/>
              </w:rPr>
            </w:pPr>
            <w:r w:rsidRPr="00C542A2">
              <w:t>0.013</w:t>
            </w:r>
          </w:p>
        </w:tc>
        <w:tc>
          <w:tcPr>
            <w:tcW w:w="1970" w:type="dxa"/>
            <w:gridSpan w:val="3"/>
            <w:vAlign w:val="center"/>
          </w:tcPr>
          <w:p w14:paraId="57845FDE" w14:textId="77777777" w:rsidR="00EC0B27" w:rsidRPr="000A16AF" w:rsidRDefault="00EC0B27" w:rsidP="00671662">
            <w:pPr>
              <w:pStyle w:val="NoSpacing"/>
              <w:jc w:val="right"/>
              <w:rPr>
                <w:sz w:val="24"/>
                <w:szCs w:val="24"/>
              </w:rPr>
            </w:pPr>
            <w:r>
              <w:rPr>
                <w:sz w:val="24"/>
                <w:szCs w:val="24"/>
              </w:rPr>
              <w:t xml:space="preserve">0.34 </w:t>
            </w:r>
            <w:r w:rsidRPr="000A16AF">
              <w:rPr>
                <w:sz w:val="24"/>
                <w:szCs w:val="24"/>
              </w:rPr>
              <w:t>(1)</w:t>
            </w:r>
          </w:p>
        </w:tc>
      </w:tr>
      <w:tr w:rsidR="00EC0B27" w14:paraId="2B32A2BC" w14:textId="77777777" w:rsidTr="004F6210">
        <w:trPr>
          <w:gridAfter w:val="1"/>
          <w:wAfter w:w="567" w:type="dxa"/>
          <w:trHeight w:val="324"/>
        </w:trPr>
        <w:tc>
          <w:tcPr>
            <w:tcW w:w="1242" w:type="dxa"/>
            <w:vAlign w:val="center"/>
          </w:tcPr>
          <w:p w14:paraId="2482F44D" w14:textId="77777777" w:rsidR="00EC0B27" w:rsidRPr="005F0658" w:rsidRDefault="00EC0B27" w:rsidP="00671662">
            <w:pPr>
              <w:pStyle w:val="NoSpacing"/>
              <w:rPr>
                <w:sz w:val="24"/>
                <w:szCs w:val="24"/>
              </w:rPr>
            </w:pPr>
          </w:p>
        </w:tc>
        <w:tc>
          <w:tcPr>
            <w:tcW w:w="2552" w:type="dxa"/>
            <w:gridSpan w:val="2"/>
          </w:tcPr>
          <w:p w14:paraId="4EE2F3A8" w14:textId="77777777" w:rsidR="00EC0B27" w:rsidRPr="000A16AF" w:rsidRDefault="00EC0B27" w:rsidP="00671662">
            <w:pPr>
              <w:pStyle w:val="NoSpacing"/>
              <w:rPr>
                <w:sz w:val="24"/>
                <w:szCs w:val="24"/>
              </w:rPr>
            </w:pPr>
            <w:r>
              <w:rPr>
                <w:sz w:val="24"/>
                <w:szCs w:val="24"/>
              </w:rPr>
              <w:t>Denning</w:t>
            </w:r>
            <w:r w:rsidRPr="000A16AF">
              <w:rPr>
                <w:sz w:val="24"/>
                <w:szCs w:val="24"/>
              </w:rPr>
              <w:t>:Temperature</w:t>
            </w:r>
          </w:p>
        </w:tc>
        <w:tc>
          <w:tcPr>
            <w:tcW w:w="1134" w:type="dxa"/>
            <w:gridSpan w:val="2"/>
          </w:tcPr>
          <w:p w14:paraId="73AA4B05" w14:textId="77777777" w:rsidR="00EC0B27" w:rsidRPr="00C542A2" w:rsidRDefault="00EC0B27" w:rsidP="00671662">
            <w:pPr>
              <w:pStyle w:val="NoSpacing"/>
              <w:jc w:val="right"/>
            </w:pPr>
            <w:r>
              <w:t>0.434</w:t>
            </w:r>
          </w:p>
        </w:tc>
        <w:tc>
          <w:tcPr>
            <w:tcW w:w="1255" w:type="dxa"/>
            <w:gridSpan w:val="2"/>
          </w:tcPr>
          <w:p w14:paraId="670CFA99" w14:textId="77777777" w:rsidR="00EC0B27" w:rsidRPr="00C542A2" w:rsidRDefault="00EC0B27" w:rsidP="00671662">
            <w:pPr>
              <w:pStyle w:val="NoSpacing"/>
              <w:jc w:val="right"/>
            </w:pPr>
            <w:r>
              <w:t>-1.592</w:t>
            </w:r>
          </w:p>
        </w:tc>
        <w:tc>
          <w:tcPr>
            <w:tcW w:w="1061" w:type="dxa"/>
            <w:gridSpan w:val="2"/>
          </w:tcPr>
          <w:p w14:paraId="77F69C1E" w14:textId="77777777" w:rsidR="00EC0B27" w:rsidRPr="00C542A2" w:rsidRDefault="00EC0B27" w:rsidP="00671662">
            <w:pPr>
              <w:pStyle w:val="NoSpacing"/>
              <w:jc w:val="right"/>
            </w:pPr>
            <w:r>
              <w:t>2.429</w:t>
            </w:r>
          </w:p>
        </w:tc>
        <w:tc>
          <w:tcPr>
            <w:tcW w:w="1970" w:type="dxa"/>
            <w:gridSpan w:val="3"/>
            <w:vAlign w:val="center"/>
          </w:tcPr>
          <w:p w14:paraId="4AD01140" w14:textId="77777777" w:rsidR="00EC0B27" w:rsidRDefault="00EC0B27" w:rsidP="00671662">
            <w:pPr>
              <w:pStyle w:val="NoSpacing"/>
              <w:jc w:val="right"/>
              <w:rPr>
                <w:sz w:val="24"/>
                <w:szCs w:val="24"/>
              </w:rPr>
            </w:pPr>
            <w:r>
              <w:rPr>
                <w:sz w:val="24"/>
                <w:szCs w:val="24"/>
              </w:rPr>
              <w:t xml:space="preserve">0.34 </w:t>
            </w:r>
            <w:r w:rsidRPr="000A16AF">
              <w:rPr>
                <w:sz w:val="24"/>
                <w:szCs w:val="24"/>
              </w:rPr>
              <w:t>(1)</w:t>
            </w:r>
          </w:p>
        </w:tc>
      </w:tr>
      <w:tr w:rsidR="006F3936" w:rsidRPr="009D7AB3" w14:paraId="179EC8E1" w14:textId="77777777" w:rsidTr="004F6210">
        <w:trPr>
          <w:trHeight w:val="324"/>
        </w:trPr>
        <w:tc>
          <w:tcPr>
            <w:tcW w:w="1390" w:type="dxa"/>
            <w:gridSpan w:val="2"/>
            <w:vMerge w:val="restart"/>
            <w:tcBorders>
              <w:top w:val="single" w:sz="4" w:space="0" w:color="auto"/>
            </w:tcBorders>
            <w:vAlign w:val="center"/>
            <w:hideMark/>
          </w:tcPr>
          <w:p w14:paraId="0D110A50" w14:textId="77777777" w:rsidR="006F3936" w:rsidRPr="009D7AB3" w:rsidRDefault="006F3936" w:rsidP="002D202B">
            <w:pPr>
              <w:pStyle w:val="NoSpacing"/>
            </w:pPr>
            <w:r w:rsidRPr="009D7AB3">
              <w:t>Intensity</w:t>
            </w:r>
          </w:p>
        </w:tc>
        <w:tc>
          <w:tcPr>
            <w:tcW w:w="2534" w:type="dxa"/>
            <w:gridSpan w:val="2"/>
            <w:tcBorders>
              <w:top w:val="single" w:sz="4" w:space="0" w:color="auto"/>
            </w:tcBorders>
            <w:vAlign w:val="center"/>
            <w:hideMark/>
          </w:tcPr>
          <w:p w14:paraId="61C560C6" w14:textId="77777777" w:rsidR="006F3936" w:rsidRPr="009D7AB3" w:rsidRDefault="006F3936" w:rsidP="002D202B">
            <w:pPr>
              <w:pStyle w:val="NoSpacing"/>
            </w:pPr>
            <w:r w:rsidRPr="009D7AB3">
              <w:t>Intercept</w:t>
            </w:r>
          </w:p>
        </w:tc>
        <w:tc>
          <w:tcPr>
            <w:tcW w:w="1321" w:type="dxa"/>
            <w:gridSpan w:val="2"/>
            <w:tcBorders>
              <w:top w:val="single" w:sz="4" w:space="0" w:color="auto"/>
            </w:tcBorders>
            <w:hideMark/>
          </w:tcPr>
          <w:p w14:paraId="6C1E713B" w14:textId="2CD9ED2A" w:rsidR="006F3936" w:rsidRPr="00086E76" w:rsidRDefault="006F3936" w:rsidP="002D202B">
            <w:pPr>
              <w:pStyle w:val="NoSpacing"/>
            </w:pPr>
            <w:r w:rsidRPr="00EA209D">
              <w:t>54.602</w:t>
            </w:r>
          </w:p>
        </w:tc>
        <w:tc>
          <w:tcPr>
            <w:tcW w:w="1418" w:type="dxa"/>
            <w:gridSpan w:val="2"/>
            <w:tcBorders>
              <w:top w:val="single" w:sz="4" w:space="0" w:color="auto"/>
            </w:tcBorders>
            <w:hideMark/>
          </w:tcPr>
          <w:p w14:paraId="66EAD473" w14:textId="355AE4FB" w:rsidR="006F3936" w:rsidRPr="00086E76" w:rsidRDefault="006F3936" w:rsidP="002D202B">
            <w:pPr>
              <w:pStyle w:val="NoSpacing"/>
            </w:pPr>
            <w:r w:rsidRPr="00EA209D">
              <w:t>58.198</w:t>
            </w:r>
          </w:p>
        </w:tc>
        <w:tc>
          <w:tcPr>
            <w:tcW w:w="1417" w:type="dxa"/>
            <w:gridSpan w:val="3"/>
            <w:tcBorders>
              <w:top w:val="single" w:sz="4" w:space="0" w:color="auto"/>
            </w:tcBorders>
            <w:hideMark/>
          </w:tcPr>
          <w:p w14:paraId="59E52EE5" w14:textId="139E83CA" w:rsidR="006F3936" w:rsidRPr="00086E76" w:rsidRDefault="006F3936" w:rsidP="002D202B">
            <w:pPr>
              <w:pStyle w:val="NoSpacing"/>
            </w:pPr>
            <w:r w:rsidRPr="00EA209D">
              <w:t>51.006</w:t>
            </w:r>
          </w:p>
        </w:tc>
        <w:tc>
          <w:tcPr>
            <w:tcW w:w="1701" w:type="dxa"/>
            <w:gridSpan w:val="2"/>
            <w:tcBorders>
              <w:top w:val="single" w:sz="4" w:space="0" w:color="auto"/>
            </w:tcBorders>
            <w:vAlign w:val="center"/>
            <w:hideMark/>
          </w:tcPr>
          <w:p w14:paraId="4844EF57" w14:textId="14FFF4B3" w:rsidR="006F3936" w:rsidRPr="00086E76" w:rsidRDefault="006F3936" w:rsidP="006B745C">
            <w:pPr>
              <w:pStyle w:val="NoSpacing"/>
            </w:pPr>
            <w:r w:rsidRPr="00086E76">
              <w:t>— (</w:t>
            </w:r>
            <w:r>
              <w:t>1</w:t>
            </w:r>
            <w:r w:rsidRPr="00086E76">
              <w:t>)</w:t>
            </w:r>
          </w:p>
        </w:tc>
      </w:tr>
      <w:tr w:rsidR="006F3936" w:rsidRPr="009D7AB3" w14:paraId="60527DD7" w14:textId="77777777" w:rsidTr="004F6210">
        <w:trPr>
          <w:trHeight w:val="324"/>
        </w:trPr>
        <w:tc>
          <w:tcPr>
            <w:tcW w:w="1390" w:type="dxa"/>
            <w:gridSpan w:val="2"/>
            <w:vMerge/>
            <w:vAlign w:val="center"/>
            <w:hideMark/>
          </w:tcPr>
          <w:p w14:paraId="418D2546" w14:textId="77777777" w:rsidR="006F3936" w:rsidRPr="009D7AB3" w:rsidRDefault="006F3936" w:rsidP="002D202B">
            <w:pPr>
              <w:pStyle w:val="NoSpacing"/>
            </w:pPr>
          </w:p>
        </w:tc>
        <w:tc>
          <w:tcPr>
            <w:tcW w:w="2534" w:type="dxa"/>
            <w:gridSpan w:val="2"/>
            <w:vAlign w:val="center"/>
          </w:tcPr>
          <w:p w14:paraId="5EDBB77C" w14:textId="77777777" w:rsidR="006F3936" w:rsidRPr="009D7AB3" w:rsidRDefault="006F3936" w:rsidP="002D202B">
            <w:pPr>
              <w:pStyle w:val="NoSpacing"/>
            </w:pPr>
            <w:r w:rsidRPr="009D7AB3">
              <w:t>Temperature (°C)</w:t>
            </w:r>
          </w:p>
        </w:tc>
        <w:tc>
          <w:tcPr>
            <w:tcW w:w="1321" w:type="dxa"/>
            <w:gridSpan w:val="2"/>
          </w:tcPr>
          <w:p w14:paraId="2E1AEDB5" w14:textId="67536BA0" w:rsidR="006F3936" w:rsidRPr="00086E76" w:rsidRDefault="006F3936" w:rsidP="002D202B">
            <w:pPr>
              <w:pStyle w:val="NoSpacing"/>
            </w:pPr>
            <w:r w:rsidRPr="00DF6D00">
              <w:t>-0.335</w:t>
            </w:r>
          </w:p>
        </w:tc>
        <w:tc>
          <w:tcPr>
            <w:tcW w:w="1418" w:type="dxa"/>
            <w:gridSpan w:val="2"/>
          </w:tcPr>
          <w:p w14:paraId="5A1E148A" w14:textId="00309C8C" w:rsidR="006F3936" w:rsidRPr="00086E76" w:rsidRDefault="006F3936" w:rsidP="002D202B">
            <w:pPr>
              <w:pStyle w:val="NoSpacing"/>
            </w:pPr>
            <w:r w:rsidRPr="00DF6D00">
              <w:t>-0.211</w:t>
            </w:r>
          </w:p>
        </w:tc>
        <w:tc>
          <w:tcPr>
            <w:tcW w:w="1417" w:type="dxa"/>
            <w:gridSpan w:val="3"/>
          </w:tcPr>
          <w:p w14:paraId="4F06DF87" w14:textId="6058AB41" w:rsidR="006F3936" w:rsidRPr="00086E76" w:rsidRDefault="006F3936" w:rsidP="002D202B">
            <w:pPr>
              <w:pStyle w:val="NoSpacing"/>
            </w:pPr>
            <w:r w:rsidRPr="00DF6D00">
              <w:t>-0.459</w:t>
            </w:r>
          </w:p>
        </w:tc>
        <w:tc>
          <w:tcPr>
            <w:tcW w:w="1701" w:type="dxa"/>
            <w:gridSpan w:val="2"/>
            <w:vAlign w:val="center"/>
          </w:tcPr>
          <w:p w14:paraId="55BA1F60" w14:textId="107C7DDC" w:rsidR="006F3936" w:rsidRPr="00086E76" w:rsidRDefault="006F3936" w:rsidP="002D202B">
            <w:pPr>
              <w:pStyle w:val="NoSpacing"/>
            </w:pPr>
            <w:r>
              <w:t>1.00 (1</w:t>
            </w:r>
            <w:r w:rsidRPr="00086E76">
              <w:t>)</w:t>
            </w:r>
          </w:p>
        </w:tc>
      </w:tr>
      <w:tr w:rsidR="006F3936" w:rsidRPr="009D7AB3" w14:paraId="0F628D8C" w14:textId="77777777" w:rsidTr="004F6210">
        <w:trPr>
          <w:trHeight w:val="324"/>
        </w:trPr>
        <w:tc>
          <w:tcPr>
            <w:tcW w:w="1390" w:type="dxa"/>
            <w:gridSpan w:val="2"/>
            <w:vMerge/>
            <w:vAlign w:val="center"/>
          </w:tcPr>
          <w:p w14:paraId="57B28462" w14:textId="77777777" w:rsidR="006F3936" w:rsidRPr="009D7AB3" w:rsidRDefault="006F3936" w:rsidP="002D202B">
            <w:pPr>
              <w:pStyle w:val="NoSpacing"/>
            </w:pPr>
          </w:p>
        </w:tc>
        <w:tc>
          <w:tcPr>
            <w:tcW w:w="2534" w:type="dxa"/>
            <w:gridSpan w:val="2"/>
            <w:vAlign w:val="center"/>
          </w:tcPr>
          <w:p w14:paraId="768D974A" w14:textId="60E2CBD9" w:rsidR="006F3936" w:rsidRPr="009D7AB3" w:rsidRDefault="006F3936"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21" w:type="dxa"/>
            <w:gridSpan w:val="2"/>
          </w:tcPr>
          <w:p w14:paraId="30F1DD1B" w14:textId="27B2C8F0" w:rsidR="006F3936" w:rsidRPr="00086E76" w:rsidRDefault="006F3936" w:rsidP="002D202B">
            <w:pPr>
              <w:pStyle w:val="NoSpacing"/>
            </w:pPr>
            <w:r w:rsidRPr="00F454CC">
              <w:t>1.772</w:t>
            </w:r>
          </w:p>
        </w:tc>
        <w:tc>
          <w:tcPr>
            <w:tcW w:w="1418" w:type="dxa"/>
            <w:gridSpan w:val="2"/>
          </w:tcPr>
          <w:p w14:paraId="49BC2BF3" w14:textId="164DB2FA" w:rsidR="006F3936" w:rsidRPr="00086E76" w:rsidRDefault="006F3936" w:rsidP="002D202B">
            <w:pPr>
              <w:pStyle w:val="NoSpacing"/>
            </w:pPr>
            <w:r w:rsidRPr="00F454CC">
              <w:t>2.634</w:t>
            </w:r>
          </w:p>
        </w:tc>
        <w:tc>
          <w:tcPr>
            <w:tcW w:w="1417" w:type="dxa"/>
            <w:gridSpan w:val="3"/>
          </w:tcPr>
          <w:p w14:paraId="52EEECA2" w14:textId="1BAA9CC7" w:rsidR="006F3936" w:rsidRPr="00086E76" w:rsidRDefault="006F3936" w:rsidP="002D202B">
            <w:pPr>
              <w:pStyle w:val="NoSpacing"/>
            </w:pPr>
            <w:r w:rsidRPr="00F454CC">
              <w:t>0.909</w:t>
            </w:r>
          </w:p>
        </w:tc>
        <w:tc>
          <w:tcPr>
            <w:tcW w:w="1701" w:type="dxa"/>
            <w:gridSpan w:val="2"/>
            <w:vAlign w:val="center"/>
          </w:tcPr>
          <w:p w14:paraId="32F8D726" w14:textId="60F6A963" w:rsidR="006F3936" w:rsidRPr="00086E76" w:rsidRDefault="006F3936" w:rsidP="006B745C">
            <w:pPr>
              <w:pStyle w:val="NoSpacing"/>
            </w:pPr>
            <w:r w:rsidRPr="00086E76">
              <w:t>1.00 (</w:t>
            </w:r>
            <w:r>
              <w:t>1</w:t>
            </w:r>
            <w:r w:rsidRPr="00086E76">
              <w:t>)</w:t>
            </w:r>
          </w:p>
        </w:tc>
      </w:tr>
      <w:tr w:rsidR="006F3936" w:rsidRPr="009D7AB3" w14:paraId="060434CC" w14:textId="77777777" w:rsidTr="004F6210">
        <w:trPr>
          <w:trHeight w:val="324"/>
        </w:trPr>
        <w:tc>
          <w:tcPr>
            <w:tcW w:w="1390" w:type="dxa"/>
            <w:gridSpan w:val="2"/>
            <w:vMerge/>
            <w:vAlign w:val="center"/>
          </w:tcPr>
          <w:p w14:paraId="52DCE4F0" w14:textId="77777777" w:rsidR="006F3936" w:rsidRPr="009D7AB3" w:rsidRDefault="006F3936" w:rsidP="002D202B">
            <w:pPr>
              <w:pStyle w:val="NoSpacing"/>
            </w:pPr>
          </w:p>
        </w:tc>
        <w:tc>
          <w:tcPr>
            <w:tcW w:w="2534" w:type="dxa"/>
            <w:gridSpan w:val="2"/>
            <w:vAlign w:val="center"/>
          </w:tcPr>
          <w:p w14:paraId="7F47A40D" w14:textId="77777777" w:rsidR="006F3936" w:rsidRPr="009D7AB3" w:rsidRDefault="006F3936" w:rsidP="002D202B">
            <w:pPr>
              <w:pStyle w:val="NoSpacing"/>
            </w:pPr>
            <w:r w:rsidRPr="009D7AB3">
              <w:t xml:space="preserve">Moonlight </w:t>
            </w:r>
          </w:p>
        </w:tc>
        <w:tc>
          <w:tcPr>
            <w:tcW w:w="1321" w:type="dxa"/>
            <w:gridSpan w:val="2"/>
          </w:tcPr>
          <w:p w14:paraId="7A6D70E5" w14:textId="23850981" w:rsidR="006F3936" w:rsidRPr="00086E76" w:rsidRDefault="006F3936" w:rsidP="002D202B">
            <w:pPr>
              <w:pStyle w:val="NoSpacing"/>
            </w:pPr>
            <w:r w:rsidRPr="004C2D65">
              <w:t>-0.267</w:t>
            </w:r>
          </w:p>
        </w:tc>
        <w:tc>
          <w:tcPr>
            <w:tcW w:w="1418" w:type="dxa"/>
            <w:gridSpan w:val="2"/>
          </w:tcPr>
          <w:p w14:paraId="5390E9DE" w14:textId="0A4D858A" w:rsidR="006F3936" w:rsidRPr="00086E76" w:rsidRDefault="006F3936" w:rsidP="002D202B">
            <w:pPr>
              <w:pStyle w:val="NoSpacing"/>
            </w:pPr>
            <w:r w:rsidRPr="004C2D65">
              <w:t>-0.201</w:t>
            </w:r>
          </w:p>
        </w:tc>
        <w:tc>
          <w:tcPr>
            <w:tcW w:w="1417" w:type="dxa"/>
            <w:gridSpan w:val="3"/>
          </w:tcPr>
          <w:p w14:paraId="7968BA0B" w14:textId="763D6D69" w:rsidR="006F3936" w:rsidRPr="00086E76" w:rsidRDefault="006F3936" w:rsidP="002D202B">
            <w:pPr>
              <w:pStyle w:val="NoSpacing"/>
            </w:pPr>
            <w:r w:rsidRPr="004C2D65">
              <w:t>-0.333</w:t>
            </w:r>
          </w:p>
        </w:tc>
        <w:tc>
          <w:tcPr>
            <w:tcW w:w="1701" w:type="dxa"/>
            <w:gridSpan w:val="2"/>
            <w:vAlign w:val="center"/>
          </w:tcPr>
          <w:p w14:paraId="41B63461" w14:textId="4B09CFEE" w:rsidR="006F3936" w:rsidRPr="00086E76" w:rsidRDefault="006F3936" w:rsidP="006B745C">
            <w:pPr>
              <w:pStyle w:val="NoSpacing"/>
            </w:pPr>
            <w:r w:rsidRPr="00086E76">
              <w:t>1.00 (</w:t>
            </w:r>
            <w:r>
              <w:t>1</w:t>
            </w:r>
            <w:r w:rsidRPr="00086E76">
              <w:t>)</w:t>
            </w:r>
          </w:p>
        </w:tc>
      </w:tr>
    </w:tbl>
    <w:p w14:paraId="6CBF961E" w14:textId="1290293B" w:rsidR="00535032" w:rsidRDefault="00535032" w:rsidP="002D202B">
      <w:pPr>
        <w:pStyle w:val="NoSpacing"/>
      </w:pPr>
    </w:p>
    <w:p w14:paraId="40EF4E3F" w14:textId="77777777" w:rsidR="00E543C7" w:rsidRDefault="00671662">
      <w:pPr>
        <w:spacing w:line="240" w:lineRule="auto"/>
        <w:ind w:firstLine="0"/>
        <w:rPr>
          <w:b/>
        </w:rPr>
      </w:pPr>
      <w:r>
        <w:rPr>
          <w:b/>
        </w:rPr>
        <w:br w:type="page"/>
      </w:r>
      <w:r w:rsidR="00D7244C">
        <w:rPr>
          <w:b/>
        </w:rPr>
        <w:lastRenderedPageBreak/>
        <w:t>Wild dog night</w:t>
      </w:r>
    </w:p>
    <w:p w14:paraId="37999FAD" w14:textId="20AD9A45" w:rsidR="00E543C7" w:rsidRPr="0050086D" w:rsidRDefault="00E543C7" w:rsidP="00E543C7">
      <w:pPr>
        <w:pStyle w:val="NoSpacing"/>
      </w:pPr>
      <w:r w:rsidRPr="0050086D">
        <w:rPr>
          <w:b/>
          <w:bCs/>
        </w:rPr>
        <w:t xml:space="preserve">Table </w:t>
      </w:r>
      <w:r>
        <w:rPr>
          <w:b/>
          <w:bCs/>
        </w:rPr>
        <w:t>S</w:t>
      </w:r>
      <w:r>
        <w:rPr>
          <w:b/>
          <w:bCs/>
        </w:rPr>
        <w:t>7</w:t>
      </w:r>
      <w:r w:rsidRPr="0050086D">
        <w:t xml:space="preserve"> </w:t>
      </w:r>
      <w:r>
        <w:t>Variables associated with the characteristics</w:t>
      </w:r>
      <w:r w:rsidRPr="0050086D">
        <w:t xml:space="preserve"> of African wild dog hunt</w:t>
      </w:r>
      <w:r>
        <w:t xml:space="preserve">ing periods in the </w:t>
      </w:r>
      <w:r>
        <w:rPr>
          <w:b/>
          <w:bCs/>
          <w:u w:val="single"/>
        </w:rPr>
        <w:t>night</w:t>
      </w:r>
      <w:r w:rsidRPr="0050086D">
        <w:t xml:space="preserve">. The table presents estimated effects of </w:t>
      </w:r>
      <w:r>
        <w:t>explanatory</w:t>
      </w:r>
      <w:r w:rsidRPr="0050086D">
        <w:t xml:space="preserve"> variables included in the top model sets (</w:t>
      </w:r>
      <w:r w:rsidRPr="006B745C">
        <w:t>ΔAICc &lt;</w:t>
      </w:r>
      <w:r>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8"/>
        <w:gridCol w:w="2404"/>
        <w:gridCol w:w="130"/>
        <w:gridCol w:w="1004"/>
        <w:gridCol w:w="317"/>
        <w:gridCol w:w="938"/>
        <w:gridCol w:w="480"/>
        <w:gridCol w:w="581"/>
        <w:gridCol w:w="591"/>
        <w:gridCol w:w="245"/>
        <w:gridCol w:w="1134"/>
        <w:gridCol w:w="567"/>
      </w:tblGrid>
      <w:tr w:rsidR="00E543C7" w:rsidRPr="009D7AB3" w14:paraId="2769372D" w14:textId="77777777" w:rsidTr="00855F5C">
        <w:trPr>
          <w:trHeight w:val="324"/>
        </w:trPr>
        <w:tc>
          <w:tcPr>
            <w:tcW w:w="1390" w:type="dxa"/>
            <w:gridSpan w:val="2"/>
            <w:tcBorders>
              <w:top w:val="single" w:sz="18" w:space="0" w:color="auto"/>
              <w:bottom w:val="single" w:sz="18" w:space="0" w:color="auto"/>
            </w:tcBorders>
            <w:vAlign w:val="center"/>
            <w:hideMark/>
          </w:tcPr>
          <w:p w14:paraId="1B8F930E" w14:textId="77777777" w:rsidR="00E543C7" w:rsidRPr="009D7AB3" w:rsidRDefault="00E543C7" w:rsidP="00855F5C">
            <w:pPr>
              <w:pStyle w:val="NoSpacing"/>
            </w:pPr>
            <w:r>
              <w:t>Outcome variable</w:t>
            </w:r>
          </w:p>
        </w:tc>
        <w:tc>
          <w:tcPr>
            <w:tcW w:w="2534" w:type="dxa"/>
            <w:gridSpan w:val="2"/>
            <w:tcBorders>
              <w:top w:val="single" w:sz="18" w:space="0" w:color="auto"/>
              <w:bottom w:val="single" w:sz="18" w:space="0" w:color="auto"/>
            </w:tcBorders>
            <w:vAlign w:val="center"/>
            <w:hideMark/>
          </w:tcPr>
          <w:p w14:paraId="6E094671" w14:textId="77777777" w:rsidR="00E543C7" w:rsidRPr="009D7AB3" w:rsidRDefault="00E543C7" w:rsidP="00855F5C">
            <w:pPr>
              <w:pStyle w:val="NoSpacing"/>
            </w:pPr>
            <w:r>
              <w:t>Explanatory variable</w:t>
            </w:r>
          </w:p>
        </w:tc>
        <w:tc>
          <w:tcPr>
            <w:tcW w:w="1321" w:type="dxa"/>
            <w:gridSpan w:val="2"/>
            <w:tcBorders>
              <w:top w:val="single" w:sz="18" w:space="0" w:color="auto"/>
              <w:bottom w:val="single" w:sz="18" w:space="0" w:color="auto"/>
            </w:tcBorders>
            <w:vAlign w:val="center"/>
            <w:hideMark/>
          </w:tcPr>
          <w:p w14:paraId="74E04C64" w14:textId="77777777" w:rsidR="00E543C7" w:rsidRPr="009D7AB3" w:rsidRDefault="00E543C7" w:rsidP="00855F5C">
            <w:pPr>
              <w:pStyle w:val="NoSpacing"/>
            </w:pPr>
            <w:r w:rsidRPr="009D7AB3">
              <w:t>Estimate</w:t>
            </w:r>
          </w:p>
        </w:tc>
        <w:tc>
          <w:tcPr>
            <w:tcW w:w="1418" w:type="dxa"/>
            <w:gridSpan w:val="2"/>
            <w:tcBorders>
              <w:top w:val="single" w:sz="18" w:space="0" w:color="auto"/>
              <w:bottom w:val="single" w:sz="18" w:space="0" w:color="auto"/>
            </w:tcBorders>
            <w:vAlign w:val="center"/>
            <w:hideMark/>
          </w:tcPr>
          <w:p w14:paraId="5BDF9588" w14:textId="77777777" w:rsidR="00E543C7" w:rsidRPr="009D7AB3" w:rsidRDefault="00E543C7" w:rsidP="00855F5C">
            <w:pPr>
              <w:pStyle w:val="NoSpacing"/>
            </w:pPr>
            <w:r w:rsidRPr="009D7AB3">
              <w:t>Lower</w:t>
            </w:r>
            <w:r>
              <w:t xml:space="preserve"> </w:t>
            </w:r>
            <w:r w:rsidRPr="009D7AB3">
              <w:t>95% CI</w:t>
            </w:r>
          </w:p>
        </w:tc>
        <w:tc>
          <w:tcPr>
            <w:tcW w:w="1172" w:type="dxa"/>
            <w:gridSpan w:val="2"/>
            <w:tcBorders>
              <w:top w:val="single" w:sz="18" w:space="0" w:color="auto"/>
              <w:bottom w:val="single" w:sz="18" w:space="0" w:color="auto"/>
            </w:tcBorders>
            <w:vAlign w:val="center"/>
            <w:hideMark/>
          </w:tcPr>
          <w:p w14:paraId="2B787054" w14:textId="77777777" w:rsidR="00E543C7" w:rsidRPr="009D7AB3" w:rsidRDefault="00E543C7" w:rsidP="00855F5C">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467A0BE6" w14:textId="77777777" w:rsidR="00E543C7" w:rsidRPr="009D7AB3" w:rsidRDefault="00E543C7" w:rsidP="00855F5C">
            <w:pPr>
              <w:pStyle w:val="NoSpacing"/>
            </w:pPr>
            <w:r w:rsidRPr="009D7AB3">
              <w:t>Variable</w:t>
            </w:r>
          </w:p>
          <w:p w14:paraId="53275809" w14:textId="77777777" w:rsidR="00E543C7" w:rsidRPr="009D7AB3" w:rsidRDefault="00E543C7" w:rsidP="00855F5C">
            <w:pPr>
              <w:pStyle w:val="NoSpacing"/>
            </w:pPr>
            <w:r>
              <w:t>i</w:t>
            </w:r>
            <w:r w:rsidRPr="009D7AB3">
              <w:t>mportance (n)</w:t>
            </w:r>
          </w:p>
        </w:tc>
      </w:tr>
      <w:tr w:rsidR="008B3B78" w:rsidRPr="009D7AB3" w14:paraId="4C066B86" w14:textId="77777777" w:rsidTr="002A230B">
        <w:trPr>
          <w:trHeight w:val="324"/>
        </w:trPr>
        <w:tc>
          <w:tcPr>
            <w:tcW w:w="1390" w:type="dxa"/>
            <w:gridSpan w:val="2"/>
            <w:vMerge w:val="restart"/>
            <w:tcBorders>
              <w:top w:val="single" w:sz="18" w:space="0" w:color="auto"/>
            </w:tcBorders>
            <w:vAlign w:val="center"/>
            <w:hideMark/>
          </w:tcPr>
          <w:p w14:paraId="0A766E07" w14:textId="77777777" w:rsidR="008B3B78" w:rsidRPr="009D7AB3" w:rsidRDefault="008B3B78" w:rsidP="008B3B78">
            <w:pPr>
              <w:pStyle w:val="NoSpacing"/>
            </w:pPr>
            <w:r w:rsidRPr="009D7AB3">
              <w:t>Occurrence</w:t>
            </w:r>
          </w:p>
        </w:tc>
        <w:tc>
          <w:tcPr>
            <w:tcW w:w="2534" w:type="dxa"/>
            <w:gridSpan w:val="2"/>
            <w:tcBorders>
              <w:top w:val="single" w:sz="18" w:space="0" w:color="auto"/>
            </w:tcBorders>
            <w:vAlign w:val="center"/>
            <w:hideMark/>
          </w:tcPr>
          <w:p w14:paraId="7C67AA40" w14:textId="77777777" w:rsidR="008B3B78" w:rsidRPr="009D7AB3" w:rsidRDefault="008B3B78" w:rsidP="008B3B78">
            <w:pPr>
              <w:pStyle w:val="NoSpacing"/>
            </w:pPr>
            <w:r w:rsidRPr="009D7AB3">
              <w:t>Intercept</w:t>
            </w:r>
          </w:p>
        </w:tc>
        <w:tc>
          <w:tcPr>
            <w:tcW w:w="1321" w:type="dxa"/>
            <w:gridSpan w:val="2"/>
            <w:tcBorders>
              <w:top w:val="single" w:sz="18" w:space="0" w:color="auto"/>
            </w:tcBorders>
            <w:vAlign w:val="bottom"/>
            <w:hideMark/>
          </w:tcPr>
          <w:p w14:paraId="2FFB63CB" w14:textId="730BDFA5" w:rsidR="008B3B78" w:rsidRPr="008B3B78" w:rsidRDefault="008B3B78" w:rsidP="008B3B78">
            <w:pPr>
              <w:pStyle w:val="NoSpacing"/>
              <w:rPr>
                <w:rFonts w:cs="Times New Roman"/>
              </w:rPr>
            </w:pPr>
            <w:r w:rsidRPr="008B3B78">
              <w:rPr>
                <w:rFonts w:cs="Times New Roman"/>
                <w:color w:val="000000"/>
                <w:sz w:val="22"/>
                <w:szCs w:val="22"/>
              </w:rPr>
              <w:t>-0.681</w:t>
            </w:r>
          </w:p>
        </w:tc>
        <w:tc>
          <w:tcPr>
            <w:tcW w:w="1418" w:type="dxa"/>
            <w:gridSpan w:val="2"/>
            <w:tcBorders>
              <w:top w:val="single" w:sz="18" w:space="0" w:color="auto"/>
            </w:tcBorders>
            <w:vAlign w:val="bottom"/>
            <w:hideMark/>
          </w:tcPr>
          <w:p w14:paraId="5A30370A" w14:textId="69403B5D" w:rsidR="008B3B78" w:rsidRPr="008B3B78" w:rsidRDefault="008B3B78" w:rsidP="008B3B78">
            <w:pPr>
              <w:pStyle w:val="NoSpacing"/>
              <w:rPr>
                <w:rFonts w:cs="Times New Roman"/>
              </w:rPr>
            </w:pPr>
            <w:r w:rsidRPr="008B3B78">
              <w:rPr>
                <w:rFonts w:cs="Times New Roman"/>
                <w:color w:val="000000"/>
                <w:sz w:val="22"/>
                <w:szCs w:val="22"/>
              </w:rPr>
              <w:t>-0.896</w:t>
            </w:r>
          </w:p>
        </w:tc>
        <w:tc>
          <w:tcPr>
            <w:tcW w:w="1417" w:type="dxa"/>
            <w:gridSpan w:val="3"/>
            <w:tcBorders>
              <w:top w:val="single" w:sz="18" w:space="0" w:color="auto"/>
            </w:tcBorders>
            <w:vAlign w:val="bottom"/>
            <w:hideMark/>
          </w:tcPr>
          <w:p w14:paraId="06BC61BD" w14:textId="3206C375" w:rsidR="008B3B78" w:rsidRPr="008B3B78" w:rsidRDefault="008B3B78" w:rsidP="008B3B78">
            <w:pPr>
              <w:pStyle w:val="NoSpacing"/>
              <w:rPr>
                <w:rFonts w:cs="Times New Roman"/>
              </w:rPr>
            </w:pPr>
            <w:r w:rsidRPr="008B3B78">
              <w:rPr>
                <w:rFonts w:cs="Times New Roman"/>
                <w:color w:val="000000"/>
                <w:sz w:val="22"/>
                <w:szCs w:val="22"/>
              </w:rPr>
              <w:t>-0.467</w:t>
            </w:r>
          </w:p>
        </w:tc>
        <w:tc>
          <w:tcPr>
            <w:tcW w:w="1701" w:type="dxa"/>
            <w:gridSpan w:val="2"/>
            <w:tcBorders>
              <w:top w:val="single" w:sz="18" w:space="0" w:color="auto"/>
            </w:tcBorders>
            <w:vAlign w:val="center"/>
            <w:hideMark/>
          </w:tcPr>
          <w:p w14:paraId="03FE40BE" w14:textId="77777777" w:rsidR="008B3B78" w:rsidRPr="00086E76" w:rsidRDefault="008B3B78" w:rsidP="008B3B78">
            <w:pPr>
              <w:pStyle w:val="NoSpacing"/>
            </w:pPr>
            <w:r w:rsidRPr="00086E76">
              <w:t>— (</w:t>
            </w:r>
            <w:r>
              <w:t>1</w:t>
            </w:r>
            <w:r w:rsidRPr="00086E76">
              <w:t>)</w:t>
            </w:r>
          </w:p>
        </w:tc>
      </w:tr>
      <w:tr w:rsidR="008B3B78" w:rsidRPr="009D7AB3" w14:paraId="0226CBE9" w14:textId="77777777" w:rsidTr="002A230B">
        <w:trPr>
          <w:trHeight w:val="324"/>
        </w:trPr>
        <w:tc>
          <w:tcPr>
            <w:tcW w:w="1390" w:type="dxa"/>
            <w:gridSpan w:val="2"/>
            <w:vMerge/>
            <w:vAlign w:val="center"/>
          </w:tcPr>
          <w:p w14:paraId="2D57DDDB" w14:textId="77777777" w:rsidR="008B3B78" w:rsidRPr="009D7AB3" w:rsidRDefault="008B3B78" w:rsidP="008B3B78">
            <w:pPr>
              <w:pStyle w:val="NoSpacing"/>
            </w:pPr>
          </w:p>
        </w:tc>
        <w:tc>
          <w:tcPr>
            <w:tcW w:w="2534" w:type="dxa"/>
            <w:gridSpan w:val="2"/>
            <w:vAlign w:val="center"/>
          </w:tcPr>
          <w:p w14:paraId="1EE6DCCC" w14:textId="77777777" w:rsidR="008B3B78" w:rsidRPr="009D7AB3" w:rsidRDefault="008B3B78" w:rsidP="008B3B78">
            <w:pPr>
              <w:pStyle w:val="NoSpacing"/>
            </w:pPr>
            <w:r w:rsidRPr="009D7AB3">
              <w:t>Moonlight</w:t>
            </w:r>
          </w:p>
        </w:tc>
        <w:tc>
          <w:tcPr>
            <w:tcW w:w="1321" w:type="dxa"/>
            <w:gridSpan w:val="2"/>
            <w:vAlign w:val="bottom"/>
          </w:tcPr>
          <w:p w14:paraId="19B14778" w14:textId="057F9F35" w:rsidR="008B3B78" w:rsidRPr="008B3B78" w:rsidRDefault="008B3B78" w:rsidP="008B3B78">
            <w:pPr>
              <w:pStyle w:val="NoSpacing"/>
              <w:rPr>
                <w:rFonts w:cs="Times New Roman"/>
              </w:rPr>
            </w:pPr>
            <w:r w:rsidRPr="008B3B78">
              <w:rPr>
                <w:rFonts w:cs="Times New Roman"/>
                <w:color w:val="000000"/>
                <w:sz w:val="22"/>
                <w:szCs w:val="22"/>
              </w:rPr>
              <w:t>0.030</w:t>
            </w:r>
          </w:p>
        </w:tc>
        <w:tc>
          <w:tcPr>
            <w:tcW w:w="1418" w:type="dxa"/>
            <w:gridSpan w:val="2"/>
            <w:vAlign w:val="bottom"/>
          </w:tcPr>
          <w:p w14:paraId="410F7367" w14:textId="2C6264BF" w:rsidR="008B3B78" w:rsidRPr="008B3B78" w:rsidRDefault="008B3B78" w:rsidP="008B3B78">
            <w:pPr>
              <w:pStyle w:val="NoSpacing"/>
              <w:rPr>
                <w:rFonts w:cs="Times New Roman"/>
              </w:rPr>
            </w:pPr>
            <w:r w:rsidRPr="008B3B78">
              <w:rPr>
                <w:rFonts w:cs="Times New Roman"/>
                <w:color w:val="000000"/>
                <w:sz w:val="22"/>
                <w:szCs w:val="22"/>
              </w:rPr>
              <w:t>0.022</w:t>
            </w:r>
          </w:p>
        </w:tc>
        <w:tc>
          <w:tcPr>
            <w:tcW w:w="1417" w:type="dxa"/>
            <w:gridSpan w:val="3"/>
            <w:vAlign w:val="bottom"/>
          </w:tcPr>
          <w:p w14:paraId="08CB01B9" w14:textId="7BB0E8F0" w:rsidR="008B3B78" w:rsidRPr="008B3B78" w:rsidRDefault="008B3B78" w:rsidP="008B3B78">
            <w:pPr>
              <w:pStyle w:val="NoSpacing"/>
              <w:rPr>
                <w:rFonts w:cs="Times New Roman"/>
              </w:rPr>
            </w:pPr>
            <w:r w:rsidRPr="008B3B78">
              <w:rPr>
                <w:rFonts w:cs="Times New Roman"/>
                <w:color w:val="000000"/>
                <w:sz w:val="22"/>
                <w:szCs w:val="22"/>
              </w:rPr>
              <w:t>0.037</w:t>
            </w:r>
          </w:p>
        </w:tc>
        <w:tc>
          <w:tcPr>
            <w:tcW w:w="1701" w:type="dxa"/>
            <w:gridSpan w:val="2"/>
            <w:vAlign w:val="center"/>
          </w:tcPr>
          <w:p w14:paraId="6F0DDEBC" w14:textId="77777777" w:rsidR="008B3B78" w:rsidRPr="00086E76" w:rsidRDefault="008B3B78" w:rsidP="008B3B78">
            <w:pPr>
              <w:pStyle w:val="NoSpacing"/>
            </w:pPr>
            <w:r w:rsidRPr="00086E76">
              <w:t>1.00 (</w:t>
            </w:r>
            <w:r>
              <w:t>1</w:t>
            </w:r>
            <w:r w:rsidRPr="00086E76">
              <w:t>)</w:t>
            </w:r>
          </w:p>
        </w:tc>
      </w:tr>
      <w:tr w:rsidR="008B3B78" w:rsidRPr="009D7AB3" w14:paraId="64605352" w14:textId="77777777" w:rsidTr="002A230B">
        <w:trPr>
          <w:trHeight w:val="324"/>
        </w:trPr>
        <w:tc>
          <w:tcPr>
            <w:tcW w:w="1390" w:type="dxa"/>
            <w:gridSpan w:val="2"/>
            <w:vMerge/>
            <w:vAlign w:val="center"/>
            <w:hideMark/>
          </w:tcPr>
          <w:p w14:paraId="256955A1" w14:textId="77777777" w:rsidR="008B3B78" w:rsidRPr="009D7AB3" w:rsidRDefault="008B3B78" w:rsidP="008B3B78">
            <w:pPr>
              <w:pStyle w:val="NoSpacing"/>
            </w:pPr>
          </w:p>
        </w:tc>
        <w:tc>
          <w:tcPr>
            <w:tcW w:w="2534" w:type="dxa"/>
            <w:gridSpan w:val="2"/>
            <w:vAlign w:val="center"/>
          </w:tcPr>
          <w:p w14:paraId="5506CCDE" w14:textId="77777777" w:rsidR="008B3B78" w:rsidRPr="009D7AB3" w:rsidRDefault="008B3B78" w:rsidP="008B3B78">
            <w:pPr>
              <w:pStyle w:val="NoSpacing"/>
            </w:pPr>
            <w:r w:rsidRPr="009D7AB3">
              <w:t>Temperature (°C)</w:t>
            </w:r>
          </w:p>
        </w:tc>
        <w:tc>
          <w:tcPr>
            <w:tcW w:w="1321" w:type="dxa"/>
            <w:gridSpan w:val="2"/>
            <w:vAlign w:val="bottom"/>
          </w:tcPr>
          <w:p w14:paraId="00EE4728" w14:textId="41E30DB3" w:rsidR="008B3B78" w:rsidRPr="008B3B78" w:rsidRDefault="008B3B78" w:rsidP="008B3B78">
            <w:pPr>
              <w:pStyle w:val="NoSpacing"/>
              <w:rPr>
                <w:rFonts w:cs="Times New Roman"/>
              </w:rPr>
            </w:pPr>
            <w:r w:rsidRPr="008B3B78">
              <w:rPr>
                <w:rFonts w:cs="Times New Roman"/>
                <w:color w:val="000000"/>
                <w:sz w:val="22"/>
                <w:szCs w:val="22"/>
              </w:rPr>
              <w:t>0.034</w:t>
            </w:r>
          </w:p>
        </w:tc>
        <w:tc>
          <w:tcPr>
            <w:tcW w:w="1418" w:type="dxa"/>
            <w:gridSpan w:val="2"/>
            <w:vAlign w:val="bottom"/>
          </w:tcPr>
          <w:p w14:paraId="502C693A" w14:textId="64CF5789" w:rsidR="008B3B78" w:rsidRPr="008B3B78" w:rsidRDefault="008B3B78" w:rsidP="008B3B78">
            <w:pPr>
              <w:pStyle w:val="NoSpacing"/>
              <w:rPr>
                <w:rFonts w:cs="Times New Roman"/>
              </w:rPr>
            </w:pPr>
            <w:r w:rsidRPr="008B3B78">
              <w:rPr>
                <w:rFonts w:cs="Times New Roman"/>
                <w:color w:val="000000"/>
                <w:sz w:val="22"/>
                <w:szCs w:val="22"/>
              </w:rPr>
              <w:t>0.030</w:t>
            </w:r>
          </w:p>
        </w:tc>
        <w:tc>
          <w:tcPr>
            <w:tcW w:w="1417" w:type="dxa"/>
            <w:gridSpan w:val="3"/>
            <w:vAlign w:val="bottom"/>
          </w:tcPr>
          <w:p w14:paraId="52CDA98A" w14:textId="5AE84F3E" w:rsidR="008B3B78" w:rsidRPr="008B3B78" w:rsidRDefault="008B3B78" w:rsidP="008B3B78">
            <w:pPr>
              <w:pStyle w:val="NoSpacing"/>
              <w:rPr>
                <w:rFonts w:cs="Times New Roman"/>
              </w:rPr>
            </w:pPr>
            <w:r w:rsidRPr="008B3B78">
              <w:rPr>
                <w:rFonts w:cs="Times New Roman"/>
                <w:color w:val="000000"/>
                <w:sz w:val="22"/>
                <w:szCs w:val="22"/>
              </w:rPr>
              <w:t>0.038</w:t>
            </w:r>
          </w:p>
        </w:tc>
        <w:tc>
          <w:tcPr>
            <w:tcW w:w="1701" w:type="dxa"/>
            <w:gridSpan w:val="2"/>
            <w:vAlign w:val="center"/>
          </w:tcPr>
          <w:p w14:paraId="36EE05C6" w14:textId="77777777" w:rsidR="008B3B78" w:rsidRPr="00086E76" w:rsidRDefault="008B3B78" w:rsidP="008B3B78">
            <w:pPr>
              <w:pStyle w:val="NoSpacing"/>
            </w:pPr>
            <w:r>
              <w:t>1.00</w:t>
            </w:r>
            <w:r w:rsidRPr="00086E76">
              <w:t xml:space="preserve"> (</w:t>
            </w:r>
            <w:r>
              <w:t>1</w:t>
            </w:r>
            <w:r w:rsidRPr="00086E76">
              <w:t>)</w:t>
            </w:r>
          </w:p>
        </w:tc>
      </w:tr>
      <w:tr w:rsidR="00C7137D" w:rsidRPr="005F0658" w14:paraId="7CA3439E" w14:textId="77777777" w:rsidTr="006F00DC">
        <w:trPr>
          <w:gridAfter w:val="1"/>
          <w:wAfter w:w="567" w:type="dxa"/>
          <w:trHeight w:val="324"/>
        </w:trPr>
        <w:tc>
          <w:tcPr>
            <w:tcW w:w="1242" w:type="dxa"/>
            <w:vMerge w:val="restart"/>
            <w:tcBorders>
              <w:top w:val="single" w:sz="4" w:space="0" w:color="auto"/>
              <w:bottom w:val="nil"/>
            </w:tcBorders>
            <w:vAlign w:val="center"/>
          </w:tcPr>
          <w:p w14:paraId="5E695B30" w14:textId="77777777" w:rsidR="00C7137D" w:rsidRPr="009D7AB3" w:rsidRDefault="00C7137D" w:rsidP="00C7137D">
            <w:pPr>
              <w:pStyle w:val="NoSpacing"/>
            </w:pPr>
            <w:r w:rsidRPr="009D7AB3">
              <w:t>Duration</w:t>
            </w:r>
          </w:p>
          <w:p w14:paraId="0ADC1795" w14:textId="77777777" w:rsidR="00C7137D" w:rsidRPr="005F0658" w:rsidRDefault="00C7137D" w:rsidP="00C7137D">
            <w:pPr>
              <w:pStyle w:val="NoSpacing"/>
              <w:rPr>
                <w:sz w:val="24"/>
                <w:szCs w:val="24"/>
              </w:rPr>
            </w:pPr>
            <w:r w:rsidRPr="009D7AB3">
              <w:t>(minutes)</w:t>
            </w:r>
          </w:p>
        </w:tc>
        <w:tc>
          <w:tcPr>
            <w:tcW w:w="2552" w:type="dxa"/>
            <w:gridSpan w:val="2"/>
            <w:tcBorders>
              <w:top w:val="single" w:sz="4" w:space="0" w:color="auto"/>
              <w:bottom w:val="nil"/>
            </w:tcBorders>
            <w:vAlign w:val="center"/>
          </w:tcPr>
          <w:p w14:paraId="38816C1F" w14:textId="77777777" w:rsidR="00C7137D" w:rsidRPr="005F0658" w:rsidRDefault="00C7137D" w:rsidP="00C7137D">
            <w:pPr>
              <w:pStyle w:val="NoSpacing"/>
              <w:rPr>
                <w:b/>
                <w:sz w:val="24"/>
                <w:szCs w:val="24"/>
              </w:rPr>
            </w:pPr>
            <w:r w:rsidRPr="005F0658">
              <w:rPr>
                <w:sz w:val="24"/>
                <w:szCs w:val="24"/>
              </w:rPr>
              <w:t>Intercept</w:t>
            </w:r>
          </w:p>
        </w:tc>
        <w:tc>
          <w:tcPr>
            <w:tcW w:w="1134" w:type="dxa"/>
            <w:gridSpan w:val="2"/>
            <w:tcBorders>
              <w:top w:val="single" w:sz="4" w:space="0" w:color="auto"/>
              <w:bottom w:val="nil"/>
            </w:tcBorders>
            <w:vAlign w:val="bottom"/>
          </w:tcPr>
          <w:p w14:paraId="581DB58E" w14:textId="1EC1E7F7"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-6.01</w:t>
            </w:r>
            <w:r w:rsidR="00A036E6">
              <w:rPr>
                <w:rFonts w:cs="Times New Roman"/>
                <w:color w:val="000000"/>
                <w:sz w:val="22"/>
                <w:szCs w:val="22"/>
              </w:rPr>
              <w:t>7</w:t>
            </w:r>
          </w:p>
        </w:tc>
        <w:tc>
          <w:tcPr>
            <w:tcW w:w="1255" w:type="dxa"/>
            <w:gridSpan w:val="2"/>
            <w:tcBorders>
              <w:top w:val="single" w:sz="4" w:space="0" w:color="auto"/>
              <w:bottom w:val="nil"/>
            </w:tcBorders>
            <w:vAlign w:val="bottom"/>
          </w:tcPr>
          <w:p w14:paraId="06CAEFB1" w14:textId="028215EC"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-104.114</w:t>
            </w:r>
          </w:p>
        </w:tc>
        <w:tc>
          <w:tcPr>
            <w:tcW w:w="1061" w:type="dxa"/>
            <w:gridSpan w:val="2"/>
            <w:tcBorders>
              <w:top w:val="single" w:sz="4" w:space="0" w:color="auto"/>
              <w:bottom w:val="nil"/>
            </w:tcBorders>
            <w:vAlign w:val="bottom"/>
          </w:tcPr>
          <w:p w14:paraId="325A0A61" w14:textId="45FEAFDA"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92.08</w:t>
            </w:r>
            <w:r w:rsidR="00A036E6">
              <w:rPr>
                <w:rFonts w:cs="Times New Roman"/>
                <w:color w:val="000000"/>
                <w:sz w:val="22"/>
                <w:szCs w:val="22"/>
              </w:rPr>
              <w:t>1</w:t>
            </w:r>
          </w:p>
        </w:tc>
        <w:tc>
          <w:tcPr>
            <w:tcW w:w="1970" w:type="dxa"/>
            <w:gridSpan w:val="3"/>
            <w:tcBorders>
              <w:top w:val="single" w:sz="4" w:space="0" w:color="auto"/>
              <w:bottom w:val="nil"/>
            </w:tcBorders>
            <w:vAlign w:val="center"/>
          </w:tcPr>
          <w:p w14:paraId="434D041A" w14:textId="77777777" w:rsidR="00C7137D" w:rsidRPr="005F0658" w:rsidRDefault="00C7137D" w:rsidP="00C7137D">
            <w:pPr>
              <w:pStyle w:val="NoSpacing"/>
              <w:jc w:val="right"/>
              <w:rPr>
                <w:b/>
                <w:sz w:val="24"/>
                <w:szCs w:val="24"/>
              </w:rPr>
            </w:pPr>
            <w:r w:rsidRPr="005F0658">
              <w:rPr>
                <w:sz w:val="24"/>
                <w:szCs w:val="24"/>
              </w:rPr>
              <w:t>— (</w:t>
            </w:r>
            <w:r>
              <w:rPr>
                <w:sz w:val="24"/>
                <w:szCs w:val="24"/>
              </w:rPr>
              <w:t>2</w:t>
            </w:r>
            <w:r w:rsidRPr="005F0658">
              <w:rPr>
                <w:sz w:val="24"/>
                <w:szCs w:val="24"/>
              </w:rPr>
              <w:t>)</w:t>
            </w:r>
          </w:p>
        </w:tc>
      </w:tr>
      <w:tr w:rsidR="00C7137D" w:rsidRPr="005F0658" w14:paraId="31002AA2" w14:textId="77777777" w:rsidTr="006F00DC">
        <w:trPr>
          <w:gridAfter w:val="1"/>
          <w:wAfter w:w="567" w:type="dxa"/>
          <w:trHeight w:val="324"/>
        </w:trPr>
        <w:tc>
          <w:tcPr>
            <w:tcW w:w="1242" w:type="dxa"/>
            <w:vMerge/>
            <w:tcBorders>
              <w:top w:val="nil"/>
            </w:tcBorders>
            <w:vAlign w:val="center"/>
          </w:tcPr>
          <w:p w14:paraId="1E65ED00" w14:textId="77777777" w:rsidR="00C7137D" w:rsidRPr="005F0658" w:rsidRDefault="00C7137D" w:rsidP="00C7137D">
            <w:pPr>
              <w:pStyle w:val="NoSpacing"/>
              <w:rPr>
                <w:sz w:val="24"/>
                <w:szCs w:val="24"/>
              </w:rPr>
            </w:pPr>
          </w:p>
        </w:tc>
        <w:tc>
          <w:tcPr>
            <w:tcW w:w="2552" w:type="dxa"/>
            <w:gridSpan w:val="2"/>
            <w:tcBorders>
              <w:top w:val="nil"/>
            </w:tcBorders>
            <w:vAlign w:val="center"/>
          </w:tcPr>
          <w:p w14:paraId="4741E25B" w14:textId="77777777" w:rsidR="00C7137D" w:rsidRPr="005F0658" w:rsidRDefault="00C7137D" w:rsidP="00C7137D">
            <w:pPr>
              <w:pStyle w:val="NoSpacing"/>
              <w:rPr>
                <w:sz w:val="24"/>
                <w:szCs w:val="24"/>
              </w:rPr>
            </w:pPr>
            <w:r w:rsidRPr="005F0658">
              <w:rPr>
                <w:sz w:val="24"/>
                <w:szCs w:val="24"/>
              </w:rPr>
              <w:t>Temperature (°C)</w:t>
            </w:r>
          </w:p>
        </w:tc>
        <w:tc>
          <w:tcPr>
            <w:tcW w:w="1134" w:type="dxa"/>
            <w:gridSpan w:val="2"/>
            <w:tcBorders>
              <w:top w:val="nil"/>
            </w:tcBorders>
            <w:vAlign w:val="bottom"/>
          </w:tcPr>
          <w:p w14:paraId="4595903B" w14:textId="7C53E28A" w:rsidR="00C7137D" w:rsidRPr="00C7137D" w:rsidRDefault="00C7137D" w:rsidP="00C7137D">
            <w:pPr>
              <w:pStyle w:val="NoSpacing"/>
              <w:jc w:val="right"/>
              <w:rPr>
                <w:rFonts w:cs="Times New Roman"/>
                <w:sz w:val="24"/>
                <w:szCs w:val="24"/>
              </w:rPr>
            </w:pPr>
            <w:r w:rsidRPr="00C7137D">
              <w:rPr>
                <w:rFonts w:cs="Times New Roman"/>
                <w:color w:val="000000"/>
                <w:sz w:val="22"/>
                <w:szCs w:val="22"/>
              </w:rPr>
              <w:t>5.52</w:t>
            </w:r>
            <w:r w:rsidR="00A036E6">
              <w:rPr>
                <w:rFonts w:cs="Times New Roman"/>
                <w:color w:val="000000"/>
                <w:sz w:val="22"/>
                <w:szCs w:val="22"/>
              </w:rPr>
              <w:t>5</w:t>
            </w:r>
          </w:p>
        </w:tc>
        <w:tc>
          <w:tcPr>
            <w:tcW w:w="1255" w:type="dxa"/>
            <w:gridSpan w:val="2"/>
            <w:tcBorders>
              <w:top w:val="nil"/>
            </w:tcBorders>
            <w:vAlign w:val="bottom"/>
          </w:tcPr>
          <w:p w14:paraId="15CAF2BD" w14:textId="391AF50A" w:rsidR="00C7137D" w:rsidRPr="00C7137D" w:rsidRDefault="00C7137D" w:rsidP="00C7137D">
            <w:pPr>
              <w:pStyle w:val="NoSpacing"/>
              <w:jc w:val="right"/>
              <w:rPr>
                <w:rFonts w:cs="Times New Roman"/>
                <w:sz w:val="24"/>
                <w:szCs w:val="24"/>
              </w:rPr>
            </w:pPr>
            <w:r w:rsidRPr="00C7137D">
              <w:rPr>
                <w:rFonts w:cs="Times New Roman"/>
                <w:color w:val="000000"/>
                <w:sz w:val="22"/>
                <w:szCs w:val="22"/>
              </w:rPr>
              <w:t>2.12</w:t>
            </w:r>
            <w:r w:rsidR="00A036E6">
              <w:rPr>
                <w:rFonts w:cs="Times New Roman"/>
                <w:color w:val="000000"/>
                <w:sz w:val="22"/>
                <w:szCs w:val="22"/>
              </w:rPr>
              <w:t>5</w:t>
            </w:r>
          </w:p>
        </w:tc>
        <w:tc>
          <w:tcPr>
            <w:tcW w:w="1061" w:type="dxa"/>
            <w:gridSpan w:val="2"/>
            <w:tcBorders>
              <w:top w:val="nil"/>
            </w:tcBorders>
            <w:vAlign w:val="bottom"/>
          </w:tcPr>
          <w:p w14:paraId="25CF0531" w14:textId="5D66F629" w:rsidR="00C7137D" w:rsidRPr="00C7137D" w:rsidRDefault="00C7137D" w:rsidP="00C7137D">
            <w:pPr>
              <w:pStyle w:val="NoSpacing"/>
              <w:jc w:val="right"/>
              <w:rPr>
                <w:rFonts w:cs="Times New Roman"/>
                <w:sz w:val="24"/>
                <w:szCs w:val="24"/>
              </w:rPr>
            </w:pPr>
            <w:r w:rsidRPr="00C7137D">
              <w:rPr>
                <w:rFonts w:cs="Times New Roman"/>
                <w:color w:val="000000"/>
                <w:sz w:val="22"/>
                <w:szCs w:val="22"/>
              </w:rPr>
              <w:t>8.92</w:t>
            </w:r>
            <w:r w:rsidR="00A036E6">
              <w:rPr>
                <w:rFonts w:cs="Times New Roman"/>
                <w:color w:val="000000"/>
                <w:sz w:val="22"/>
                <w:szCs w:val="22"/>
              </w:rPr>
              <w:t>5</w:t>
            </w:r>
          </w:p>
        </w:tc>
        <w:tc>
          <w:tcPr>
            <w:tcW w:w="1970" w:type="dxa"/>
            <w:gridSpan w:val="3"/>
            <w:tcBorders>
              <w:top w:val="nil"/>
            </w:tcBorders>
            <w:vAlign w:val="center"/>
          </w:tcPr>
          <w:p w14:paraId="1206FC0D" w14:textId="77777777" w:rsidR="00C7137D" w:rsidRPr="005F0658" w:rsidRDefault="00C7137D" w:rsidP="00C7137D">
            <w:pPr>
              <w:pStyle w:val="NoSpacing"/>
              <w:jc w:val="right"/>
              <w:rPr>
                <w:sz w:val="24"/>
                <w:szCs w:val="24"/>
              </w:rPr>
            </w:pPr>
            <w:r w:rsidRPr="005F0658">
              <w:rPr>
                <w:sz w:val="24"/>
                <w:szCs w:val="24"/>
              </w:rPr>
              <w:t>1.00 (</w:t>
            </w:r>
            <w:r>
              <w:rPr>
                <w:sz w:val="24"/>
                <w:szCs w:val="24"/>
              </w:rPr>
              <w:t>2</w:t>
            </w:r>
            <w:r w:rsidRPr="005F0658">
              <w:rPr>
                <w:sz w:val="24"/>
                <w:szCs w:val="24"/>
              </w:rPr>
              <w:t>)</w:t>
            </w:r>
          </w:p>
        </w:tc>
      </w:tr>
      <w:tr w:rsidR="00C7137D" w:rsidRPr="005F0658" w14:paraId="15C2CF5C" w14:textId="77777777" w:rsidTr="006F00DC">
        <w:trPr>
          <w:gridAfter w:val="1"/>
          <w:wAfter w:w="567" w:type="dxa"/>
          <w:trHeight w:val="324"/>
        </w:trPr>
        <w:tc>
          <w:tcPr>
            <w:tcW w:w="1242" w:type="dxa"/>
            <w:vMerge/>
            <w:vAlign w:val="center"/>
          </w:tcPr>
          <w:p w14:paraId="6E704D42" w14:textId="77777777" w:rsidR="00C7137D" w:rsidRPr="005F0658" w:rsidRDefault="00C7137D" w:rsidP="00C7137D">
            <w:pPr>
              <w:pStyle w:val="NoSpacing"/>
              <w:rPr>
                <w:sz w:val="24"/>
                <w:szCs w:val="24"/>
              </w:rPr>
            </w:pPr>
          </w:p>
        </w:tc>
        <w:tc>
          <w:tcPr>
            <w:tcW w:w="2552" w:type="dxa"/>
            <w:gridSpan w:val="2"/>
            <w:vAlign w:val="center"/>
          </w:tcPr>
          <w:p w14:paraId="6550D6F5" w14:textId="77777777" w:rsidR="00C7137D" w:rsidRPr="005F0658" w:rsidRDefault="00C7137D" w:rsidP="00C7137D">
            <w:pPr>
              <w:pStyle w:val="NoSpacing"/>
              <w:rPr>
                <w:sz w:val="24"/>
                <w:szCs w:val="24"/>
              </w:rPr>
            </w:pPr>
            <w:r w:rsidRPr="005F0658">
              <w:rPr>
                <w:sz w:val="24"/>
                <w:szCs w:val="24"/>
              </w:rPr>
              <w:t xml:space="preserve">Moonlight </w:t>
            </w:r>
          </w:p>
        </w:tc>
        <w:tc>
          <w:tcPr>
            <w:tcW w:w="1134" w:type="dxa"/>
            <w:gridSpan w:val="2"/>
            <w:vAlign w:val="bottom"/>
          </w:tcPr>
          <w:p w14:paraId="69536A1D" w14:textId="5321D226" w:rsidR="00C7137D" w:rsidRPr="00C7137D" w:rsidRDefault="00C7137D" w:rsidP="00C7137D">
            <w:pPr>
              <w:pStyle w:val="NoSpacing"/>
              <w:jc w:val="right"/>
              <w:rPr>
                <w:rFonts w:cs="Times New Roman"/>
                <w:sz w:val="24"/>
                <w:szCs w:val="24"/>
              </w:rPr>
            </w:pPr>
            <w:r w:rsidRPr="00C7137D">
              <w:rPr>
                <w:rFonts w:cs="Times New Roman"/>
                <w:color w:val="000000"/>
                <w:sz w:val="22"/>
                <w:szCs w:val="22"/>
              </w:rPr>
              <w:t>2.24</w:t>
            </w:r>
            <w:r w:rsidR="00A036E6">
              <w:rPr>
                <w:rFonts w:cs="Times New Roman"/>
                <w:color w:val="000000"/>
                <w:sz w:val="22"/>
                <w:szCs w:val="22"/>
              </w:rPr>
              <w:t>4</w:t>
            </w:r>
          </w:p>
        </w:tc>
        <w:tc>
          <w:tcPr>
            <w:tcW w:w="1255" w:type="dxa"/>
            <w:gridSpan w:val="2"/>
            <w:vAlign w:val="bottom"/>
          </w:tcPr>
          <w:p w14:paraId="401AD711" w14:textId="5CEA2920" w:rsidR="00C7137D" w:rsidRPr="00C7137D" w:rsidRDefault="00C7137D" w:rsidP="00C7137D">
            <w:pPr>
              <w:pStyle w:val="NoSpacing"/>
              <w:jc w:val="right"/>
              <w:rPr>
                <w:rFonts w:cs="Times New Roman"/>
                <w:sz w:val="24"/>
                <w:szCs w:val="24"/>
              </w:rPr>
            </w:pPr>
            <w:r w:rsidRPr="00C7137D">
              <w:rPr>
                <w:rFonts w:cs="Times New Roman"/>
                <w:color w:val="000000"/>
                <w:sz w:val="22"/>
                <w:szCs w:val="22"/>
              </w:rPr>
              <w:t>0.676</w:t>
            </w:r>
          </w:p>
        </w:tc>
        <w:tc>
          <w:tcPr>
            <w:tcW w:w="1061" w:type="dxa"/>
            <w:gridSpan w:val="2"/>
            <w:vAlign w:val="bottom"/>
          </w:tcPr>
          <w:p w14:paraId="60B97CAB" w14:textId="2F29902C" w:rsidR="00C7137D" w:rsidRPr="00C7137D" w:rsidRDefault="00C7137D" w:rsidP="00C7137D">
            <w:pPr>
              <w:pStyle w:val="NoSpacing"/>
              <w:jc w:val="right"/>
              <w:rPr>
                <w:rFonts w:cs="Times New Roman"/>
                <w:sz w:val="24"/>
                <w:szCs w:val="24"/>
              </w:rPr>
            </w:pPr>
            <w:r w:rsidRPr="00C7137D">
              <w:rPr>
                <w:rFonts w:cs="Times New Roman"/>
                <w:color w:val="000000"/>
                <w:sz w:val="22"/>
                <w:szCs w:val="22"/>
              </w:rPr>
              <w:t>3.811</w:t>
            </w:r>
          </w:p>
        </w:tc>
        <w:tc>
          <w:tcPr>
            <w:tcW w:w="1970" w:type="dxa"/>
            <w:gridSpan w:val="3"/>
            <w:vAlign w:val="center"/>
          </w:tcPr>
          <w:p w14:paraId="46F08FA0" w14:textId="77777777" w:rsidR="00C7137D" w:rsidRPr="005F0658" w:rsidRDefault="00C7137D" w:rsidP="00C7137D">
            <w:pPr>
              <w:pStyle w:val="NoSpacing"/>
              <w:jc w:val="right"/>
              <w:rPr>
                <w:sz w:val="24"/>
                <w:szCs w:val="24"/>
              </w:rPr>
            </w:pPr>
            <w:r w:rsidRPr="005F0658">
              <w:rPr>
                <w:sz w:val="24"/>
                <w:szCs w:val="24"/>
              </w:rPr>
              <w:t>1.00 (</w:t>
            </w:r>
            <w:r>
              <w:rPr>
                <w:sz w:val="24"/>
                <w:szCs w:val="24"/>
              </w:rPr>
              <w:t>2</w:t>
            </w:r>
            <w:r w:rsidRPr="005F0658">
              <w:rPr>
                <w:sz w:val="24"/>
                <w:szCs w:val="24"/>
              </w:rPr>
              <w:t>)</w:t>
            </w:r>
          </w:p>
        </w:tc>
      </w:tr>
      <w:tr w:rsidR="00C7137D" w:rsidRPr="005F0658" w14:paraId="264D376D" w14:textId="77777777" w:rsidTr="006F00DC">
        <w:trPr>
          <w:gridAfter w:val="1"/>
          <w:wAfter w:w="567" w:type="dxa"/>
          <w:trHeight w:val="324"/>
        </w:trPr>
        <w:tc>
          <w:tcPr>
            <w:tcW w:w="1242" w:type="dxa"/>
            <w:vMerge/>
            <w:vAlign w:val="center"/>
          </w:tcPr>
          <w:p w14:paraId="6D99B4EA" w14:textId="77777777" w:rsidR="00C7137D" w:rsidRPr="005F0658" w:rsidRDefault="00C7137D" w:rsidP="00C7137D">
            <w:pPr>
              <w:pStyle w:val="NoSpacing"/>
              <w:rPr>
                <w:sz w:val="24"/>
                <w:szCs w:val="24"/>
              </w:rPr>
            </w:pPr>
          </w:p>
        </w:tc>
        <w:tc>
          <w:tcPr>
            <w:tcW w:w="2552" w:type="dxa"/>
            <w:gridSpan w:val="2"/>
            <w:vAlign w:val="center"/>
          </w:tcPr>
          <w:p w14:paraId="3CBE7390" w14:textId="77777777" w:rsidR="00C7137D" w:rsidRPr="005F0658" w:rsidRDefault="00C7137D" w:rsidP="00C7137D">
            <w:pPr>
              <w:pStyle w:val="NoSpacing"/>
              <w:rPr>
                <w:b/>
                <w:sz w:val="24"/>
                <w:szCs w:val="24"/>
              </w:rPr>
            </w:pPr>
            <w:r w:rsidRPr="005F0658">
              <w:rPr>
                <w:sz w:val="24"/>
                <w:szCs w:val="24"/>
              </w:rPr>
              <w:t>Denning (Yes)</w:t>
            </w:r>
          </w:p>
        </w:tc>
        <w:tc>
          <w:tcPr>
            <w:tcW w:w="1134" w:type="dxa"/>
            <w:gridSpan w:val="2"/>
            <w:vAlign w:val="bottom"/>
          </w:tcPr>
          <w:p w14:paraId="71642D35" w14:textId="4A9D6971"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10.641</w:t>
            </w:r>
          </w:p>
        </w:tc>
        <w:tc>
          <w:tcPr>
            <w:tcW w:w="1255" w:type="dxa"/>
            <w:gridSpan w:val="2"/>
            <w:vAlign w:val="bottom"/>
          </w:tcPr>
          <w:p w14:paraId="2B27388D" w14:textId="761AC531"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-306.57</w:t>
            </w:r>
          </w:p>
        </w:tc>
        <w:tc>
          <w:tcPr>
            <w:tcW w:w="1061" w:type="dxa"/>
            <w:gridSpan w:val="2"/>
            <w:vAlign w:val="bottom"/>
          </w:tcPr>
          <w:p w14:paraId="1AB13B16" w14:textId="688CA174"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327.854</w:t>
            </w:r>
          </w:p>
        </w:tc>
        <w:tc>
          <w:tcPr>
            <w:tcW w:w="1970" w:type="dxa"/>
            <w:gridSpan w:val="3"/>
            <w:vAlign w:val="center"/>
          </w:tcPr>
          <w:p w14:paraId="1C3487DF" w14:textId="77777777" w:rsidR="00C7137D" w:rsidRPr="005F0658" w:rsidRDefault="00C7137D" w:rsidP="00C7137D">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C7137D" w:rsidRPr="005F0658" w14:paraId="2196A2BA" w14:textId="77777777" w:rsidTr="006F00DC">
        <w:trPr>
          <w:gridAfter w:val="1"/>
          <w:wAfter w:w="567" w:type="dxa"/>
          <w:trHeight w:val="324"/>
        </w:trPr>
        <w:tc>
          <w:tcPr>
            <w:tcW w:w="1242" w:type="dxa"/>
            <w:vMerge/>
            <w:vAlign w:val="center"/>
          </w:tcPr>
          <w:p w14:paraId="7B541A06" w14:textId="77777777" w:rsidR="00C7137D" w:rsidRPr="005F0658" w:rsidRDefault="00C7137D" w:rsidP="00C7137D">
            <w:pPr>
              <w:pStyle w:val="NoSpacing"/>
              <w:rPr>
                <w:sz w:val="24"/>
                <w:szCs w:val="24"/>
              </w:rPr>
            </w:pPr>
          </w:p>
        </w:tc>
        <w:tc>
          <w:tcPr>
            <w:tcW w:w="2552" w:type="dxa"/>
            <w:gridSpan w:val="2"/>
          </w:tcPr>
          <w:p w14:paraId="647758AE" w14:textId="77777777" w:rsidR="00C7137D" w:rsidRPr="000A16AF" w:rsidRDefault="00C7137D" w:rsidP="00C7137D">
            <w:pPr>
              <w:pStyle w:val="NoSpacing"/>
              <w:rPr>
                <w:sz w:val="24"/>
                <w:szCs w:val="24"/>
              </w:rPr>
            </w:pPr>
            <w:r w:rsidRPr="000A16AF">
              <w:rPr>
                <w:sz w:val="24"/>
                <w:szCs w:val="24"/>
              </w:rPr>
              <w:t>Rainfall</w:t>
            </w:r>
          </w:p>
        </w:tc>
        <w:tc>
          <w:tcPr>
            <w:tcW w:w="1134" w:type="dxa"/>
            <w:gridSpan w:val="2"/>
            <w:vAlign w:val="bottom"/>
          </w:tcPr>
          <w:p w14:paraId="5191F8D5" w14:textId="6C7B8533" w:rsidR="00C7137D" w:rsidRPr="00C7137D" w:rsidRDefault="00C7137D" w:rsidP="00C7137D">
            <w:pPr>
              <w:pStyle w:val="NoSpacing"/>
              <w:jc w:val="right"/>
              <w:rPr>
                <w:rFonts w:cs="Times New Roman"/>
                <w:sz w:val="24"/>
                <w:szCs w:val="24"/>
              </w:rPr>
            </w:pPr>
            <w:r w:rsidRPr="00C7137D">
              <w:rPr>
                <w:rFonts w:cs="Times New Roman"/>
                <w:color w:val="000000"/>
                <w:sz w:val="22"/>
                <w:szCs w:val="22"/>
              </w:rPr>
              <w:t>-0.237</w:t>
            </w:r>
          </w:p>
        </w:tc>
        <w:tc>
          <w:tcPr>
            <w:tcW w:w="1255" w:type="dxa"/>
            <w:gridSpan w:val="2"/>
            <w:vAlign w:val="bottom"/>
          </w:tcPr>
          <w:p w14:paraId="6803D340" w14:textId="4195D3CA" w:rsidR="00C7137D" w:rsidRPr="00C7137D" w:rsidRDefault="00C7137D" w:rsidP="00C7137D">
            <w:pPr>
              <w:pStyle w:val="NoSpacing"/>
              <w:jc w:val="right"/>
              <w:rPr>
                <w:rFonts w:cs="Times New Roman"/>
                <w:sz w:val="24"/>
                <w:szCs w:val="24"/>
              </w:rPr>
            </w:pPr>
            <w:r w:rsidRPr="00C7137D">
              <w:rPr>
                <w:rFonts w:cs="Times New Roman"/>
                <w:color w:val="000000"/>
                <w:sz w:val="22"/>
                <w:szCs w:val="22"/>
              </w:rPr>
              <w:t>-17.300</w:t>
            </w:r>
          </w:p>
        </w:tc>
        <w:tc>
          <w:tcPr>
            <w:tcW w:w="1061" w:type="dxa"/>
            <w:gridSpan w:val="2"/>
            <w:vAlign w:val="bottom"/>
          </w:tcPr>
          <w:p w14:paraId="75CC3037" w14:textId="2BEAD223" w:rsidR="00C7137D" w:rsidRPr="00C7137D" w:rsidRDefault="00C7137D" w:rsidP="00C7137D">
            <w:pPr>
              <w:pStyle w:val="NoSpacing"/>
              <w:jc w:val="right"/>
              <w:rPr>
                <w:rFonts w:cs="Times New Roman"/>
                <w:sz w:val="24"/>
                <w:szCs w:val="24"/>
              </w:rPr>
            </w:pPr>
            <w:r w:rsidRPr="00C7137D">
              <w:rPr>
                <w:rFonts w:cs="Times New Roman"/>
                <w:color w:val="000000"/>
                <w:sz w:val="22"/>
                <w:szCs w:val="22"/>
              </w:rPr>
              <w:t>16.825</w:t>
            </w:r>
          </w:p>
        </w:tc>
        <w:tc>
          <w:tcPr>
            <w:tcW w:w="1970" w:type="dxa"/>
            <w:gridSpan w:val="3"/>
            <w:vAlign w:val="center"/>
          </w:tcPr>
          <w:p w14:paraId="35629263" w14:textId="720A3B9B" w:rsidR="00C7137D" w:rsidRPr="005F0658" w:rsidRDefault="008E4A3E" w:rsidP="00C7137D">
            <w:pPr>
              <w:pStyle w:val="NoSpacing"/>
              <w:jc w:val="right"/>
              <w:rPr>
                <w:sz w:val="24"/>
                <w:szCs w:val="24"/>
              </w:rPr>
            </w:pPr>
            <w:r>
              <w:rPr>
                <w:sz w:val="24"/>
                <w:szCs w:val="24"/>
              </w:rPr>
              <w:t>0.71</w:t>
            </w:r>
            <w:r w:rsidR="00C7137D">
              <w:rPr>
                <w:sz w:val="24"/>
                <w:szCs w:val="24"/>
              </w:rPr>
              <w:t xml:space="preserve"> (1)</w:t>
            </w:r>
          </w:p>
        </w:tc>
      </w:tr>
      <w:tr w:rsidR="00C7137D" w:rsidRPr="000A16AF" w14:paraId="34C7F0FD" w14:textId="77777777" w:rsidTr="006F00DC">
        <w:trPr>
          <w:gridAfter w:val="1"/>
          <w:wAfter w:w="567" w:type="dxa"/>
          <w:trHeight w:val="324"/>
        </w:trPr>
        <w:tc>
          <w:tcPr>
            <w:tcW w:w="1242" w:type="dxa"/>
            <w:vMerge/>
            <w:vAlign w:val="center"/>
          </w:tcPr>
          <w:p w14:paraId="2AED8D57" w14:textId="77777777" w:rsidR="00C7137D" w:rsidRPr="005F0658" w:rsidRDefault="00C7137D" w:rsidP="00C7137D">
            <w:pPr>
              <w:pStyle w:val="NoSpacing"/>
              <w:rPr>
                <w:sz w:val="24"/>
                <w:szCs w:val="24"/>
              </w:rPr>
            </w:pPr>
          </w:p>
        </w:tc>
        <w:tc>
          <w:tcPr>
            <w:tcW w:w="2552" w:type="dxa"/>
            <w:gridSpan w:val="2"/>
          </w:tcPr>
          <w:p w14:paraId="76541F4A" w14:textId="77777777" w:rsidR="00C7137D" w:rsidRPr="000A16AF" w:rsidRDefault="00C7137D" w:rsidP="00C7137D">
            <w:pPr>
              <w:pStyle w:val="NoSpacing"/>
              <w:rPr>
                <w:b/>
                <w:sz w:val="24"/>
                <w:szCs w:val="24"/>
              </w:rPr>
            </w:pPr>
            <w:r w:rsidRPr="000A16AF">
              <w:rPr>
                <w:sz w:val="24"/>
                <w:szCs w:val="24"/>
              </w:rPr>
              <w:t>Rainfall:Temperature</w:t>
            </w:r>
          </w:p>
        </w:tc>
        <w:tc>
          <w:tcPr>
            <w:tcW w:w="1134" w:type="dxa"/>
            <w:gridSpan w:val="2"/>
            <w:vAlign w:val="bottom"/>
          </w:tcPr>
          <w:p w14:paraId="14414E2D" w14:textId="4A46D5E7"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-0.02</w:t>
            </w:r>
            <w:r w:rsidR="006E6858">
              <w:rPr>
                <w:rFonts w:cs="Times New Roman"/>
                <w:color w:val="000000"/>
                <w:sz w:val="22"/>
                <w:szCs w:val="22"/>
              </w:rPr>
              <w:t>2</w:t>
            </w:r>
          </w:p>
        </w:tc>
        <w:tc>
          <w:tcPr>
            <w:tcW w:w="1255" w:type="dxa"/>
            <w:gridSpan w:val="2"/>
            <w:vAlign w:val="bottom"/>
          </w:tcPr>
          <w:p w14:paraId="2860C43B" w14:textId="7A863BEF"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-0.6</w:t>
            </w:r>
            <w:r w:rsidR="006E6858">
              <w:rPr>
                <w:rFonts w:cs="Times New Roman"/>
                <w:color w:val="000000"/>
                <w:sz w:val="22"/>
                <w:szCs w:val="22"/>
              </w:rPr>
              <w:t>70</w:t>
            </w:r>
          </w:p>
        </w:tc>
        <w:tc>
          <w:tcPr>
            <w:tcW w:w="1061" w:type="dxa"/>
            <w:gridSpan w:val="2"/>
            <w:vAlign w:val="bottom"/>
          </w:tcPr>
          <w:p w14:paraId="2354C189" w14:textId="403B1396"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0.62</w:t>
            </w:r>
            <w:r w:rsidR="006E6858">
              <w:rPr>
                <w:rFonts w:cs="Times New Roman"/>
                <w:color w:val="000000"/>
                <w:sz w:val="22"/>
                <w:szCs w:val="22"/>
              </w:rPr>
              <w:t>6</w:t>
            </w:r>
          </w:p>
        </w:tc>
        <w:tc>
          <w:tcPr>
            <w:tcW w:w="1970" w:type="dxa"/>
            <w:gridSpan w:val="3"/>
            <w:vAlign w:val="center"/>
          </w:tcPr>
          <w:p w14:paraId="05915DCB" w14:textId="260E140C" w:rsidR="00C7137D" w:rsidRPr="000A16AF" w:rsidRDefault="00C7137D" w:rsidP="00C7137D">
            <w:pPr>
              <w:pStyle w:val="NoSpacing"/>
              <w:jc w:val="right"/>
              <w:rPr>
                <w:sz w:val="24"/>
                <w:szCs w:val="24"/>
              </w:rPr>
            </w:pPr>
            <w:r>
              <w:rPr>
                <w:sz w:val="24"/>
                <w:szCs w:val="24"/>
              </w:rPr>
              <w:t>0</w:t>
            </w:r>
            <w:r w:rsidR="008E4A3E">
              <w:rPr>
                <w:sz w:val="24"/>
                <w:szCs w:val="24"/>
              </w:rPr>
              <w:t>.71</w:t>
            </w:r>
            <w:r>
              <w:rPr>
                <w:sz w:val="24"/>
                <w:szCs w:val="24"/>
              </w:rPr>
              <w:t xml:space="preserve"> </w:t>
            </w:r>
            <w:r w:rsidRPr="000A16AF">
              <w:rPr>
                <w:sz w:val="24"/>
                <w:szCs w:val="24"/>
              </w:rPr>
              <w:t>(1)</w:t>
            </w:r>
          </w:p>
        </w:tc>
      </w:tr>
      <w:tr w:rsidR="00C7137D" w14:paraId="77EB87D2" w14:textId="77777777" w:rsidTr="006F00DC">
        <w:trPr>
          <w:gridAfter w:val="1"/>
          <w:wAfter w:w="567" w:type="dxa"/>
          <w:trHeight w:val="324"/>
        </w:trPr>
        <w:tc>
          <w:tcPr>
            <w:tcW w:w="1242" w:type="dxa"/>
            <w:vAlign w:val="center"/>
          </w:tcPr>
          <w:p w14:paraId="7574F53F" w14:textId="77777777" w:rsidR="00C7137D" w:rsidRPr="005F0658" w:rsidRDefault="00C7137D" w:rsidP="00C7137D">
            <w:pPr>
              <w:pStyle w:val="NoSpacing"/>
              <w:rPr>
                <w:sz w:val="24"/>
                <w:szCs w:val="24"/>
              </w:rPr>
            </w:pPr>
          </w:p>
        </w:tc>
        <w:tc>
          <w:tcPr>
            <w:tcW w:w="2552" w:type="dxa"/>
            <w:gridSpan w:val="2"/>
          </w:tcPr>
          <w:p w14:paraId="22F15BD6" w14:textId="77777777" w:rsidR="00C7137D" w:rsidRPr="000A16AF" w:rsidRDefault="00C7137D" w:rsidP="00C7137D">
            <w:pPr>
              <w:pStyle w:val="NoSpacing"/>
              <w:rPr>
                <w:sz w:val="24"/>
                <w:szCs w:val="24"/>
              </w:rPr>
            </w:pPr>
            <w:r>
              <w:rPr>
                <w:sz w:val="24"/>
                <w:szCs w:val="24"/>
              </w:rPr>
              <w:t>Denning</w:t>
            </w:r>
            <w:r w:rsidRPr="000A16AF">
              <w:rPr>
                <w:sz w:val="24"/>
                <w:szCs w:val="24"/>
              </w:rPr>
              <w:t>:Temperature</w:t>
            </w:r>
          </w:p>
        </w:tc>
        <w:tc>
          <w:tcPr>
            <w:tcW w:w="1134" w:type="dxa"/>
            <w:gridSpan w:val="2"/>
            <w:vAlign w:val="bottom"/>
          </w:tcPr>
          <w:p w14:paraId="205CF497" w14:textId="34302724" w:rsidR="00C7137D" w:rsidRPr="00C7137D" w:rsidRDefault="00C7137D" w:rsidP="00C7137D">
            <w:pPr>
              <w:pStyle w:val="NoSpacing"/>
              <w:jc w:val="right"/>
              <w:rPr>
                <w:rFonts w:cs="Times New Roman"/>
              </w:rPr>
            </w:pPr>
            <w:r w:rsidRPr="00C7137D">
              <w:rPr>
                <w:rFonts w:cs="Times New Roman"/>
                <w:color w:val="000000"/>
                <w:sz w:val="22"/>
                <w:szCs w:val="22"/>
              </w:rPr>
              <w:t>1.429</w:t>
            </w:r>
          </w:p>
        </w:tc>
        <w:tc>
          <w:tcPr>
            <w:tcW w:w="1255" w:type="dxa"/>
            <w:gridSpan w:val="2"/>
            <w:vAlign w:val="bottom"/>
          </w:tcPr>
          <w:p w14:paraId="29200226" w14:textId="3F879BDF" w:rsidR="00C7137D" w:rsidRPr="00C7137D" w:rsidRDefault="00C7137D" w:rsidP="00C7137D">
            <w:pPr>
              <w:pStyle w:val="NoSpacing"/>
              <w:jc w:val="right"/>
              <w:rPr>
                <w:rFonts w:cs="Times New Roman"/>
              </w:rPr>
            </w:pPr>
            <w:r w:rsidRPr="00C7137D">
              <w:rPr>
                <w:rFonts w:cs="Times New Roman"/>
                <w:color w:val="000000"/>
                <w:sz w:val="22"/>
                <w:szCs w:val="22"/>
              </w:rPr>
              <w:t>-12.52</w:t>
            </w:r>
            <w:r w:rsidR="006E6858">
              <w:rPr>
                <w:rFonts w:cs="Times New Roman"/>
                <w:color w:val="000000"/>
                <w:sz w:val="22"/>
                <w:szCs w:val="22"/>
              </w:rPr>
              <w:t>9</w:t>
            </w:r>
          </w:p>
        </w:tc>
        <w:tc>
          <w:tcPr>
            <w:tcW w:w="1061" w:type="dxa"/>
            <w:gridSpan w:val="2"/>
            <w:vAlign w:val="bottom"/>
          </w:tcPr>
          <w:p w14:paraId="4BFF359C" w14:textId="30F6987F" w:rsidR="00C7137D" w:rsidRPr="00C7137D" w:rsidRDefault="00C7137D" w:rsidP="00C7137D">
            <w:pPr>
              <w:pStyle w:val="NoSpacing"/>
              <w:jc w:val="right"/>
              <w:rPr>
                <w:rFonts w:cs="Times New Roman"/>
              </w:rPr>
            </w:pPr>
            <w:r w:rsidRPr="00C7137D">
              <w:rPr>
                <w:rFonts w:cs="Times New Roman"/>
                <w:color w:val="000000"/>
                <w:sz w:val="22"/>
                <w:szCs w:val="22"/>
              </w:rPr>
              <w:t>15.38</w:t>
            </w:r>
            <w:r w:rsidR="006E6858">
              <w:rPr>
                <w:rFonts w:cs="Times New Roman"/>
                <w:color w:val="000000"/>
                <w:sz w:val="22"/>
                <w:szCs w:val="22"/>
              </w:rPr>
              <w:t>9</w:t>
            </w:r>
          </w:p>
        </w:tc>
        <w:tc>
          <w:tcPr>
            <w:tcW w:w="1970" w:type="dxa"/>
            <w:gridSpan w:val="3"/>
            <w:vAlign w:val="center"/>
          </w:tcPr>
          <w:p w14:paraId="18B8784B" w14:textId="2DA35B39" w:rsidR="00C7137D" w:rsidRDefault="00C7137D" w:rsidP="00C7137D">
            <w:pPr>
              <w:pStyle w:val="NoSpacing"/>
              <w:jc w:val="right"/>
              <w:rPr>
                <w:sz w:val="24"/>
                <w:szCs w:val="24"/>
              </w:rPr>
            </w:pPr>
            <w:r>
              <w:rPr>
                <w:sz w:val="24"/>
                <w:szCs w:val="24"/>
              </w:rPr>
              <w:t>0.</w:t>
            </w:r>
            <w:r w:rsidR="008E4A3E">
              <w:rPr>
                <w:sz w:val="24"/>
                <w:szCs w:val="24"/>
              </w:rPr>
              <w:t>71</w:t>
            </w:r>
            <w:r>
              <w:rPr>
                <w:sz w:val="24"/>
                <w:szCs w:val="24"/>
              </w:rPr>
              <w:t xml:space="preserve"> </w:t>
            </w:r>
            <w:r w:rsidRPr="000A16AF">
              <w:rPr>
                <w:sz w:val="24"/>
                <w:szCs w:val="24"/>
              </w:rPr>
              <w:t>(1)</w:t>
            </w:r>
          </w:p>
        </w:tc>
      </w:tr>
      <w:tr w:rsidR="00E71764" w:rsidRPr="009D7AB3" w14:paraId="6903E651" w14:textId="77777777" w:rsidTr="00855F5C">
        <w:trPr>
          <w:trHeight w:val="324"/>
        </w:trPr>
        <w:tc>
          <w:tcPr>
            <w:tcW w:w="1390" w:type="dxa"/>
            <w:gridSpan w:val="2"/>
            <w:vMerge w:val="restart"/>
            <w:tcBorders>
              <w:top w:val="single" w:sz="4" w:space="0" w:color="auto"/>
            </w:tcBorders>
            <w:vAlign w:val="center"/>
            <w:hideMark/>
          </w:tcPr>
          <w:p w14:paraId="21C6746F" w14:textId="77777777" w:rsidR="00E71764" w:rsidRPr="009D7AB3" w:rsidRDefault="00E71764" w:rsidP="00E71764">
            <w:pPr>
              <w:pStyle w:val="NoSpacing"/>
            </w:pPr>
            <w:r w:rsidRPr="009D7AB3">
              <w:t>Intensity</w:t>
            </w:r>
          </w:p>
        </w:tc>
        <w:tc>
          <w:tcPr>
            <w:tcW w:w="2534" w:type="dxa"/>
            <w:gridSpan w:val="2"/>
            <w:tcBorders>
              <w:top w:val="single" w:sz="4" w:space="0" w:color="auto"/>
            </w:tcBorders>
            <w:vAlign w:val="center"/>
            <w:hideMark/>
          </w:tcPr>
          <w:p w14:paraId="556D8497" w14:textId="77777777" w:rsidR="00E71764" w:rsidRPr="009D7AB3" w:rsidRDefault="00E71764" w:rsidP="00E71764">
            <w:pPr>
              <w:pStyle w:val="NoSpacing"/>
            </w:pPr>
            <w:r w:rsidRPr="009D7AB3">
              <w:t>Intercept</w:t>
            </w:r>
          </w:p>
        </w:tc>
        <w:tc>
          <w:tcPr>
            <w:tcW w:w="1321" w:type="dxa"/>
            <w:gridSpan w:val="2"/>
            <w:tcBorders>
              <w:top w:val="single" w:sz="4" w:space="0" w:color="auto"/>
            </w:tcBorders>
            <w:hideMark/>
          </w:tcPr>
          <w:p w14:paraId="65846C85" w14:textId="5CA5A391" w:rsidR="00E71764" w:rsidRPr="00FA1738" w:rsidRDefault="00E71764" w:rsidP="00E71764">
            <w:pPr>
              <w:pStyle w:val="NoSpacing"/>
              <w:rPr>
                <w:sz w:val="22"/>
                <w:szCs w:val="22"/>
              </w:rPr>
            </w:pPr>
            <w:r w:rsidRPr="00FA1738">
              <w:rPr>
                <w:sz w:val="22"/>
                <w:szCs w:val="22"/>
              </w:rPr>
              <w:t>30.246</w:t>
            </w:r>
          </w:p>
        </w:tc>
        <w:tc>
          <w:tcPr>
            <w:tcW w:w="1418" w:type="dxa"/>
            <w:gridSpan w:val="2"/>
            <w:tcBorders>
              <w:top w:val="single" w:sz="4" w:space="0" w:color="auto"/>
            </w:tcBorders>
            <w:hideMark/>
          </w:tcPr>
          <w:p w14:paraId="24441817" w14:textId="4DFC9FB9" w:rsidR="00E71764" w:rsidRPr="00FA1738" w:rsidRDefault="00E71764" w:rsidP="00E71764">
            <w:pPr>
              <w:pStyle w:val="NoSpacing"/>
              <w:rPr>
                <w:sz w:val="22"/>
                <w:szCs w:val="22"/>
              </w:rPr>
            </w:pPr>
            <w:r w:rsidRPr="00FA1738">
              <w:rPr>
                <w:sz w:val="22"/>
                <w:szCs w:val="22"/>
              </w:rPr>
              <w:t>14.590</w:t>
            </w:r>
          </w:p>
        </w:tc>
        <w:tc>
          <w:tcPr>
            <w:tcW w:w="1417" w:type="dxa"/>
            <w:gridSpan w:val="3"/>
            <w:tcBorders>
              <w:top w:val="single" w:sz="4" w:space="0" w:color="auto"/>
            </w:tcBorders>
            <w:hideMark/>
          </w:tcPr>
          <w:p w14:paraId="635CE1CD" w14:textId="6641A6F7" w:rsidR="00E71764" w:rsidRPr="00FA1738" w:rsidRDefault="00E71764" w:rsidP="00E71764">
            <w:pPr>
              <w:pStyle w:val="NoSpacing"/>
              <w:rPr>
                <w:sz w:val="22"/>
                <w:szCs w:val="22"/>
              </w:rPr>
            </w:pPr>
            <w:r w:rsidRPr="00FA1738">
              <w:rPr>
                <w:sz w:val="22"/>
                <w:szCs w:val="22"/>
              </w:rPr>
              <w:t>45.902</w:t>
            </w:r>
          </w:p>
        </w:tc>
        <w:tc>
          <w:tcPr>
            <w:tcW w:w="1701" w:type="dxa"/>
            <w:gridSpan w:val="2"/>
            <w:tcBorders>
              <w:top w:val="single" w:sz="4" w:space="0" w:color="auto"/>
            </w:tcBorders>
            <w:vAlign w:val="center"/>
            <w:hideMark/>
          </w:tcPr>
          <w:p w14:paraId="7D4F5F31" w14:textId="6161FBFA" w:rsidR="00E71764" w:rsidRPr="00086E76" w:rsidRDefault="00E71764" w:rsidP="00E71764">
            <w:pPr>
              <w:pStyle w:val="NoSpacing"/>
            </w:pPr>
            <w:r w:rsidRPr="00086E76">
              <w:t>— (</w:t>
            </w:r>
            <w:r w:rsidR="00FA1738">
              <w:t>2)</w:t>
            </w:r>
          </w:p>
        </w:tc>
      </w:tr>
      <w:tr w:rsidR="002A2CF0" w:rsidRPr="009D7AB3" w14:paraId="0DBEF330" w14:textId="77777777" w:rsidTr="00855F5C">
        <w:trPr>
          <w:trHeight w:val="324"/>
        </w:trPr>
        <w:tc>
          <w:tcPr>
            <w:tcW w:w="1390" w:type="dxa"/>
            <w:gridSpan w:val="2"/>
            <w:vMerge/>
            <w:vAlign w:val="center"/>
            <w:hideMark/>
          </w:tcPr>
          <w:p w14:paraId="55A793A8" w14:textId="77777777" w:rsidR="002A2CF0" w:rsidRPr="009D7AB3" w:rsidRDefault="002A2CF0" w:rsidP="002A2CF0">
            <w:pPr>
              <w:pStyle w:val="NoSpacing"/>
            </w:pPr>
          </w:p>
        </w:tc>
        <w:tc>
          <w:tcPr>
            <w:tcW w:w="2534" w:type="dxa"/>
            <w:gridSpan w:val="2"/>
            <w:vAlign w:val="center"/>
          </w:tcPr>
          <w:p w14:paraId="18D872E5" w14:textId="2408AAB5" w:rsidR="002A2CF0" w:rsidRPr="009D7AB3" w:rsidRDefault="002A2CF0" w:rsidP="002A2CF0">
            <w:pPr>
              <w:pStyle w:val="NoSpacing"/>
            </w:pPr>
            <w:r>
              <w:rPr>
                <w:sz w:val="24"/>
                <w:szCs w:val="24"/>
              </w:rPr>
              <w:t>D</w:t>
            </w:r>
            <w:r w:rsidRPr="005F0658">
              <w:rPr>
                <w:sz w:val="24"/>
                <w:szCs w:val="24"/>
              </w:rPr>
              <w:t xml:space="preserve">enning </w:t>
            </w:r>
            <w:r w:rsidRPr="002640ED">
              <w:rPr>
                <w:sz w:val="24"/>
                <w:szCs w:val="24"/>
              </w:rPr>
              <w:t>(Yes)</w:t>
            </w:r>
          </w:p>
        </w:tc>
        <w:tc>
          <w:tcPr>
            <w:tcW w:w="1321" w:type="dxa"/>
            <w:gridSpan w:val="2"/>
          </w:tcPr>
          <w:p w14:paraId="42BC6D05" w14:textId="689085B5" w:rsidR="002A2CF0" w:rsidRPr="00FA1738" w:rsidRDefault="002A2CF0" w:rsidP="002A2CF0">
            <w:pPr>
              <w:pStyle w:val="NoSpacing"/>
              <w:rPr>
                <w:sz w:val="22"/>
                <w:szCs w:val="22"/>
              </w:rPr>
            </w:pPr>
            <w:r w:rsidRPr="00FA1738">
              <w:rPr>
                <w:sz w:val="22"/>
                <w:szCs w:val="22"/>
              </w:rPr>
              <w:t>1.675</w:t>
            </w:r>
          </w:p>
        </w:tc>
        <w:tc>
          <w:tcPr>
            <w:tcW w:w="1418" w:type="dxa"/>
            <w:gridSpan w:val="2"/>
          </w:tcPr>
          <w:p w14:paraId="51AF2AA3" w14:textId="7036E4A5" w:rsidR="002A2CF0" w:rsidRPr="00FA1738" w:rsidRDefault="002A2CF0" w:rsidP="002A2CF0">
            <w:pPr>
              <w:pStyle w:val="NoSpacing"/>
              <w:rPr>
                <w:sz w:val="22"/>
                <w:szCs w:val="22"/>
              </w:rPr>
            </w:pPr>
            <w:r w:rsidRPr="00FA1738">
              <w:rPr>
                <w:sz w:val="22"/>
                <w:szCs w:val="22"/>
              </w:rPr>
              <w:t>-1.423</w:t>
            </w:r>
          </w:p>
        </w:tc>
        <w:tc>
          <w:tcPr>
            <w:tcW w:w="1417" w:type="dxa"/>
            <w:gridSpan w:val="3"/>
          </w:tcPr>
          <w:p w14:paraId="4803968A" w14:textId="4C015385" w:rsidR="002A2CF0" w:rsidRPr="00FA1738" w:rsidRDefault="002A2CF0" w:rsidP="002A2CF0">
            <w:pPr>
              <w:pStyle w:val="NoSpacing"/>
              <w:rPr>
                <w:sz w:val="22"/>
                <w:szCs w:val="22"/>
              </w:rPr>
            </w:pPr>
            <w:r w:rsidRPr="00FA1738">
              <w:rPr>
                <w:sz w:val="22"/>
                <w:szCs w:val="22"/>
              </w:rPr>
              <w:t>4.773</w:t>
            </w:r>
          </w:p>
        </w:tc>
        <w:tc>
          <w:tcPr>
            <w:tcW w:w="1701" w:type="dxa"/>
            <w:gridSpan w:val="2"/>
            <w:vAlign w:val="center"/>
          </w:tcPr>
          <w:p w14:paraId="4CB3187B" w14:textId="68220185" w:rsidR="002A2CF0" w:rsidRPr="00086E76" w:rsidRDefault="002A2CF0" w:rsidP="002A2CF0">
            <w:pPr>
              <w:pStyle w:val="NoSpacing"/>
            </w:pPr>
            <w:r w:rsidRPr="00086E76">
              <w:t>1.00 (</w:t>
            </w:r>
            <w:r>
              <w:t>2</w:t>
            </w:r>
            <w:r w:rsidRPr="00086E76">
              <w:t>)</w:t>
            </w:r>
          </w:p>
        </w:tc>
      </w:tr>
      <w:tr w:rsidR="002A2CF0" w:rsidRPr="009D7AB3" w14:paraId="7DD13D65" w14:textId="77777777" w:rsidTr="00855F5C">
        <w:trPr>
          <w:trHeight w:val="324"/>
        </w:trPr>
        <w:tc>
          <w:tcPr>
            <w:tcW w:w="1390" w:type="dxa"/>
            <w:gridSpan w:val="2"/>
            <w:vMerge/>
            <w:vAlign w:val="center"/>
          </w:tcPr>
          <w:p w14:paraId="71843D5E" w14:textId="77777777" w:rsidR="002A2CF0" w:rsidRPr="009D7AB3" w:rsidRDefault="002A2CF0" w:rsidP="002A2CF0">
            <w:pPr>
              <w:pStyle w:val="NoSpacing"/>
            </w:pPr>
          </w:p>
        </w:tc>
        <w:tc>
          <w:tcPr>
            <w:tcW w:w="2534" w:type="dxa"/>
            <w:gridSpan w:val="2"/>
            <w:vAlign w:val="center"/>
          </w:tcPr>
          <w:p w14:paraId="7933438B" w14:textId="00C46FBD" w:rsidR="002A2CF0" w:rsidRPr="009D7AB3" w:rsidRDefault="002A2CF0" w:rsidP="002A2CF0">
            <w:pPr>
              <w:pStyle w:val="NoSpacing"/>
            </w:pPr>
            <w:r w:rsidRPr="009D7AB3">
              <w:t xml:space="preserve">Moonlight </w:t>
            </w:r>
          </w:p>
        </w:tc>
        <w:tc>
          <w:tcPr>
            <w:tcW w:w="1321" w:type="dxa"/>
            <w:gridSpan w:val="2"/>
          </w:tcPr>
          <w:p w14:paraId="3EB32A33" w14:textId="7F173BE3" w:rsidR="002A2CF0" w:rsidRPr="00FA1738" w:rsidRDefault="002A2CF0" w:rsidP="002A2CF0">
            <w:pPr>
              <w:pStyle w:val="NoSpacing"/>
              <w:rPr>
                <w:sz w:val="22"/>
                <w:szCs w:val="22"/>
              </w:rPr>
            </w:pPr>
            <w:r w:rsidRPr="00FA1738">
              <w:rPr>
                <w:sz w:val="22"/>
                <w:szCs w:val="22"/>
              </w:rPr>
              <w:t>0.570</w:t>
            </w:r>
          </w:p>
        </w:tc>
        <w:tc>
          <w:tcPr>
            <w:tcW w:w="1418" w:type="dxa"/>
            <w:gridSpan w:val="2"/>
          </w:tcPr>
          <w:p w14:paraId="7A66C65B" w14:textId="6A810A43" w:rsidR="002A2CF0" w:rsidRPr="00FA1738" w:rsidRDefault="002A2CF0" w:rsidP="002A2CF0">
            <w:pPr>
              <w:pStyle w:val="NoSpacing"/>
              <w:rPr>
                <w:sz w:val="22"/>
                <w:szCs w:val="22"/>
              </w:rPr>
            </w:pPr>
            <w:r w:rsidRPr="00FA1738">
              <w:rPr>
                <w:sz w:val="22"/>
                <w:szCs w:val="22"/>
              </w:rPr>
              <w:t>0.360</w:t>
            </w:r>
          </w:p>
        </w:tc>
        <w:tc>
          <w:tcPr>
            <w:tcW w:w="1417" w:type="dxa"/>
            <w:gridSpan w:val="3"/>
          </w:tcPr>
          <w:p w14:paraId="53D49D79" w14:textId="342B6AA6" w:rsidR="002A2CF0" w:rsidRPr="00FA1738" w:rsidRDefault="002A2CF0" w:rsidP="002A2CF0">
            <w:pPr>
              <w:pStyle w:val="NoSpacing"/>
              <w:rPr>
                <w:sz w:val="22"/>
                <w:szCs w:val="22"/>
              </w:rPr>
            </w:pPr>
            <w:r w:rsidRPr="00FA1738">
              <w:rPr>
                <w:sz w:val="22"/>
                <w:szCs w:val="22"/>
              </w:rPr>
              <w:t>0.780</w:t>
            </w:r>
          </w:p>
        </w:tc>
        <w:tc>
          <w:tcPr>
            <w:tcW w:w="1701" w:type="dxa"/>
            <w:gridSpan w:val="2"/>
            <w:vAlign w:val="center"/>
          </w:tcPr>
          <w:p w14:paraId="1EAA1415" w14:textId="288202B9" w:rsidR="002A2CF0" w:rsidRPr="00086E76" w:rsidRDefault="002A2CF0" w:rsidP="002A2CF0">
            <w:pPr>
              <w:pStyle w:val="NoSpacing"/>
            </w:pPr>
            <w:r w:rsidRPr="00086E76">
              <w:t>1.00 (</w:t>
            </w:r>
            <w:r>
              <w:t>2</w:t>
            </w:r>
            <w:r w:rsidRPr="00086E76">
              <w:t>)</w:t>
            </w:r>
          </w:p>
        </w:tc>
      </w:tr>
      <w:tr w:rsidR="002A2CF0" w:rsidRPr="009D7AB3" w14:paraId="2AA3B46D" w14:textId="77777777" w:rsidTr="00855F5C">
        <w:trPr>
          <w:trHeight w:val="324"/>
        </w:trPr>
        <w:tc>
          <w:tcPr>
            <w:tcW w:w="1390" w:type="dxa"/>
            <w:gridSpan w:val="2"/>
            <w:vMerge/>
            <w:vAlign w:val="center"/>
          </w:tcPr>
          <w:p w14:paraId="5F2D4EBD" w14:textId="77777777" w:rsidR="002A2CF0" w:rsidRPr="009D7AB3" w:rsidRDefault="002A2CF0" w:rsidP="002A2CF0">
            <w:pPr>
              <w:pStyle w:val="NoSpacing"/>
            </w:pPr>
          </w:p>
        </w:tc>
        <w:tc>
          <w:tcPr>
            <w:tcW w:w="2534" w:type="dxa"/>
            <w:gridSpan w:val="2"/>
            <w:vAlign w:val="center"/>
          </w:tcPr>
          <w:p w14:paraId="68329D06" w14:textId="47CF6793" w:rsidR="002A2CF0" w:rsidRPr="009D7AB3" w:rsidRDefault="002A2CF0" w:rsidP="002A2CF0">
            <w:pPr>
              <w:pStyle w:val="NoSpacing"/>
            </w:pPr>
            <w:r w:rsidRPr="009D7AB3">
              <w:t>Temperature (°C)</w:t>
            </w:r>
          </w:p>
        </w:tc>
        <w:tc>
          <w:tcPr>
            <w:tcW w:w="1321" w:type="dxa"/>
            <w:gridSpan w:val="2"/>
          </w:tcPr>
          <w:p w14:paraId="78BECC63" w14:textId="7ED9AEE1" w:rsidR="002A2CF0" w:rsidRPr="00FA1738" w:rsidRDefault="002A2CF0" w:rsidP="002A2CF0">
            <w:pPr>
              <w:pStyle w:val="NoSpacing"/>
              <w:rPr>
                <w:sz w:val="22"/>
                <w:szCs w:val="22"/>
              </w:rPr>
            </w:pPr>
            <w:r w:rsidRPr="00FA1738">
              <w:rPr>
                <w:sz w:val="22"/>
                <w:szCs w:val="22"/>
              </w:rPr>
              <w:t>0.442</w:t>
            </w:r>
          </w:p>
        </w:tc>
        <w:tc>
          <w:tcPr>
            <w:tcW w:w="1418" w:type="dxa"/>
            <w:gridSpan w:val="2"/>
          </w:tcPr>
          <w:p w14:paraId="4AB3F0AB" w14:textId="0C2E773B" w:rsidR="002A2CF0" w:rsidRPr="00FA1738" w:rsidRDefault="002A2CF0" w:rsidP="002A2CF0">
            <w:pPr>
              <w:pStyle w:val="NoSpacing"/>
              <w:rPr>
                <w:sz w:val="22"/>
                <w:szCs w:val="22"/>
              </w:rPr>
            </w:pPr>
            <w:r w:rsidRPr="00FA1738">
              <w:rPr>
                <w:sz w:val="22"/>
                <w:szCs w:val="22"/>
              </w:rPr>
              <w:t>0.007</w:t>
            </w:r>
          </w:p>
        </w:tc>
        <w:tc>
          <w:tcPr>
            <w:tcW w:w="1417" w:type="dxa"/>
            <w:gridSpan w:val="3"/>
          </w:tcPr>
          <w:p w14:paraId="7424AFF4" w14:textId="4BC6FB9E" w:rsidR="002A2CF0" w:rsidRPr="00FA1738" w:rsidRDefault="002A2CF0" w:rsidP="002A2CF0">
            <w:pPr>
              <w:pStyle w:val="NoSpacing"/>
              <w:rPr>
                <w:sz w:val="22"/>
                <w:szCs w:val="22"/>
              </w:rPr>
            </w:pPr>
            <w:r w:rsidRPr="00FA1738">
              <w:rPr>
                <w:sz w:val="22"/>
                <w:szCs w:val="22"/>
              </w:rPr>
              <w:t>0.878</w:t>
            </w:r>
          </w:p>
        </w:tc>
        <w:tc>
          <w:tcPr>
            <w:tcW w:w="1701" w:type="dxa"/>
            <w:gridSpan w:val="2"/>
            <w:vAlign w:val="center"/>
          </w:tcPr>
          <w:p w14:paraId="3E7F09B2" w14:textId="11227A7D" w:rsidR="002A2CF0" w:rsidRPr="00086E76" w:rsidRDefault="002A2CF0" w:rsidP="002A2CF0">
            <w:pPr>
              <w:pStyle w:val="NoSpacing"/>
            </w:pPr>
            <w:r>
              <w:t>0.59 (1</w:t>
            </w:r>
            <w:r w:rsidRPr="00086E76">
              <w:t>)</w:t>
            </w:r>
          </w:p>
        </w:tc>
      </w:tr>
    </w:tbl>
    <w:p w14:paraId="654D8D5E" w14:textId="77777777" w:rsidR="00E543C7" w:rsidRDefault="00E543C7" w:rsidP="00E543C7">
      <w:pPr>
        <w:pStyle w:val="NoSpacing"/>
      </w:pPr>
    </w:p>
    <w:p w14:paraId="12ABB482" w14:textId="6B352BD5" w:rsidR="00D7244C" w:rsidRDefault="00E543C7" w:rsidP="00E543C7">
      <w:pPr>
        <w:spacing w:line="240" w:lineRule="auto"/>
        <w:ind w:firstLine="0"/>
        <w:rPr>
          <w:rFonts w:eastAsiaTheme="minorHAnsi" w:cstheme="minorBidi"/>
          <w:b/>
          <w:sz w:val="23"/>
          <w:szCs w:val="23"/>
        </w:rPr>
      </w:pPr>
      <w:r>
        <w:rPr>
          <w:b/>
        </w:rPr>
        <w:br w:type="page"/>
      </w:r>
      <w:r w:rsidR="00D7244C">
        <w:rPr>
          <w:b/>
        </w:rPr>
        <w:lastRenderedPageBreak/>
        <w:br w:type="page"/>
      </w:r>
    </w:p>
    <w:p w14:paraId="0CF5369C" w14:textId="439DAABC" w:rsidR="00DD7EAE" w:rsidRPr="0050086D" w:rsidRDefault="00DD7EAE" w:rsidP="00DD7EAE">
      <w:pPr>
        <w:pStyle w:val="NoSpacing"/>
      </w:pPr>
      <w:r w:rsidRPr="0050086D">
        <w:rPr>
          <w:b/>
          <w:bCs/>
        </w:rPr>
        <w:lastRenderedPageBreak/>
        <w:t xml:space="preserve">Table </w:t>
      </w:r>
      <w:r>
        <w:rPr>
          <w:b/>
          <w:bCs/>
        </w:rPr>
        <w:t>S7</w:t>
      </w:r>
      <w:r w:rsidRPr="0050086D">
        <w:t xml:space="preserve"> </w:t>
      </w:r>
      <w:r>
        <w:t xml:space="preserve">Variables associated with woody cover use by impala, </w:t>
      </w:r>
      <w:del w:id="121" w:author="Daniella Rabaiotti" w:date="2021-03-05T14:35:00Z">
        <w:r w:rsidR="00381A1D" w:rsidDel="000C771F">
          <w:delText>dik-dik</w:delText>
        </w:r>
        <w:r w:rsidDel="000C771F">
          <w:delText xml:space="preserve"> </w:delText>
        </w:r>
      </w:del>
      <w:ins w:id="122" w:author="Daniella Rabaiotti" w:date="2021-03-05T14:35:00Z">
        <w:r w:rsidR="000C771F">
          <w:t xml:space="preserve">dik-diks </w:t>
        </w:r>
      </w:ins>
      <w:r>
        <w:t xml:space="preserve">and wild dogs across a </w:t>
      </w:r>
      <w:r>
        <w:rPr>
          <w:b/>
          <w:bCs/>
          <w:u w:val="single"/>
        </w:rPr>
        <w:t>24h period</w:t>
      </w:r>
      <w:r w:rsidRPr="0050086D">
        <w:t xml:space="preserve">. </w:t>
      </w:r>
      <w:r>
        <w:t xml:space="preserve">This was used to determine if the data for morning and evening periods should be analysed separately or pooled. </w:t>
      </w:r>
      <w:r w:rsidRPr="0050086D">
        <w:t xml:space="preserve">The table presents estimated effects of </w:t>
      </w:r>
      <w:r>
        <w:t>explanatory</w:t>
      </w:r>
      <w:r w:rsidRPr="0050086D">
        <w:t xml:space="preserve"> variables included in the top model sets (</w:t>
      </w:r>
      <w:r w:rsidRPr="006B745C">
        <w:t>ΔAICc &lt;</w:t>
      </w:r>
      <w:r>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2404"/>
        <w:gridCol w:w="130"/>
        <w:gridCol w:w="1146"/>
        <w:gridCol w:w="175"/>
        <w:gridCol w:w="938"/>
        <w:gridCol w:w="480"/>
        <w:gridCol w:w="1172"/>
        <w:gridCol w:w="245"/>
        <w:gridCol w:w="1134"/>
        <w:gridCol w:w="567"/>
      </w:tblGrid>
      <w:tr w:rsidR="00DD7EAE" w:rsidRPr="009D7AB3" w14:paraId="6793FA43" w14:textId="77777777" w:rsidTr="00DD7EAE">
        <w:trPr>
          <w:trHeight w:val="324"/>
        </w:trPr>
        <w:tc>
          <w:tcPr>
            <w:tcW w:w="1390" w:type="dxa"/>
            <w:tcBorders>
              <w:top w:val="single" w:sz="18" w:space="0" w:color="auto"/>
              <w:bottom w:val="single" w:sz="18" w:space="0" w:color="auto"/>
            </w:tcBorders>
            <w:vAlign w:val="center"/>
            <w:hideMark/>
          </w:tcPr>
          <w:p w14:paraId="363CADBA" w14:textId="1387C1BC" w:rsidR="00DD7EAE" w:rsidRPr="009D7AB3" w:rsidRDefault="00DD7EAE" w:rsidP="00DD7EAE">
            <w:pPr>
              <w:pStyle w:val="NoSpacing"/>
            </w:pPr>
            <w:r>
              <w:t>Species</w:t>
            </w:r>
          </w:p>
        </w:tc>
        <w:tc>
          <w:tcPr>
            <w:tcW w:w="2534" w:type="dxa"/>
            <w:gridSpan w:val="2"/>
            <w:tcBorders>
              <w:top w:val="single" w:sz="18" w:space="0" w:color="auto"/>
              <w:bottom w:val="single" w:sz="18" w:space="0" w:color="auto"/>
            </w:tcBorders>
            <w:vAlign w:val="center"/>
            <w:hideMark/>
          </w:tcPr>
          <w:p w14:paraId="50E1951B" w14:textId="77777777" w:rsidR="00DD7EAE" w:rsidRPr="009D7AB3" w:rsidRDefault="00DD7EAE" w:rsidP="00DD7EAE">
            <w:pPr>
              <w:pStyle w:val="NoSpacing"/>
            </w:pPr>
            <w:r>
              <w:t>Explanatory variable</w:t>
            </w:r>
          </w:p>
        </w:tc>
        <w:tc>
          <w:tcPr>
            <w:tcW w:w="1321" w:type="dxa"/>
            <w:gridSpan w:val="2"/>
            <w:tcBorders>
              <w:top w:val="single" w:sz="18" w:space="0" w:color="auto"/>
              <w:bottom w:val="single" w:sz="18" w:space="0" w:color="auto"/>
            </w:tcBorders>
            <w:vAlign w:val="center"/>
            <w:hideMark/>
          </w:tcPr>
          <w:p w14:paraId="79221328" w14:textId="77777777" w:rsidR="00DD7EAE" w:rsidRPr="009D7AB3" w:rsidRDefault="00DD7EAE" w:rsidP="00DD7EAE">
            <w:pPr>
              <w:pStyle w:val="NoSpacing"/>
            </w:pPr>
            <w:r w:rsidRPr="009D7AB3">
              <w:t>Estimate</w:t>
            </w:r>
          </w:p>
        </w:tc>
        <w:tc>
          <w:tcPr>
            <w:tcW w:w="1418" w:type="dxa"/>
            <w:gridSpan w:val="2"/>
            <w:tcBorders>
              <w:top w:val="single" w:sz="18" w:space="0" w:color="auto"/>
              <w:bottom w:val="single" w:sz="18" w:space="0" w:color="auto"/>
            </w:tcBorders>
            <w:vAlign w:val="center"/>
            <w:hideMark/>
          </w:tcPr>
          <w:p w14:paraId="2B45EA61" w14:textId="77777777" w:rsidR="00DD7EAE" w:rsidRPr="009D7AB3" w:rsidRDefault="00DD7EAE" w:rsidP="00DD7EAE">
            <w:pPr>
              <w:pStyle w:val="NoSpacing"/>
            </w:pPr>
            <w:r w:rsidRPr="009D7AB3">
              <w:t>Lower</w:t>
            </w:r>
            <w:r>
              <w:t xml:space="preserve"> </w:t>
            </w:r>
            <w:r w:rsidRPr="009D7AB3">
              <w:t>95% CI</w:t>
            </w:r>
          </w:p>
        </w:tc>
        <w:tc>
          <w:tcPr>
            <w:tcW w:w="1172" w:type="dxa"/>
            <w:tcBorders>
              <w:top w:val="single" w:sz="18" w:space="0" w:color="auto"/>
              <w:bottom w:val="single" w:sz="18" w:space="0" w:color="auto"/>
            </w:tcBorders>
            <w:vAlign w:val="center"/>
            <w:hideMark/>
          </w:tcPr>
          <w:p w14:paraId="343D6707" w14:textId="77777777" w:rsidR="00DD7EAE" w:rsidRPr="009D7AB3" w:rsidRDefault="00DD7EAE" w:rsidP="00DD7EAE">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32A63E93" w14:textId="77777777" w:rsidR="00DD7EAE" w:rsidRPr="009D7AB3" w:rsidRDefault="00DD7EAE" w:rsidP="00DD7EAE">
            <w:pPr>
              <w:pStyle w:val="NoSpacing"/>
            </w:pPr>
            <w:r w:rsidRPr="009D7AB3">
              <w:t>Variable</w:t>
            </w:r>
          </w:p>
          <w:p w14:paraId="2EBB6EBC" w14:textId="77777777" w:rsidR="00DD7EAE" w:rsidRPr="009D7AB3" w:rsidRDefault="00DD7EAE" w:rsidP="00DD7EAE">
            <w:pPr>
              <w:pStyle w:val="NoSpacing"/>
            </w:pPr>
            <w:r>
              <w:t>i</w:t>
            </w:r>
            <w:r w:rsidRPr="009D7AB3">
              <w:t>mportance (n)</w:t>
            </w:r>
          </w:p>
        </w:tc>
      </w:tr>
      <w:tr w:rsidR="00DD7EAE" w:rsidRPr="009D7AB3" w14:paraId="5F271667" w14:textId="77777777" w:rsidTr="00DD7EAE">
        <w:trPr>
          <w:trHeight w:val="324"/>
        </w:trPr>
        <w:tc>
          <w:tcPr>
            <w:tcW w:w="1390" w:type="dxa"/>
            <w:tcBorders>
              <w:top w:val="single" w:sz="18" w:space="0" w:color="auto"/>
            </w:tcBorders>
            <w:vAlign w:val="center"/>
            <w:hideMark/>
          </w:tcPr>
          <w:p w14:paraId="32F4BF9F" w14:textId="299F636A" w:rsidR="00DD7EAE" w:rsidRPr="009D7AB3" w:rsidRDefault="00381A1D" w:rsidP="00DD7EAE">
            <w:pPr>
              <w:pStyle w:val="NoSpacing"/>
            </w:pPr>
            <w:r>
              <w:t>Dik-dik</w:t>
            </w:r>
          </w:p>
        </w:tc>
        <w:tc>
          <w:tcPr>
            <w:tcW w:w="2534" w:type="dxa"/>
            <w:gridSpan w:val="2"/>
            <w:tcBorders>
              <w:top w:val="single" w:sz="18" w:space="0" w:color="auto"/>
            </w:tcBorders>
            <w:vAlign w:val="center"/>
            <w:hideMark/>
          </w:tcPr>
          <w:p w14:paraId="72680416" w14:textId="77777777" w:rsidR="00DD7EAE" w:rsidRPr="009D7AB3" w:rsidRDefault="00DD7EAE" w:rsidP="00DD7EAE">
            <w:pPr>
              <w:pStyle w:val="NoSpacing"/>
            </w:pPr>
            <w:r w:rsidRPr="009D7AB3">
              <w:t>Intercept</w:t>
            </w:r>
          </w:p>
        </w:tc>
        <w:tc>
          <w:tcPr>
            <w:tcW w:w="1321" w:type="dxa"/>
            <w:gridSpan w:val="2"/>
            <w:tcBorders>
              <w:top w:val="single" w:sz="18" w:space="0" w:color="auto"/>
            </w:tcBorders>
            <w:hideMark/>
          </w:tcPr>
          <w:p w14:paraId="1B71AB38" w14:textId="425AC0C4" w:rsidR="00DD7EAE" w:rsidRPr="00086E76" w:rsidRDefault="00DD7EAE" w:rsidP="00DD7EAE">
            <w:pPr>
              <w:pStyle w:val="NoSpacing"/>
            </w:pPr>
            <w:r w:rsidRPr="00671662">
              <w:rPr>
                <w:bCs/>
              </w:rPr>
              <w:t>0.0974</w:t>
            </w:r>
          </w:p>
        </w:tc>
        <w:tc>
          <w:tcPr>
            <w:tcW w:w="1418" w:type="dxa"/>
            <w:gridSpan w:val="2"/>
            <w:tcBorders>
              <w:top w:val="single" w:sz="18" w:space="0" w:color="auto"/>
            </w:tcBorders>
            <w:hideMark/>
          </w:tcPr>
          <w:p w14:paraId="72C2341F" w14:textId="29E10B8A" w:rsidR="00DD7EAE" w:rsidRPr="00086E76" w:rsidRDefault="00DD7EAE" w:rsidP="00DD7EAE">
            <w:pPr>
              <w:pStyle w:val="NoSpacing"/>
            </w:pPr>
            <w:r w:rsidRPr="00DD7EAE">
              <w:t>0.0701</w:t>
            </w:r>
          </w:p>
        </w:tc>
        <w:tc>
          <w:tcPr>
            <w:tcW w:w="1417" w:type="dxa"/>
            <w:gridSpan w:val="2"/>
            <w:tcBorders>
              <w:top w:val="single" w:sz="18" w:space="0" w:color="auto"/>
            </w:tcBorders>
            <w:hideMark/>
          </w:tcPr>
          <w:p w14:paraId="1F566C9E" w14:textId="2F0C08AC" w:rsidR="00DD7EAE" w:rsidRPr="00086E76" w:rsidRDefault="00DD7EAE" w:rsidP="00DD7EAE">
            <w:pPr>
              <w:pStyle w:val="NoSpacing"/>
            </w:pPr>
            <w:r>
              <w:t>0.1246</w:t>
            </w:r>
          </w:p>
        </w:tc>
        <w:tc>
          <w:tcPr>
            <w:tcW w:w="1701" w:type="dxa"/>
            <w:gridSpan w:val="2"/>
            <w:tcBorders>
              <w:top w:val="single" w:sz="18" w:space="0" w:color="auto"/>
            </w:tcBorders>
            <w:vAlign w:val="center"/>
            <w:hideMark/>
          </w:tcPr>
          <w:p w14:paraId="5191BDB1" w14:textId="77777777" w:rsidR="00DD7EAE" w:rsidRPr="00086E76" w:rsidRDefault="00DD7EAE" w:rsidP="00DD7EAE">
            <w:pPr>
              <w:pStyle w:val="NoSpacing"/>
            </w:pPr>
            <w:r w:rsidRPr="00086E76">
              <w:t>— (</w:t>
            </w:r>
            <w:r>
              <w:t>1</w:t>
            </w:r>
            <w:r w:rsidRPr="00086E76">
              <w:t>)</w:t>
            </w:r>
          </w:p>
        </w:tc>
      </w:tr>
      <w:tr w:rsidR="00B47E32" w:rsidRPr="005F0658" w14:paraId="0F238BE5" w14:textId="77777777" w:rsidTr="00B47E32">
        <w:trPr>
          <w:gridAfter w:val="1"/>
          <w:wAfter w:w="567" w:type="dxa"/>
          <w:trHeight w:val="324"/>
        </w:trPr>
        <w:tc>
          <w:tcPr>
            <w:tcW w:w="1390" w:type="dxa"/>
            <w:vMerge w:val="restart"/>
            <w:tcBorders>
              <w:top w:val="single" w:sz="4" w:space="0" w:color="auto"/>
              <w:bottom w:val="nil"/>
            </w:tcBorders>
            <w:vAlign w:val="center"/>
          </w:tcPr>
          <w:p w14:paraId="03B16718" w14:textId="376C2CE0" w:rsidR="00B47E32" w:rsidRPr="005F0658" w:rsidRDefault="00B47E32" w:rsidP="00DD7EAE">
            <w:pPr>
              <w:pStyle w:val="NoSpacing"/>
              <w:rPr>
                <w:sz w:val="24"/>
                <w:szCs w:val="24"/>
              </w:rPr>
            </w:pPr>
            <w:r>
              <w:t>Impala</w:t>
            </w:r>
          </w:p>
        </w:tc>
        <w:tc>
          <w:tcPr>
            <w:tcW w:w="2404" w:type="dxa"/>
            <w:tcBorders>
              <w:top w:val="single" w:sz="4" w:space="0" w:color="auto"/>
              <w:bottom w:val="nil"/>
            </w:tcBorders>
            <w:vAlign w:val="center"/>
          </w:tcPr>
          <w:p w14:paraId="47CCBF96" w14:textId="77777777" w:rsidR="00B47E32" w:rsidRPr="005F0658" w:rsidRDefault="00B47E32" w:rsidP="00DD7EAE">
            <w:pPr>
              <w:pStyle w:val="NoSpacing"/>
              <w:rPr>
                <w:b/>
                <w:sz w:val="24"/>
                <w:szCs w:val="24"/>
              </w:rPr>
            </w:pPr>
            <w:r w:rsidRPr="005F0658">
              <w:rPr>
                <w:sz w:val="24"/>
                <w:szCs w:val="24"/>
              </w:rPr>
              <w:t>Intercept</w:t>
            </w:r>
          </w:p>
        </w:tc>
        <w:tc>
          <w:tcPr>
            <w:tcW w:w="1276" w:type="dxa"/>
            <w:gridSpan w:val="2"/>
            <w:tcBorders>
              <w:top w:val="single" w:sz="4" w:space="0" w:color="auto"/>
              <w:bottom w:val="nil"/>
            </w:tcBorders>
          </w:tcPr>
          <w:p w14:paraId="14DEBC5B" w14:textId="7F0E1640" w:rsidR="00B47E32" w:rsidRPr="005F0658" w:rsidRDefault="00B47E32" w:rsidP="0079494F">
            <w:pPr>
              <w:pStyle w:val="NoSpacing"/>
              <w:ind w:left="-108"/>
              <w:jc w:val="center"/>
              <w:rPr>
                <w:b/>
                <w:sz w:val="24"/>
                <w:szCs w:val="24"/>
              </w:rPr>
            </w:pPr>
            <w:r w:rsidRPr="00221E48">
              <w:t>0.0663</w:t>
            </w:r>
          </w:p>
        </w:tc>
        <w:tc>
          <w:tcPr>
            <w:tcW w:w="1113" w:type="dxa"/>
            <w:gridSpan w:val="2"/>
            <w:tcBorders>
              <w:top w:val="single" w:sz="4" w:space="0" w:color="auto"/>
              <w:bottom w:val="nil"/>
            </w:tcBorders>
          </w:tcPr>
          <w:p w14:paraId="3FECA0E3" w14:textId="5DEDC19D" w:rsidR="00B47E32" w:rsidRPr="005F0658" w:rsidRDefault="00B47E32" w:rsidP="00B47E32">
            <w:pPr>
              <w:pStyle w:val="NoSpacing"/>
              <w:jc w:val="center"/>
              <w:rPr>
                <w:b/>
                <w:sz w:val="24"/>
                <w:szCs w:val="24"/>
              </w:rPr>
            </w:pPr>
            <w:r w:rsidRPr="00221E48">
              <w:t>0.0577</w:t>
            </w:r>
          </w:p>
        </w:tc>
        <w:tc>
          <w:tcPr>
            <w:tcW w:w="1897" w:type="dxa"/>
            <w:gridSpan w:val="3"/>
            <w:tcBorders>
              <w:top w:val="single" w:sz="4" w:space="0" w:color="auto"/>
              <w:bottom w:val="nil"/>
            </w:tcBorders>
          </w:tcPr>
          <w:p w14:paraId="73E4F649" w14:textId="2763C2CB" w:rsidR="00B47E32" w:rsidRPr="005F0658" w:rsidRDefault="00B47E32" w:rsidP="00B47E32">
            <w:pPr>
              <w:pStyle w:val="NoSpacing"/>
              <w:jc w:val="center"/>
              <w:rPr>
                <w:b/>
                <w:sz w:val="24"/>
                <w:szCs w:val="24"/>
              </w:rPr>
            </w:pPr>
            <w:r w:rsidRPr="00221E48">
              <w:t>0.0748</w:t>
            </w:r>
          </w:p>
        </w:tc>
        <w:tc>
          <w:tcPr>
            <w:tcW w:w="1134" w:type="dxa"/>
            <w:tcBorders>
              <w:top w:val="single" w:sz="4" w:space="0" w:color="auto"/>
              <w:bottom w:val="nil"/>
            </w:tcBorders>
            <w:vAlign w:val="center"/>
          </w:tcPr>
          <w:p w14:paraId="31C935D9" w14:textId="737E9727" w:rsidR="00B47E32" w:rsidRPr="005F0658" w:rsidRDefault="00B47E32" w:rsidP="00B47E32">
            <w:pPr>
              <w:pStyle w:val="NoSpacing"/>
              <w:jc w:val="center"/>
              <w:rPr>
                <w:b/>
                <w:sz w:val="24"/>
                <w:szCs w:val="24"/>
              </w:rPr>
            </w:pPr>
            <w:r w:rsidRPr="005F0658">
              <w:rPr>
                <w:sz w:val="24"/>
                <w:szCs w:val="24"/>
              </w:rPr>
              <w:t>— (</w:t>
            </w:r>
            <w:r>
              <w:rPr>
                <w:sz w:val="24"/>
                <w:szCs w:val="24"/>
              </w:rPr>
              <w:t>1</w:t>
            </w:r>
            <w:r w:rsidRPr="005F0658">
              <w:rPr>
                <w:sz w:val="24"/>
                <w:szCs w:val="24"/>
              </w:rPr>
              <w:t>)</w:t>
            </w:r>
          </w:p>
        </w:tc>
      </w:tr>
      <w:tr w:rsidR="00B47E32" w:rsidRPr="005F0658" w14:paraId="0FF806D2" w14:textId="77777777" w:rsidTr="00B47E32">
        <w:trPr>
          <w:gridAfter w:val="1"/>
          <w:wAfter w:w="567" w:type="dxa"/>
          <w:trHeight w:val="324"/>
        </w:trPr>
        <w:tc>
          <w:tcPr>
            <w:tcW w:w="1390" w:type="dxa"/>
            <w:vMerge/>
            <w:tcBorders>
              <w:top w:val="nil"/>
            </w:tcBorders>
            <w:vAlign w:val="center"/>
          </w:tcPr>
          <w:p w14:paraId="61BA7D4C" w14:textId="77777777" w:rsidR="00B47E32" w:rsidRPr="005F0658" w:rsidRDefault="00B47E32" w:rsidP="00DD7EAE">
            <w:pPr>
              <w:pStyle w:val="NoSpacing"/>
              <w:rPr>
                <w:sz w:val="24"/>
                <w:szCs w:val="24"/>
              </w:rPr>
            </w:pPr>
          </w:p>
        </w:tc>
        <w:tc>
          <w:tcPr>
            <w:tcW w:w="2404" w:type="dxa"/>
            <w:tcBorders>
              <w:top w:val="nil"/>
            </w:tcBorders>
            <w:vAlign w:val="center"/>
          </w:tcPr>
          <w:p w14:paraId="4A65B3C9" w14:textId="135C8F32" w:rsidR="00B47E32" w:rsidRPr="005F0658" w:rsidRDefault="00B47E32" w:rsidP="00DD7EAE">
            <w:pPr>
              <w:pStyle w:val="NoSpacing"/>
              <w:rPr>
                <w:sz w:val="24"/>
                <w:szCs w:val="24"/>
              </w:rPr>
            </w:pPr>
            <w:r>
              <w:rPr>
                <w:sz w:val="24"/>
                <w:szCs w:val="24"/>
              </w:rPr>
              <w:t>Midday (vs morning)</w:t>
            </w:r>
          </w:p>
        </w:tc>
        <w:tc>
          <w:tcPr>
            <w:tcW w:w="1276" w:type="dxa"/>
            <w:gridSpan w:val="2"/>
            <w:tcBorders>
              <w:top w:val="nil"/>
            </w:tcBorders>
          </w:tcPr>
          <w:p w14:paraId="3AAF046E" w14:textId="360BA1A9" w:rsidR="00B47E32" w:rsidRPr="005F0658" w:rsidRDefault="00B47E32" w:rsidP="0079494F">
            <w:pPr>
              <w:pStyle w:val="NoSpacing"/>
              <w:ind w:left="-108"/>
              <w:jc w:val="center"/>
              <w:rPr>
                <w:sz w:val="24"/>
                <w:szCs w:val="24"/>
              </w:rPr>
            </w:pPr>
            <w:r w:rsidRPr="00221E48">
              <w:t>0.0172</w:t>
            </w:r>
          </w:p>
        </w:tc>
        <w:tc>
          <w:tcPr>
            <w:tcW w:w="1113" w:type="dxa"/>
            <w:gridSpan w:val="2"/>
            <w:tcBorders>
              <w:top w:val="nil"/>
            </w:tcBorders>
          </w:tcPr>
          <w:p w14:paraId="6749C4B4" w14:textId="42E35C89" w:rsidR="00B47E32" w:rsidRPr="005F0658" w:rsidRDefault="00B47E32" w:rsidP="00B47E32">
            <w:pPr>
              <w:pStyle w:val="NoSpacing"/>
              <w:jc w:val="center"/>
              <w:rPr>
                <w:sz w:val="24"/>
                <w:szCs w:val="24"/>
              </w:rPr>
            </w:pPr>
            <w:r w:rsidRPr="00221E48">
              <w:t>0.0164</w:t>
            </w:r>
          </w:p>
        </w:tc>
        <w:tc>
          <w:tcPr>
            <w:tcW w:w="1897" w:type="dxa"/>
            <w:gridSpan w:val="3"/>
            <w:tcBorders>
              <w:top w:val="nil"/>
            </w:tcBorders>
          </w:tcPr>
          <w:p w14:paraId="140C17F1" w14:textId="6CBAFB1E" w:rsidR="00B47E32" w:rsidRPr="005F0658" w:rsidRDefault="00B47E32" w:rsidP="00B47E32">
            <w:pPr>
              <w:pStyle w:val="NoSpacing"/>
              <w:jc w:val="center"/>
              <w:rPr>
                <w:sz w:val="24"/>
                <w:szCs w:val="24"/>
              </w:rPr>
            </w:pPr>
            <w:r w:rsidRPr="00221E48">
              <w:t>0.0180</w:t>
            </w:r>
          </w:p>
        </w:tc>
        <w:tc>
          <w:tcPr>
            <w:tcW w:w="1134" w:type="dxa"/>
            <w:tcBorders>
              <w:top w:val="nil"/>
            </w:tcBorders>
            <w:vAlign w:val="center"/>
          </w:tcPr>
          <w:p w14:paraId="2EFF3744" w14:textId="0A111331"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B47E32" w:rsidRPr="005F0658" w14:paraId="37890280" w14:textId="77777777" w:rsidTr="00B47E32">
        <w:trPr>
          <w:gridAfter w:val="1"/>
          <w:wAfter w:w="567" w:type="dxa"/>
          <w:trHeight w:val="324"/>
        </w:trPr>
        <w:tc>
          <w:tcPr>
            <w:tcW w:w="1390" w:type="dxa"/>
            <w:vMerge/>
            <w:vAlign w:val="center"/>
          </w:tcPr>
          <w:p w14:paraId="392A54F8" w14:textId="77777777" w:rsidR="00B47E32" w:rsidRPr="005F0658" w:rsidRDefault="00B47E32" w:rsidP="00DD7EAE">
            <w:pPr>
              <w:pStyle w:val="NoSpacing"/>
              <w:rPr>
                <w:sz w:val="24"/>
                <w:szCs w:val="24"/>
              </w:rPr>
            </w:pPr>
          </w:p>
        </w:tc>
        <w:tc>
          <w:tcPr>
            <w:tcW w:w="2404" w:type="dxa"/>
            <w:vAlign w:val="center"/>
          </w:tcPr>
          <w:p w14:paraId="280A8E27" w14:textId="232C0BF8" w:rsidR="00B47E32" w:rsidRPr="005F0658" w:rsidRDefault="00B47E32" w:rsidP="00DD7EAE">
            <w:pPr>
              <w:pStyle w:val="NoSpacing"/>
              <w:rPr>
                <w:sz w:val="24"/>
                <w:szCs w:val="24"/>
              </w:rPr>
            </w:pPr>
            <w:r>
              <w:rPr>
                <w:sz w:val="24"/>
                <w:szCs w:val="24"/>
              </w:rPr>
              <w:t>Evening (vs morning)</w:t>
            </w:r>
          </w:p>
        </w:tc>
        <w:tc>
          <w:tcPr>
            <w:tcW w:w="1276" w:type="dxa"/>
            <w:gridSpan w:val="2"/>
          </w:tcPr>
          <w:p w14:paraId="37FC42C3" w14:textId="418001E7" w:rsidR="00B47E32" w:rsidRPr="005F0658" w:rsidRDefault="00B47E32" w:rsidP="0079494F">
            <w:pPr>
              <w:pStyle w:val="NoSpacing"/>
              <w:ind w:left="-108"/>
              <w:jc w:val="center"/>
              <w:rPr>
                <w:sz w:val="24"/>
                <w:szCs w:val="24"/>
              </w:rPr>
            </w:pPr>
            <w:r w:rsidRPr="00221E48">
              <w:t>0.0030</w:t>
            </w:r>
          </w:p>
        </w:tc>
        <w:tc>
          <w:tcPr>
            <w:tcW w:w="1113" w:type="dxa"/>
            <w:gridSpan w:val="2"/>
          </w:tcPr>
          <w:p w14:paraId="639A0F73" w14:textId="66D5C41F" w:rsidR="00B47E32" w:rsidRPr="005F0658" w:rsidRDefault="00B47E32" w:rsidP="00B47E32">
            <w:pPr>
              <w:pStyle w:val="NoSpacing"/>
              <w:jc w:val="center"/>
              <w:rPr>
                <w:sz w:val="24"/>
                <w:szCs w:val="24"/>
              </w:rPr>
            </w:pPr>
            <w:r w:rsidRPr="00221E48">
              <w:t>0.0038</w:t>
            </w:r>
          </w:p>
        </w:tc>
        <w:tc>
          <w:tcPr>
            <w:tcW w:w="1897" w:type="dxa"/>
            <w:gridSpan w:val="3"/>
          </w:tcPr>
          <w:p w14:paraId="284F9C19" w14:textId="31D1C4DC" w:rsidR="00B47E32" w:rsidRPr="005F0658" w:rsidRDefault="00B47E32" w:rsidP="00B47E32">
            <w:pPr>
              <w:pStyle w:val="NoSpacing"/>
              <w:jc w:val="center"/>
              <w:rPr>
                <w:sz w:val="24"/>
                <w:szCs w:val="24"/>
              </w:rPr>
            </w:pPr>
            <w:r w:rsidRPr="00221E48">
              <w:t>0.0021</w:t>
            </w:r>
          </w:p>
        </w:tc>
        <w:tc>
          <w:tcPr>
            <w:tcW w:w="1134" w:type="dxa"/>
            <w:vAlign w:val="center"/>
          </w:tcPr>
          <w:p w14:paraId="11244573" w14:textId="1D086198"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B47E32" w:rsidRPr="005F0658" w14:paraId="0497856F" w14:textId="77777777" w:rsidTr="00B47E32">
        <w:trPr>
          <w:gridAfter w:val="1"/>
          <w:wAfter w:w="567" w:type="dxa"/>
          <w:trHeight w:val="324"/>
        </w:trPr>
        <w:tc>
          <w:tcPr>
            <w:tcW w:w="1390" w:type="dxa"/>
            <w:vMerge/>
            <w:vAlign w:val="center"/>
          </w:tcPr>
          <w:p w14:paraId="1E31CB68" w14:textId="77777777" w:rsidR="00B47E32" w:rsidRPr="005F0658" w:rsidRDefault="00B47E32" w:rsidP="00DD7EAE">
            <w:pPr>
              <w:pStyle w:val="NoSpacing"/>
              <w:rPr>
                <w:sz w:val="24"/>
                <w:szCs w:val="24"/>
              </w:rPr>
            </w:pPr>
          </w:p>
        </w:tc>
        <w:tc>
          <w:tcPr>
            <w:tcW w:w="2404" w:type="dxa"/>
          </w:tcPr>
          <w:p w14:paraId="775525A0" w14:textId="63BDBD3B" w:rsidR="00B47E32" w:rsidRPr="005F0658" w:rsidRDefault="00B47E32" w:rsidP="00DD7EAE">
            <w:pPr>
              <w:pStyle w:val="NoSpacing"/>
              <w:rPr>
                <w:b/>
                <w:sz w:val="24"/>
                <w:szCs w:val="24"/>
              </w:rPr>
            </w:pPr>
            <w:r>
              <w:rPr>
                <w:sz w:val="24"/>
                <w:szCs w:val="24"/>
              </w:rPr>
              <w:t>Night (vs morning)</w:t>
            </w:r>
          </w:p>
        </w:tc>
        <w:tc>
          <w:tcPr>
            <w:tcW w:w="1276" w:type="dxa"/>
            <w:gridSpan w:val="2"/>
          </w:tcPr>
          <w:p w14:paraId="18916AF5" w14:textId="260087E0" w:rsidR="00B47E32" w:rsidRPr="005F0658" w:rsidRDefault="00B47E32" w:rsidP="0079494F">
            <w:pPr>
              <w:pStyle w:val="NoSpacing"/>
              <w:ind w:left="-108"/>
              <w:jc w:val="center"/>
              <w:rPr>
                <w:b/>
                <w:sz w:val="24"/>
                <w:szCs w:val="24"/>
              </w:rPr>
            </w:pPr>
            <w:r w:rsidRPr="00221E48">
              <w:t>-0.0390</w:t>
            </w:r>
          </w:p>
        </w:tc>
        <w:tc>
          <w:tcPr>
            <w:tcW w:w="1113" w:type="dxa"/>
            <w:gridSpan w:val="2"/>
          </w:tcPr>
          <w:p w14:paraId="1DC0E7D6" w14:textId="4E905431" w:rsidR="00B47E32" w:rsidRPr="005F0658" w:rsidRDefault="00B47E32" w:rsidP="00B47E32">
            <w:pPr>
              <w:pStyle w:val="NoSpacing"/>
              <w:jc w:val="center"/>
              <w:rPr>
                <w:b/>
                <w:sz w:val="24"/>
                <w:szCs w:val="24"/>
              </w:rPr>
            </w:pPr>
            <w:r w:rsidRPr="00221E48">
              <w:t>-0.0399</w:t>
            </w:r>
          </w:p>
        </w:tc>
        <w:tc>
          <w:tcPr>
            <w:tcW w:w="1897" w:type="dxa"/>
            <w:gridSpan w:val="3"/>
          </w:tcPr>
          <w:p w14:paraId="0C8AC461" w14:textId="5A172640" w:rsidR="00B47E32" w:rsidRPr="005F0658" w:rsidRDefault="00B47E32" w:rsidP="00B47E32">
            <w:pPr>
              <w:pStyle w:val="NoSpacing"/>
              <w:jc w:val="center"/>
              <w:rPr>
                <w:b/>
                <w:sz w:val="24"/>
                <w:szCs w:val="24"/>
              </w:rPr>
            </w:pPr>
            <w:r w:rsidRPr="00221E48">
              <w:t>-0.0382</w:t>
            </w:r>
          </w:p>
        </w:tc>
        <w:tc>
          <w:tcPr>
            <w:tcW w:w="1134" w:type="dxa"/>
            <w:vAlign w:val="center"/>
          </w:tcPr>
          <w:p w14:paraId="429C633A" w14:textId="14A8BA03" w:rsidR="00B47E32" w:rsidRPr="005F0658" w:rsidRDefault="00B47E32" w:rsidP="00B47E32">
            <w:pPr>
              <w:pStyle w:val="NoSpacing"/>
              <w:jc w:val="center"/>
              <w:rPr>
                <w:b/>
                <w:sz w:val="24"/>
                <w:szCs w:val="24"/>
              </w:rPr>
            </w:pPr>
            <w:r>
              <w:rPr>
                <w:sz w:val="24"/>
                <w:szCs w:val="24"/>
              </w:rPr>
              <w:t>1.00 (1)</w:t>
            </w:r>
          </w:p>
        </w:tc>
      </w:tr>
      <w:tr w:rsidR="00B47E32" w:rsidRPr="005F0658" w14:paraId="08D57BE9" w14:textId="77777777" w:rsidTr="00B47E32">
        <w:trPr>
          <w:gridAfter w:val="1"/>
          <w:wAfter w:w="567" w:type="dxa"/>
          <w:trHeight w:val="324"/>
        </w:trPr>
        <w:tc>
          <w:tcPr>
            <w:tcW w:w="1390" w:type="dxa"/>
            <w:vMerge/>
            <w:vAlign w:val="center"/>
          </w:tcPr>
          <w:p w14:paraId="43E6B33D" w14:textId="77777777" w:rsidR="00B47E32" w:rsidRPr="005F0658" w:rsidRDefault="00B47E32" w:rsidP="00DD7EAE">
            <w:pPr>
              <w:pStyle w:val="NoSpacing"/>
              <w:rPr>
                <w:sz w:val="24"/>
                <w:szCs w:val="24"/>
              </w:rPr>
            </w:pPr>
          </w:p>
        </w:tc>
        <w:tc>
          <w:tcPr>
            <w:tcW w:w="2404" w:type="dxa"/>
            <w:vAlign w:val="center"/>
          </w:tcPr>
          <w:p w14:paraId="047702AE" w14:textId="4746BD1E" w:rsidR="00B47E32" w:rsidRPr="000A16AF" w:rsidRDefault="00B47E32" w:rsidP="00DD7EAE">
            <w:pPr>
              <w:pStyle w:val="NoSpacing"/>
              <w:rPr>
                <w:sz w:val="24"/>
                <w:szCs w:val="24"/>
              </w:rPr>
            </w:pPr>
            <w:r w:rsidRPr="005F0658">
              <w:rPr>
                <w:sz w:val="24"/>
                <w:szCs w:val="24"/>
              </w:rPr>
              <w:t>Temperature (°C)</w:t>
            </w:r>
          </w:p>
        </w:tc>
        <w:tc>
          <w:tcPr>
            <w:tcW w:w="1276" w:type="dxa"/>
            <w:gridSpan w:val="2"/>
          </w:tcPr>
          <w:p w14:paraId="64AE86AE" w14:textId="7426E7CD" w:rsidR="00B47E32" w:rsidRPr="005F0658" w:rsidRDefault="00B47E32" w:rsidP="0079494F">
            <w:pPr>
              <w:pStyle w:val="NoSpacing"/>
              <w:ind w:left="-108"/>
              <w:jc w:val="center"/>
              <w:rPr>
                <w:sz w:val="24"/>
                <w:szCs w:val="24"/>
              </w:rPr>
            </w:pPr>
            <w:r w:rsidRPr="00221E48">
              <w:t>0.0011</w:t>
            </w:r>
          </w:p>
        </w:tc>
        <w:tc>
          <w:tcPr>
            <w:tcW w:w="1113" w:type="dxa"/>
            <w:gridSpan w:val="2"/>
          </w:tcPr>
          <w:p w14:paraId="1671A744" w14:textId="39528DE9" w:rsidR="00B47E32" w:rsidRPr="005F0658" w:rsidRDefault="00B47E32" w:rsidP="00B47E32">
            <w:pPr>
              <w:pStyle w:val="NoSpacing"/>
              <w:jc w:val="center"/>
              <w:rPr>
                <w:sz w:val="24"/>
                <w:szCs w:val="24"/>
              </w:rPr>
            </w:pPr>
            <w:r w:rsidRPr="00221E48">
              <w:t>0.0009</w:t>
            </w:r>
          </w:p>
        </w:tc>
        <w:tc>
          <w:tcPr>
            <w:tcW w:w="1897" w:type="dxa"/>
            <w:gridSpan w:val="3"/>
          </w:tcPr>
          <w:p w14:paraId="212A9E51" w14:textId="35D519C0" w:rsidR="00B47E32" w:rsidRPr="005F0658" w:rsidRDefault="00B47E32" w:rsidP="00B47E32">
            <w:pPr>
              <w:pStyle w:val="NoSpacing"/>
              <w:jc w:val="center"/>
              <w:rPr>
                <w:sz w:val="24"/>
                <w:szCs w:val="24"/>
              </w:rPr>
            </w:pPr>
            <w:r w:rsidRPr="00221E48">
              <w:t>0.0013</w:t>
            </w:r>
          </w:p>
        </w:tc>
        <w:tc>
          <w:tcPr>
            <w:tcW w:w="1134" w:type="dxa"/>
            <w:vAlign w:val="center"/>
          </w:tcPr>
          <w:p w14:paraId="7B084F41" w14:textId="1657CDD4"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DD7EAE" w:rsidRPr="009D7AB3" w14:paraId="2245E681" w14:textId="77777777" w:rsidTr="00DD7EAE">
        <w:trPr>
          <w:trHeight w:val="324"/>
        </w:trPr>
        <w:tc>
          <w:tcPr>
            <w:tcW w:w="1390" w:type="dxa"/>
            <w:tcBorders>
              <w:top w:val="single" w:sz="4" w:space="0" w:color="auto"/>
            </w:tcBorders>
            <w:vAlign w:val="center"/>
            <w:hideMark/>
          </w:tcPr>
          <w:p w14:paraId="398551A9" w14:textId="7294AC3A" w:rsidR="00DD7EAE" w:rsidRPr="009D7AB3" w:rsidRDefault="00DD7EAE" w:rsidP="00DD7EAE">
            <w:pPr>
              <w:pStyle w:val="NoSpacing"/>
            </w:pPr>
            <w:r>
              <w:t>Wild dogs</w:t>
            </w:r>
          </w:p>
        </w:tc>
        <w:tc>
          <w:tcPr>
            <w:tcW w:w="2534" w:type="dxa"/>
            <w:gridSpan w:val="2"/>
            <w:tcBorders>
              <w:top w:val="single" w:sz="4" w:space="0" w:color="auto"/>
            </w:tcBorders>
            <w:vAlign w:val="center"/>
            <w:hideMark/>
          </w:tcPr>
          <w:p w14:paraId="4A9A870D" w14:textId="77777777" w:rsidR="00DD7EAE" w:rsidRPr="009D7AB3" w:rsidRDefault="00DD7EAE" w:rsidP="00DD7EAE">
            <w:pPr>
              <w:pStyle w:val="NoSpacing"/>
            </w:pPr>
            <w:r w:rsidRPr="009D7AB3">
              <w:t>Intercept</w:t>
            </w:r>
          </w:p>
        </w:tc>
        <w:tc>
          <w:tcPr>
            <w:tcW w:w="1321" w:type="dxa"/>
            <w:gridSpan w:val="2"/>
            <w:tcBorders>
              <w:top w:val="single" w:sz="4" w:space="0" w:color="auto"/>
            </w:tcBorders>
            <w:hideMark/>
          </w:tcPr>
          <w:p w14:paraId="253BE294" w14:textId="41DDA9B7" w:rsidR="00DD7EAE" w:rsidRPr="00086E76" w:rsidRDefault="00B47E32" w:rsidP="00DD7EAE">
            <w:pPr>
              <w:pStyle w:val="NoSpacing"/>
            </w:pPr>
            <w:r w:rsidRPr="00B47E32">
              <w:t>0.1615</w:t>
            </w:r>
          </w:p>
        </w:tc>
        <w:tc>
          <w:tcPr>
            <w:tcW w:w="1418" w:type="dxa"/>
            <w:gridSpan w:val="2"/>
            <w:tcBorders>
              <w:top w:val="single" w:sz="4" w:space="0" w:color="auto"/>
            </w:tcBorders>
            <w:hideMark/>
          </w:tcPr>
          <w:p w14:paraId="05700DFA" w14:textId="79B0ED47" w:rsidR="00DD7EAE" w:rsidRPr="00086E76" w:rsidRDefault="00B47E32" w:rsidP="00B47E32">
            <w:pPr>
              <w:pStyle w:val="NoSpacing"/>
            </w:pPr>
            <w:r w:rsidRPr="00B47E32">
              <w:t>0.1453</w:t>
            </w:r>
          </w:p>
        </w:tc>
        <w:tc>
          <w:tcPr>
            <w:tcW w:w="1417" w:type="dxa"/>
            <w:gridSpan w:val="2"/>
            <w:tcBorders>
              <w:top w:val="single" w:sz="4" w:space="0" w:color="auto"/>
            </w:tcBorders>
            <w:hideMark/>
          </w:tcPr>
          <w:p w14:paraId="36D4EADD" w14:textId="74B715B2" w:rsidR="00DD7EAE" w:rsidRPr="00086E76" w:rsidRDefault="0079494F" w:rsidP="00DD7EAE">
            <w:pPr>
              <w:pStyle w:val="NoSpacing"/>
            </w:pPr>
            <w:r>
              <w:t>0.1776</w:t>
            </w:r>
          </w:p>
        </w:tc>
        <w:tc>
          <w:tcPr>
            <w:tcW w:w="1701" w:type="dxa"/>
            <w:gridSpan w:val="2"/>
            <w:tcBorders>
              <w:top w:val="single" w:sz="4" w:space="0" w:color="auto"/>
            </w:tcBorders>
            <w:vAlign w:val="center"/>
            <w:hideMark/>
          </w:tcPr>
          <w:p w14:paraId="2142FF39" w14:textId="77777777" w:rsidR="00DD7EAE" w:rsidRPr="00086E76" w:rsidRDefault="00DD7EAE" w:rsidP="00DD7EAE">
            <w:pPr>
              <w:pStyle w:val="NoSpacing"/>
            </w:pPr>
            <w:r w:rsidRPr="00086E76">
              <w:t>— (</w:t>
            </w:r>
            <w:r>
              <w:t>1</w:t>
            </w:r>
            <w:r w:rsidRPr="00086E76">
              <w:t>)</w:t>
            </w:r>
          </w:p>
        </w:tc>
      </w:tr>
    </w:tbl>
    <w:p w14:paraId="233801EF" w14:textId="77777777" w:rsidR="00DD7EAE" w:rsidRDefault="00DD7EAE" w:rsidP="00DD7EAE">
      <w:pPr>
        <w:pStyle w:val="NoSpacing"/>
      </w:pPr>
    </w:p>
    <w:p w14:paraId="739C562B" w14:textId="4CA02EC5" w:rsidR="00671662" w:rsidRDefault="00DD7EAE">
      <w:pPr>
        <w:spacing w:line="240" w:lineRule="auto"/>
        <w:ind w:firstLine="0"/>
        <w:rPr>
          <w:b/>
        </w:rPr>
      </w:pPr>
      <w:r>
        <w:rPr>
          <w:b/>
        </w:rPr>
        <w:br w:type="page"/>
      </w:r>
    </w:p>
    <w:p w14:paraId="5E502397" w14:textId="77777777" w:rsidR="00671662" w:rsidRDefault="00671662">
      <w:pPr>
        <w:spacing w:line="240" w:lineRule="auto"/>
        <w:ind w:firstLine="0"/>
        <w:rPr>
          <w:b/>
          <w:bCs/>
        </w:rPr>
        <w:sectPr w:rsidR="00671662" w:rsidSect="008F3BF1">
          <w:pgSz w:w="11900" w:h="16840"/>
          <w:pgMar w:top="873" w:right="1440" w:bottom="1440" w:left="1440" w:header="709" w:footer="709" w:gutter="0"/>
          <w:cols w:space="708"/>
          <w:titlePg/>
          <w:docGrid w:linePitch="360"/>
        </w:sectPr>
      </w:pPr>
    </w:p>
    <w:p w14:paraId="319B60F7" w14:textId="6A6FCB66" w:rsidR="003F55E8" w:rsidRDefault="003F55E8">
      <w:pPr>
        <w:spacing w:line="240" w:lineRule="auto"/>
        <w:ind w:firstLine="0"/>
        <w:rPr>
          <w:bCs/>
        </w:rPr>
      </w:pPr>
      <w:r w:rsidRPr="0050086D">
        <w:rPr>
          <w:b/>
          <w:bCs/>
        </w:rPr>
        <w:lastRenderedPageBreak/>
        <w:t xml:space="preserve">Table </w:t>
      </w:r>
      <w:r w:rsidR="00DD7EAE">
        <w:rPr>
          <w:b/>
          <w:bCs/>
        </w:rPr>
        <w:t>S8</w:t>
      </w:r>
      <w:r>
        <w:rPr>
          <w:b/>
          <w:bCs/>
        </w:rPr>
        <w:t xml:space="preserve"> </w:t>
      </w:r>
      <w:r w:rsidR="003C3F32">
        <w:rPr>
          <w:b/>
          <w:bCs/>
        </w:rPr>
        <w:t xml:space="preserve">a:c </w:t>
      </w:r>
      <w:r>
        <w:rPr>
          <w:bCs/>
        </w:rPr>
        <w:t xml:space="preserve">Model selection tables for woody cover </w:t>
      </w:r>
      <w:r w:rsidR="00B47E32">
        <w:rPr>
          <w:bCs/>
        </w:rPr>
        <w:t>use</w:t>
      </w:r>
      <w:r w:rsidR="00671662">
        <w:rPr>
          <w:bCs/>
        </w:rPr>
        <w:t xml:space="preserve"> by </w:t>
      </w:r>
      <w:r w:rsidR="00381A1D">
        <w:rPr>
          <w:bCs/>
        </w:rPr>
        <w:t>dik-dik</w:t>
      </w:r>
    </w:p>
    <w:tbl>
      <w:tblPr>
        <w:tblStyle w:val="TableGrid"/>
        <w:tblpPr w:leftFromText="180" w:rightFromText="180" w:vertAnchor="page" w:horzAnchor="margin" w:tblpY="2161"/>
        <w:tblW w:w="0" w:type="auto"/>
        <w:tblInd w:w="0" w:type="dxa"/>
        <w:tblLook w:val="04A0" w:firstRow="1" w:lastRow="0" w:firstColumn="1" w:lastColumn="0" w:noHBand="0" w:noVBand="1"/>
      </w:tblPr>
      <w:tblGrid>
        <w:gridCol w:w="980"/>
        <w:gridCol w:w="1145"/>
        <w:gridCol w:w="1340"/>
        <w:gridCol w:w="1169"/>
        <w:gridCol w:w="1072"/>
        <w:gridCol w:w="980"/>
        <w:gridCol w:w="1438"/>
        <w:gridCol w:w="980"/>
        <w:gridCol w:w="980"/>
        <w:gridCol w:w="1080"/>
        <w:gridCol w:w="980"/>
        <w:gridCol w:w="980"/>
      </w:tblGrid>
      <w:tr w:rsidR="00671662" w:rsidRPr="00671662" w14:paraId="5384AE39" w14:textId="77777777" w:rsidTr="00FB7A5F">
        <w:trPr>
          <w:trHeight w:val="300"/>
        </w:trPr>
        <w:tc>
          <w:tcPr>
            <w:tcW w:w="12819" w:type="dxa"/>
            <w:gridSpan w:val="12"/>
            <w:tcBorders>
              <w:top w:val="nil"/>
              <w:left w:val="nil"/>
              <w:right w:val="nil"/>
            </w:tcBorders>
            <w:noWrap/>
          </w:tcPr>
          <w:p w14:paraId="4E0FE9AF" w14:textId="7B5037F8" w:rsidR="00671662" w:rsidRPr="00671662" w:rsidRDefault="00DD7EAE" w:rsidP="00671662">
            <w:pPr>
              <w:spacing w:line="240" w:lineRule="auto"/>
              <w:ind w:firstLine="0"/>
              <w:rPr>
                <w:bCs/>
              </w:rPr>
            </w:pPr>
            <w:r>
              <w:rPr>
                <w:bCs/>
              </w:rPr>
              <w:t>Table S8</w:t>
            </w:r>
            <w:r w:rsidR="00671662">
              <w:rPr>
                <w:bCs/>
              </w:rPr>
              <w:t>a: Model selection for whole day</w:t>
            </w:r>
          </w:p>
        </w:tc>
      </w:tr>
      <w:tr w:rsidR="00671662" w:rsidRPr="00671662" w14:paraId="41D88317" w14:textId="77777777" w:rsidTr="00671662">
        <w:trPr>
          <w:trHeight w:val="300"/>
        </w:trPr>
        <w:tc>
          <w:tcPr>
            <w:tcW w:w="980" w:type="dxa"/>
            <w:noWrap/>
            <w:hideMark/>
          </w:tcPr>
          <w:p w14:paraId="2826D33B" w14:textId="77777777" w:rsidR="00671662" w:rsidRPr="00671662" w:rsidRDefault="00671662" w:rsidP="00671662">
            <w:pPr>
              <w:spacing w:line="240" w:lineRule="auto"/>
              <w:ind w:firstLine="0"/>
              <w:rPr>
                <w:bCs/>
              </w:rPr>
            </w:pPr>
          </w:p>
        </w:tc>
        <w:tc>
          <w:tcPr>
            <w:tcW w:w="1145" w:type="dxa"/>
            <w:noWrap/>
            <w:hideMark/>
          </w:tcPr>
          <w:p w14:paraId="74824563" w14:textId="7AFB19AA" w:rsidR="00671662" w:rsidRPr="00671662" w:rsidRDefault="00671662" w:rsidP="00671662">
            <w:pPr>
              <w:spacing w:line="240" w:lineRule="auto"/>
              <w:ind w:firstLine="0"/>
              <w:rPr>
                <w:bCs/>
              </w:rPr>
            </w:pPr>
            <w:r>
              <w:rPr>
                <w:bCs/>
              </w:rPr>
              <w:t>Intercept</w:t>
            </w:r>
          </w:p>
        </w:tc>
        <w:tc>
          <w:tcPr>
            <w:tcW w:w="1035" w:type="dxa"/>
            <w:noWrap/>
            <w:hideMark/>
          </w:tcPr>
          <w:p w14:paraId="44ACE7B1" w14:textId="6B01102D" w:rsidR="00671662" w:rsidRPr="00671662" w:rsidRDefault="00671662" w:rsidP="00671662">
            <w:pPr>
              <w:spacing w:line="240" w:lineRule="auto"/>
              <w:ind w:firstLine="0"/>
              <w:rPr>
                <w:bCs/>
              </w:rPr>
            </w:pPr>
            <w:r>
              <w:rPr>
                <w:bCs/>
              </w:rPr>
              <w:t>Temperature</w:t>
            </w:r>
          </w:p>
        </w:tc>
        <w:tc>
          <w:tcPr>
            <w:tcW w:w="1169" w:type="dxa"/>
            <w:noWrap/>
            <w:hideMark/>
          </w:tcPr>
          <w:p w14:paraId="38414D63" w14:textId="32AF0E92" w:rsidR="00671662" w:rsidRPr="00671662" w:rsidRDefault="00671662" w:rsidP="00671662">
            <w:pPr>
              <w:spacing w:line="240" w:lineRule="auto"/>
              <w:ind w:firstLine="0"/>
              <w:rPr>
                <w:bCs/>
              </w:rPr>
            </w:pPr>
            <w:r>
              <w:rPr>
                <w:bCs/>
              </w:rPr>
              <w:t>Period</w:t>
            </w:r>
          </w:p>
        </w:tc>
        <w:tc>
          <w:tcPr>
            <w:tcW w:w="1072" w:type="dxa"/>
            <w:noWrap/>
            <w:hideMark/>
          </w:tcPr>
          <w:p w14:paraId="3C42B1DF" w14:textId="77777777" w:rsidR="00671662" w:rsidRPr="00671662" w:rsidRDefault="00671662" w:rsidP="00671662">
            <w:pPr>
              <w:spacing w:line="240" w:lineRule="auto"/>
              <w:ind w:firstLine="0"/>
              <w:rPr>
                <w:bCs/>
              </w:rPr>
            </w:pPr>
            <w:r w:rsidRPr="00671662">
              <w:rPr>
                <w:bCs/>
              </w:rPr>
              <w:t>Radiation</w:t>
            </w:r>
          </w:p>
        </w:tc>
        <w:tc>
          <w:tcPr>
            <w:tcW w:w="980" w:type="dxa"/>
            <w:noWrap/>
            <w:hideMark/>
          </w:tcPr>
          <w:p w14:paraId="65AE88DB" w14:textId="2B70E47D" w:rsidR="00671662" w:rsidRPr="00671662" w:rsidRDefault="00671662" w:rsidP="00671662">
            <w:pPr>
              <w:spacing w:line="240" w:lineRule="auto"/>
              <w:ind w:firstLine="0"/>
              <w:rPr>
                <w:bCs/>
              </w:rPr>
            </w:pPr>
            <w:r>
              <w:rPr>
                <w:bCs/>
              </w:rPr>
              <w:t>Rainfall</w:t>
            </w:r>
          </w:p>
        </w:tc>
        <w:tc>
          <w:tcPr>
            <w:tcW w:w="1438" w:type="dxa"/>
            <w:noWrap/>
            <w:hideMark/>
          </w:tcPr>
          <w:p w14:paraId="73C53962" w14:textId="702D1FD2" w:rsidR="00671662" w:rsidRPr="00671662" w:rsidRDefault="00671662" w:rsidP="00671662">
            <w:pPr>
              <w:spacing w:line="240" w:lineRule="auto"/>
              <w:ind w:firstLine="0"/>
              <w:rPr>
                <w:bCs/>
              </w:rPr>
            </w:pPr>
            <w:r>
              <w:rPr>
                <w:bCs/>
              </w:rPr>
              <w:t>Temp:Rain</w:t>
            </w:r>
          </w:p>
        </w:tc>
        <w:tc>
          <w:tcPr>
            <w:tcW w:w="980" w:type="dxa"/>
            <w:noWrap/>
            <w:hideMark/>
          </w:tcPr>
          <w:p w14:paraId="70376028" w14:textId="77777777" w:rsidR="00671662" w:rsidRPr="00671662" w:rsidRDefault="00671662" w:rsidP="00671662">
            <w:pPr>
              <w:spacing w:line="240" w:lineRule="auto"/>
              <w:ind w:firstLine="0"/>
              <w:rPr>
                <w:bCs/>
              </w:rPr>
            </w:pPr>
            <w:r w:rsidRPr="00671662">
              <w:rPr>
                <w:bCs/>
              </w:rPr>
              <w:t>df</w:t>
            </w:r>
          </w:p>
        </w:tc>
        <w:tc>
          <w:tcPr>
            <w:tcW w:w="980" w:type="dxa"/>
            <w:noWrap/>
            <w:hideMark/>
          </w:tcPr>
          <w:p w14:paraId="1770CC9B" w14:textId="77777777" w:rsidR="00671662" w:rsidRPr="00671662" w:rsidRDefault="00671662" w:rsidP="00671662">
            <w:pPr>
              <w:spacing w:line="240" w:lineRule="auto"/>
              <w:ind w:firstLine="0"/>
              <w:rPr>
                <w:bCs/>
              </w:rPr>
            </w:pPr>
            <w:r w:rsidRPr="00671662">
              <w:rPr>
                <w:bCs/>
              </w:rPr>
              <w:t>logLik</w:t>
            </w:r>
          </w:p>
        </w:tc>
        <w:tc>
          <w:tcPr>
            <w:tcW w:w="1080" w:type="dxa"/>
            <w:noWrap/>
            <w:hideMark/>
          </w:tcPr>
          <w:p w14:paraId="5D660357" w14:textId="77777777" w:rsidR="00671662" w:rsidRPr="00671662" w:rsidRDefault="00671662" w:rsidP="00671662">
            <w:pPr>
              <w:spacing w:line="240" w:lineRule="auto"/>
              <w:ind w:firstLine="0"/>
              <w:rPr>
                <w:bCs/>
              </w:rPr>
            </w:pPr>
            <w:r w:rsidRPr="00671662">
              <w:rPr>
                <w:bCs/>
              </w:rPr>
              <w:t>AICc</w:t>
            </w:r>
          </w:p>
        </w:tc>
        <w:tc>
          <w:tcPr>
            <w:tcW w:w="980" w:type="dxa"/>
            <w:noWrap/>
            <w:hideMark/>
          </w:tcPr>
          <w:p w14:paraId="2D9B00D1" w14:textId="77777777" w:rsidR="00671662" w:rsidRPr="00671662" w:rsidRDefault="00671662" w:rsidP="00671662">
            <w:pPr>
              <w:spacing w:line="240" w:lineRule="auto"/>
              <w:ind w:firstLine="0"/>
              <w:rPr>
                <w:bCs/>
              </w:rPr>
            </w:pPr>
            <w:r w:rsidRPr="00671662">
              <w:rPr>
                <w:bCs/>
              </w:rPr>
              <w:t>delta</w:t>
            </w:r>
          </w:p>
        </w:tc>
        <w:tc>
          <w:tcPr>
            <w:tcW w:w="980" w:type="dxa"/>
            <w:noWrap/>
            <w:hideMark/>
          </w:tcPr>
          <w:p w14:paraId="2E7B0E18" w14:textId="77777777" w:rsidR="00671662" w:rsidRPr="00671662" w:rsidRDefault="00671662" w:rsidP="00671662">
            <w:pPr>
              <w:spacing w:line="240" w:lineRule="auto"/>
              <w:ind w:firstLine="0"/>
              <w:rPr>
                <w:bCs/>
              </w:rPr>
            </w:pPr>
            <w:r w:rsidRPr="00671662">
              <w:rPr>
                <w:bCs/>
              </w:rPr>
              <w:t>weight</w:t>
            </w:r>
          </w:p>
        </w:tc>
      </w:tr>
      <w:tr w:rsidR="00671662" w:rsidRPr="00671662" w14:paraId="27F6D9E3" w14:textId="77777777" w:rsidTr="00671662">
        <w:trPr>
          <w:trHeight w:val="300"/>
        </w:trPr>
        <w:tc>
          <w:tcPr>
            <w:tcW w:w="980" w:type="dxa"/>
            <w:noWrap/>
            <w:hideMark/>
          </w:tcPr>
          <w:p w14:paraId="2A29D110" w14:textId="77777777" w:rsidR="00671662" w:rsidRPr="00671662" w:rsidRDefault="00671662" w:rsidP="00671662">
            <w:pPr>
              <w:spacing w:line="240" w:lineRule="auto"/>
              <w:ind w:firstLine="0"/>
              <w:rPr>
                <w:bCs/>
              </w:rPr>
            </w:pPr>
            <w:r w:rsidRPr="00671662">
              <w:rPr>
                <w:bCs/>
              </w:rPr>
              <w:t>13</w:t>
            </w:r>
          </w:p>
        </w:tc>
        <w:tc>
          <w:tcPr>
            <w:tcW w:w="1145" w:type="dxa"/>
            <w:noWrap/>
            <w:hideMark/>
          </w:tcPr>
          <w:p w14:paraId="21462623" w14:textId="77777777" w:rsidR="00671662" w:rsidRPr="00671662" w:rsidRDefault="00671662" w:rsidP="00671662">
            <w:pPr>
              <w:spacing w:line="240" w:lineRule="auto"/>
              <w:ind w:firstLine="0"/>
              <w:rPr>
                <w:bCs/>
              </w:rPr>
            </w:pPr>
            <w:r w:rsidRPr="00671662">
              <w:rPr>
                <w:bCs/>
              </w:rPr>
              <w:t>0.0974</w:t>
            </w:r>
          </w:p>
        </w:tc>
        <w:tc>
          <w:tcPr>
            <w:tcW w:w="1035" w:type="dxa"/>
            <w:noWrap/>
            <w:hideMark/>
          </w:tcPr>
          <w:p w14:paraId="1B31BF98"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5E8FEA81"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52245138"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64CC2EF"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59DF32C0"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62AAC71D" w14:textId="77777777" w:rsidR="00671662" w:rsidRPr="00671662" w:rsidRDefault="00671662" w:rsidP="00671662">
            <w:pPr>
              <w:spacing w:line="240" w:lineRule="auto"/>
              <w:ind w:firstLine="0"/>
              <w:rPr>
                <w:bCs/>
              </w:rPr>
            </w:pPr>
            <w:r w:rsidRPr="00671662">
              <w:rPr>
                <w:bCs/>
              </w:rPr>
              <w:t>4</w:t>
            </w:r>
          </w:p>
        </w:tc>
        <w:tc>
          <w:tcPr>
            <w:tcW w:w="980" w:type="dxa"/>
            <w:noWrap/>
            <w:hideMark/>
          </w:tcPr>
          <w:p w14:paraId="4CA59BCB" w14:textId="77777777" w:rsidR="00671662" w:rsidRPr="00671662" w:rsidRDefault="00671662" w:rsidP="00671662">
            <w:pPr>
              <w:spacing w:line="240" w:lineRule="auto"/>
              <w:ind w:firstLine="0"/>
              <w:rPr>
                <w:bCs/>
              </w:rPr>
            </w:pPr>
            <w:r w:rsidRPr="00671662">
              <w:rPr>
                <w:bCs/>
              </w:rPr>
              <w:t>666.38</w:t>
            </w:r>
          </w:p>
        </w:tc>
        <w:tc>
          <w:tcPr>
            <w:tcW w:w="1080" w:type="dxa"/>
            <w:noWrap/>
            <w:hideMark/>
          </w:tcPr>
          <w:p w14:paraId="0856A90B" w14:textId="77777777" w:rsidR="00671662" w:rsidRPr="00671662" w:rsidRDefault="00671662" w:rsidP="00671662">
            <w:pPr>
              <w:spacing w:line="240" w:lineRule="auto"/>
              <w:ind w:firstLine="0"/>
              <w:rPr>
                <w:bCs/>
              </w:rPr>
            </w:pPr>
            <w:r w:rsidRPr="00671662">
              <w:rPr>
                <w:bCs/>
              </w:rPr>
              <w:t>-1324.64</w:t>
            </w:r>
          </w:p>
        </w:tc>
        <w:tc>
          <w:tcPr>
            <w:tcW w:w="980" w:type="dxa"/>
            <w:noWrap/>
            <w:hideMark/>
          </w:tcPr>
          <w:p w14:paraId="7F9FCCDB" w14:textId="77777777" w:rsidR="00671662" w:rsidRPr="00671662" w:rsidRDefault="00671662" w:rsidP="00671662">
            <w:pPr>
              <w:spacing w:line="240" w:lineRule="auto"/>
              <w:ind w:firstLine="0"/>
              <w:rPr>
                <w:bCs/>
              </w:rPr>
            </w:pPr>
            <w:r w:rsidRPr="00671662">
              <w:rPr>
                <w:bCs/>
              </w:rPr>
              <w:t>0.00</w:t>
            </w:r>
          </w:p>
        </w:tc>
        <w:tc>
          <w:tcPr>
            <w:tcW w:w="980" w:type="dxa"/>
            <w:noWrap/>
            <w:hideMark/>
          </w:tcPr>
          <w:p w14:paraId="3082E0CD" w14:textId="77777777" w:rsidR="00671662" w:rsidRPr="00671662" w:rsidRDefault="00671662" w:rsidP="00671662">
            <w:pPr>
              <w:spacing w:line="240" w:lineRule="auto"/>
              <w:ind w:firstLine="0"/>
              <w:rPr>
                <w:bCs/>
              </w:rPr>
            </w:pPr>
            <w:r w:rsidRPr="00671662">
              <w:rPr>
                <w:bCs/>
              </w:rPr>
              <w:t>1.00</w:t>
            </w:r>
          </w:p>
        </w:tc>
      </w:tr>
      <w:tr w:rsidR="00671662" w:rsidRPr="00671662" w14:paraId="421FEAC7" w14:textId="77777777" w:rsidTr="00671662">
        <w:trPr>
          <w:trHeight w:val="300"/>
        </w:trPr>
        <w:tc>
          <w:tcPr>
            <w:tcW w:w="980" w:type="dxa"/>
            <w:noWrap/>
            <w:hideMark/>
          </w:tcPr>
          <w:p w14:paraId="4411A2E5" w14:textId="77777777" w:rsidR="00671662" w:rsidRPr="00671662" w:rsidRDefault="00671662" w:rsidP="00671662">
            <w:pPr>
              <w:spacing w:line="240" w:lineRule="auto"/>
              <w:ind w:firstLine="0"/>
              <w:rPr>
                <w:bCs/>
              </w:rPr>
            </w:pPr>
            <w:r w:rsidRPr="00671662">
              <w:rPr>
                <w:bCs/>
              </w:rPr>
              <w:t>11</w:t>
            </w:r>
          </w:p>
        </w:tc>
        <w:tc>
          <w:tcPr>
            <w:tcW w:w="1145" w:type="dxa"/>
            <w:noWrap/>
            <w:hideMark/>
          </w:tcPr>
          <w:p w14:paraId="73A30554" w14:textId="77777777" w:rsidR="00671662" w:rsidRPr="00671662" w:rsidRDefault="00671662" w:rsidP="00671662">
            <w:pPr>
              <w:spacing w:line="240" w:lineRule="auto"/>
              <w:ind w:firstLine="0"/>
              <w:rPr>
                <w:bCs/>
              </w:rPr>
            </w:pPr>
            <w:r w:rsidRPr="00671662">
              <w:rPr>
                <w:bCs/>
              </w:rPr>
              <w:t>0.1082</w:t>
            </w:r>
          </w:p>
        </w:tc>
        <w:tc>
          <w:tcPr>
            <w:tcW w:w="1035" w:type="dxa"/>
            <w:noWrap/>
            <w:hideMark/>
          </w:tcPr>
          <w:p w14:paraId="5010550F"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1D9C0FB8"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0713D59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EF4FFB5"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3802890A"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45006A5" w14:textId="77777777" w:rsidR="00671662" w:rsidRPr="00671662" w:rsidRDefault="00671662" w:rsidP="00671662">
            <w:pPr>
              <w:spacing w:line="240" w:lineRule="auto"/>
              <w:ind w:firstLine="0"/>
              <w:rPr>
                <w:bCs/>
              </w:rPr>
            </w:pPr>
            <w:r w:rsidRPr="00671662">
              <w:rPr>
                <w:bCs/>
              </w:rPr>
              <w:t>5</w:t>
            </w:r>
          </w:p>
        </w:tc>
        <w:tc>
          <w:tcPr>
            <w:tcW w:w="980" w:type="dxa"/>
            <w:noWrap/>
            <w:hideMark/>
          </w:tcPr>
          <w:p w14:paraId="1D1BC2C2" w14:textId="77777777" w:rsidR="00671662" w:rsidRPr="00671662" w:rsidRDefault="00671662" w:rsidP="00671662">
            <w:pPr>
              <w:spacing w:line="240" w:lineRule="auto"/>
              <w:ind w:firstLine="0"/>
              <w:rPr>
                <w:bCs/>
              </w:rPr>
            </w:pPr>
            <w:r w:rsidRPr="00671662">
              <w:rPr>
                <w:bCs/>
              </w:rPr>
              <w:t>660.74</w:t>
            </w:r>
          </w:p>
        </w:tc>
        <w:tc>
          <w:tcPr>
            <w:tcW w:w="1080" w:type="dxa"/>
            <w:noWrap/>
            <w:hideMark/>
          </w:tcPr>
          <w:p w14:paraId="4D0B45A5" w14:textId="77777777" w:rsidR="00671662" w:rsidRPr="00671662" w:rsidRDefault="00671662" w:rsidP="00671662">
            <w:pPr>
              <w:spacing w:line="240" w:lineRule="auto"/>
              <w:ind w:firstLine="0"/>
              <w:rPr>
                <w:bCs/>
              </w:rPr>
            </w:pPr>
            <w:r w:rsidRPr="00671662">
              <w:rPr>
                <w:bCs/>
              </w:rPr>
              <w:t>-1311.29</w:t>
            </w:r>
          </w:p>
        </w:tc>
        <w:tc>
          <w:tcPr>
            <w:tcW w:w="980" w:type="dxa"/>
            <w:noWrap/>
            <w:hideMark/>
          </w:tcPr>
          <w:p w14:paraId="447BBB7C" w14:textId="77777777" w:rsidR="00671662" w:rsidRPr="00671662" w:rsidRDefault="00671662" w:rsidP="00671662">
            <w:pPr>
              <w:spacing w:line="240" w:lineRule="auto"/>
              <w:ind w:firstLine="0"/>
              <w:rPr>
                <w:bCs/>
              </w:rPr>
            </w:pPr>
            <w:r w:rsidRPr="00671662">
              <w:rPr>
                <w:bCs/>
              </w:rPr>
              <w:t>13.35</w:t>
            </w:r>
          </w:p>
        </w:tc>
        <w:tc>
          <w:tcPr>
            <w:tcW w:w="980" w:type="dxa"/>
            <w:noWrap/>
            <w:hideMark/>
          </w:tcPr>
          <w:p w14:paraId="59D45724" w14:textId="77777777" w:rsidR="00671662" w:rsidRPr="00671662" w:rsidRDefault="00671662" w:rsidP="00671662">
            <w:pPr>
              <w:spacing w:line="240" w:lineRule="auto"/>
              <w:ind w:firstLine="0"/>
              <w:rPr>
                <w:bCs/>
              </w:rPr>
            </w:pPr>
            <w:r w:rsidRPr="00671662">
              <w:rPr>
                <w:bCs/>
              </w:rPr>
              <w:t>0.00</w:t>
            </w:r>
          </w:p>
        </w:tc>
      </w:tr>
      <w:tr w:rsidR="00671662" w:rsidRPr="00671662" w14:paraId="4BD5E5BD" w14:textId="77777777" w:rsidTr="00671662">
        <w:trPr>
          <w:trHeight w:val="300"/>
        </w:trPr>
        <w:tc>
          <w:tcPr>
            <w:tcW w:w="980" w:type="dxa"/>
            <w:noWrap/>
            <w:hideMark/>
          </w:tcPr>
          <w:p w14:paraId="5D7EA0F1" w14:textId="77777777" w:rsidR="00671662" w:rsidRPr="00671662" w:rsidRDefault="00671662" w:rsidP="00671662">
            <w:pPr>
              <w:spacing w:line="240" w:lineRule="auto"/>
              <w:ind w:firstLine="0"/>
              <w:rPr>
                <w:bCs/>
              </w:rPr>
            </w:pPr>
            <w:r w:rsidRPr="00671662">
              <w:rPr>
                <w:bCs/>
              </w:rPr>
              <w:t>12</w:t>
            </w:r>
          </w:p>
        </w:tc>
        <w:tc>
          <w:tcPr>
            <w:tcW w:w="1145" w:type="dxa"/>
            <w:noWrap/>
            <w:hideMark/>
          </w:tcPr>
          <w:p w14:paraId="5DF136C9" w14:textId="77777777" w:rsidR="00671662" w:rsidRPr="00671662" w:rsidRDefault="00671662" w:rsidP="00671662">
            <w:pPr>
              <w:spacing w:line="240" w:lineRule="auto"/>
              <w:ind w:firstLine="0"/>
              <w:rPr>
                <w:bCs/>
              </w:rPr>
            </w:pPr>
            <w:r w:rsidRPr="00671662">
              <w:rPr>
                <w:bCs/>
              </w:rPr>
              <w:t>0.0969</w:t>
            </w:r>
          </w:p>
        </w:tc>
        <w:tc>
          <w:tcPr>
            <w:tcW w:w="1035" w:type="dxa"/>
            <w:noWrap/>
            <w:hideMark/>
          </w:tcPr>
          <w:p w14:paraId="09CF9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B400E93"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637C1583"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A522306"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2C166E41"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73907B9E" w14:textId="77777777" w:rsidR="00671662" w:rsidRPr="00671662" w:rsidRDefault="00671662" w:rsidP="00671662">
            <w:pPr>
              <w:spacing w:line="240" w:lineRule="auto"/>
              <w:ind w:firstLine="0"/>
              <w:rPr>
                <w:bCs/>
              </w:rPr>
            </w:pPr>
            <w:r w:rsidRPr="00671662">
              <w:rPr>
                <w:bCs/>
              </w:rPr>
              <w:t>5</w:t>
            </w:r>
          </w:p>
        </w:tc>
        <w:tc>
          <w:tcPr>
            <w:tcW w:w="980" w:type="dxa"/>
            <w:noWrap/>
            <w:hideMark/>
          </w:tcPr>
          <w:p w14:paraId="08E34B99" w14:textId="77777777" w:rsidR="00671662" w:rsidRPr="00671662" w:rsidRDefault="00671662" w:rsidP="00671662">
            <w:pPr>
              <w:spacing w:line="240" w:lineRule="auto"/>
              <w:ind w:firstLine="0"/>
              <w:rPr>
                <w:bCs/>
              </w:rPr>
            </w:pPr>
            <w:r w:rsidRPr="00671662">
              <w:rPr>
                <w:bCs/>
              </w:rPr>
              <w:t>659.47</w:t>
            </w:r>
          </w:p>
        </w:tc>
        <w:tc>
          <w:tcPr>
            <w:tcW w:w="1080" w:type="dxa"/>
            <w:noWrap/>
            <w:hideMark/>
          </w:tcPr>
          <w:p w14:paraId="12D7CEFA" w14:textId="77777777" w:rsidR="00671662" w:rsidRPr="00671662" w:rsidRDefault="00671662" w:rsidP="00671662">
            <w:pPr>
              <w:spacing w:line="240" w:lineRule="auto"/>
              <w:ind w:firstLine="0"/>
              <w:rPr>
                <w:bCs/>
              </w:rPr>
            </w:pPr>
            <w:r w:rsidRPr="00671662">
              <w:rPr>
                <w:bCs/>
              </w:rPr>
              <w:t>-1308.75</w:t>
            </w:r>
          </w:p>
        </w:tc>
        <w:tc>
          <w:tcPr>
            <w:tcW w:w="980" w:type="dxa"/>
            <w:noWrap/>
            <w:hideMark/>
          </w:tcPr>
          <w:p w14:paraId="7C2C0E9B" w14:textId="77777777" w:rsidR="00671662" w:rsidRPr="00671662" w:rsidRDefault="00671662" w:rsidP="00671662">
            <w:pPr>
              <w:spacing w:line="240" w:lineRule="auto"/>
              <w:ind w:firstLine="0"/>
              <w:rPr>
                <w:bCs/>
              </w:rPr>
            </w:pPr>
            <w:r w:rsidRPr="00671662">
              <w:rPr>
                <w:bCs/>
              </w:rPr>
              <w:t>15.89</w:t>
            </w:r>
          </w:p>
        </w:tc>
        <w:tc>
          <w:tcPr>
            <w:tcW w:w="980" w:type="dxa"/>
            <w:noWrap/>
            <w:hideMark/>
          </w:tcPr>
          <w:p w14:paraId="41393C95" w14:textId="77777777" w:rsidR="00671662" w:rsidRPr="00671662" w:rsidRDefault="00671662" w:rsidP="00671662">
            <w:pPr>
              <w:spacing w:line="240" w:lineRule="auto"/>
              <w:ind w:firstLine="0"/>
              <w:rPr>
                <w:bCs/>
              </w:rPr>
            </w:pPr>
            <w:r w:rsidRPr="00671662">
              <w:rPr>
                <w:bCs/>
              </w:rPr>
              <w:t>0.00</w:t>
            </w:r>
          </w:p>
        </w:tc>
      </w:tr>
      <w:tr w:rsidR="00671662" w:rsidRPr="00671662" w14:paraId="51EE3D67" w14:textId="77777777" w:rsidTr="00671662">
        <w:trPr>
          <w:trHeight w:val="300"/>
        </w:trPr>
        <w:tc>
          <w:tcPr>
            <w:tcW w:w="980" w:type="dxa"/>
            <w:noWrap/>
            <w:hideMark/>
          </w:tcPr>
          <w:p w14:paraId="67DB53AE" w14:textId="77777777" w:rsidR="00671662" w:rsidRPr="00671662" w:rsidRDefault="00671662" w:rsidP="00671662">
            <w:pPr>
              <w:spacing w:line="240" w:lineRule="auto"/>
              <w:ind w:firstLine="0"/>
              <w:rPr>
                <w:bCs/>
              </w:rPr>
            </w:pPr>
            <w:r w:rsidRPr="00671662">
              <w:rPr>
                <w:bCs/>
              </w:rPr>
              <w:t>10</w:t>
            </w:r>
          </w:p>
        </w:tc>
        <w:tc>
          <w:tcPr>
            <w:tcW w:w="1145" w:type="dxa"/>
            <w:noWrap/>
            <w:hideMark/>
          </w:tcPr>
          <w:p w14:paraId="64263A1D" w14:textId="77777777" w:rsidR="00671662" w:rsidRPr="00671662" w:rsidRDefault="00671662" w:rsidP="00671662">
            <w:pPr>
              <w:spacing w:line="240" w:lineRule="auto"/>
              <w:ind w:firstLine="0"/>
              <w:rPr>
                <w:bCs/>
              </w:rPr>
            </w:pPr>
            <w:r w:rsidRPr="00671662">
              <w:rPr>
                <w:bCs/>
              </w:rPr>
              <w:t>0.1100</w:t>
            </w:r>
          </w:p>
        </w:tc>
        <w:tc>
          <w:tcPr>
            <w:tcW w:w="1035" w:type="dxa"/>
            <w:noWrap/>
            <w:hideMark/>
          </w:tcPr>
          <w:p w14:paraId="299046B3"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1EF5048A"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38BBEEDC"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1CC747C3"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2418D584"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67C3DBFA" w14:textId="77777777" w:rsidR="00671662" w:rsidRPr="00671662" w:rsidRDefault="00671662" w:rsidP="00671662">
            <w:pPr>
              <w:spacing w:line="240" w:lineRule="auto"/>
              <w:ind w:firstLine="0"/>
              <w:rPr>
                <w:bCs/>
              </w:rPr>
            </w:pPr>
            <w:r w:rsidRPr="00671662">
              <w:rPr>
                <w:bCs/>
              </w:rPr>
              <w:t>5</w:t>
            </w:r>
          </w:p>
        </w:tc>
        <w:tc>
          <w:tcPr>
            <w:tcW w:w="980" w:type="dxa"/>
            <w:noWrap/>
            <w:hideMark/>
          </w:tcPr>
          <w:p w14:paraId="5FDAFA68" w14:textId="77777777" w:rsidR="00671662" w:rsidRPr="00671662" w:rsidRDefault="00671662" w:rsidP="00671662">
            <w:pPr>
              <w:spacing w:line="240" w:lineRule="auto"/>
              <w:ind w:firstLine="0"/>
              <w:rPr>
                <w:bCs/>
              </w:rPr>
            </w:pPr>
            <w:r w:rsidRPr="00671662">
              <w:rPr>
                <w:bCs/>
              </w:rPr>
              <w:t>656.31</w:t>
            </w:r>
          </w:p>
        </w:tc>
        <w:tc>
          <w:tcPr>
            <w:tcW w:w="1080" w:type="dxa"/>
            <w:noWrap/>
            <w:hideMark/>
          </w:tcPr>
          <w:p w14:paraId="6EC559E5" w14:textId="77777777" w:rsidR="00671662" w:rsidRPr="00671662" w:rsidRDefault="00671662" w:rsidP="00671662">
            <w:pPr>
              <w:spacing w:line="240" w:lineRule="auto"/>
              <w:ind w:firstLine="0"/>
              <w:rPr>
                <w:bCs/>
              </w:rPr>
            </w:pPr>
            <w:r w:rsidRPr="00671662">
              <w:rPr>
                <w:bCs/>
              </w:rPr>
              <w:t>-1302.42</w:t>
            </w:r>
          </w:p>
        </w:tc>
        <w:tc>
          <w:tcPr>
            <w:tcW w:w="980" w:type="dxa"/>
            <w:noWrap/>
            <w:hideMark/>
          </w:tcPr>
          <w:p w14:paraId="24169889" w14:textId="77777777" w:rsidR="00671662" w:rsidRPr="00671662" w:rsidRDefault="00671662" w:rsidP="00671662">
            <w:pPr>
              <w:spacing w:line="240" w:lineRule="auto"/>
              <w:ind w:firstLine="0"/>
              <w:rPr>
                <w:bCs/>
              </w:rPr>
            </w:pPr>
            <w:r w:rsidRPr="00671662">
              <w:rPr>
                <w:bCs/>
              </w:rPr>
              <w:t>22.21</w:t>
            </w:r>
          </w:p>
        </w:tc>
        <w:tc>
          <w:tcPr>
            <w:tcW w:w="980" w:type="dxa"/>
            <w:noWrap/>
            <w:hideMark/>
          </w:tcPr>
          <w:p w14:paraId="11E67A4B" w14:textId="77777777" w:rsidR="00671662" w:rsidRPr="00671662" w:rsidRDefault="00671662" w:rsidP="00671662">
            <w:pPr>
              <w:spacing w:line="240" w:lineRule="auto"/>
              <w:ind w:firstLine="0"/>
              <w:rPr>
                <w:bCs/>
              </w:rPr>
            </w:pPr>
            <w:r w:rsidRPr="00671662">
              <w:rPr>
                <w:bCs/>
              </w:rPr>
              <w:t>0.00</w:t>
            </w:r>
          </w:p>
        </w:tc>
      </w:tr>
      <w:tr w:rsidR="00671662" w:rsidRPr="00671662" w14:paraId="552DB5FC" w14:textId="77777777" w:rsidTr="00671662">
        <w:trPr>
          <w:trHeight w:val="300"/>
        </w:trPr>
        <w:tc>
          <w:tcPr>
            <w:tcW w:w="980" w:type="dxa"/>
            <w:noWrap/>
            <w:hideMark/>
          </w:tcPr>
          <w:p w14:paraId="3BB66E10" w14:textId="77777777" w:rsidR="00671662" w:rsidRPr="00671662" w:rsidRDefault="00671662" w:rsidP="00671662">
            <w:pPr>
              <w:spacing w:line="240" w:lineRule="auto"/>
              <w:ind w:firstLine="0"/>
              <w:rPr>
                <w:bCs/>
              </w:rPr>
            </w:pPr>
            <w:r w:rsidRPr="00671662">
              <w:rPr>
                <w:bCs/>
              </w:rPr>
              <w:t>9</w:t>
            </w:r>
          </w:p>
        </w:tc>
        <w:tc>
          <w:tcPr>
            <w:tcW w:w="1145" w:type="dxa"/>
            <w:noWrap/>
            <w:hideMark/>
          </w:tcPr>
          <w:p w14:paraId="60A926E4" w14:textId="77777777" w:rsidR="00671662" w:rsidRPr="00671662" w:rsidRDefault="00671662" w:rsidP="00671662">
            <w:pPr>
              <w:spacing w:line="240" w:lineRule="auto"/>
              <w:ind w:firstLine="0"/>
              <w:rPr>
                <w:bCs/>
              </w:rPr>
            </w:pPr>
            <w:r w:rsidRPr="00671662">
              <w:rPr>
                <w:bCs/>
              </w:rPr>
              <w:t>0.0966</w:t>
            </w:r>
          </w:p>
        </w:tc>
        <w:tc>
          <w:tcPr>
            <w:tcW w:w="1035" w:type="dxa"/>
            <w:noWrap/>
            <w:hideMark/>
          </w:tcPr>
          <w:p w14:paraId="5445D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15B57B8A" w14:textId="77777777" w:rsidR="00671662" w:rsidRPr="00671662" w:rsidRDefault="00671662" w:rsidP="00671662">
            <w:pPr>
              <w:spacing w:line="240" w:lineRule="auto"/>
              <w:ind w:firstLine="0"/>
              <w:rPr>
                <w:bCs/>
              </w:rPr>
            </w:pPr>
            <w:r w:rsidRPr="00671662">
              <w:rPr>
                <w:bCs/>
              </w:rPr>
              <w:t>+</w:t>
            </w:r>
          </w:p>
        </w:tc>
        <w:tc>
          <w:tcPr>
            <w:tcW w:w="1072" w:type="dxa"/>
            <w:noWrap/>
            <w:hideMark/>
          </w:tcPr>
          <w:p w14:paraId="6E5107EA"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5A99159"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539C80B"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4BC1720" w14:textId="77777777" w:rsidR="00671662" w:rsidRPr="00671662" w:rsidRDefault="00671662" w:rsidP="00671662">
            <w:pPr>
              <w:spacing w:line="240" w:lineRule="auto"/>
              <w:ind w:firstLine="0"/>
              <w:rPr>
                <w:bCs/>
              </w:rPr>
            </w:pPr>
            <w:r w:rsidRPr="00671662">
              <w:rPr>
                <w:bCs/>
              </w:rPr>
              <w:t>7</w:t>
            </w:r>
          </w:p>
        </w:tc>
        <w:tc>
          <w:tcPr>
            <w:tcW w:w="980" w:type="dxa"/>
            <w:noWrap/>
            <w:hideMark/>
          </w:tcPr>
          <w:p w14:paraId="4ED00B41" w14:textId="77777777" w:rsidR="00671662" w:rsidRPr="00671662" w:rsidRDefault="00671662" w:rsidP="00671662">
            <w:pPr>
              <w:spacing w:line="240" w:lineRule="auto"/>
              <w:ind w:firstLine="0"/>
              <w:rPr>
                <w:bCs/>
              </w:rPr>
            </w:pPr>
            <w:r w:rsidRPr="00671662">
              <w:rPr>
                <w:bCs/>
              </w:rPr>
              <w:t>654.29</w:t>
            </w:r>
          </w:p>
        </w:tc>
        <w:tc>
          <w:tcPr>
            <w:tcW w:w="1080" w:type="dxa"/>
            <w:noWrap/>
            <w:hideMark/>
          </w:tcPr>
          <w:p w14:paraId="1E4C9448" w14:textId="77777777" w:rsidR="00671662" w:rsidRPr="00671662" w:rsidRDefault="00671662" w:rsidP="00671662">
            <w:pPr>
              <w:spacing w:line="240" w:lineRule="auto"/>
              <w:ind w:firstLine="0"/>
              <w:rPr>
                <w:bCs/>
              </w:rPr>
            </w:pPr>
            <w:r w:rsidRPr="00671662">
              <w:rPr>
                <w:bCs/>
              </w:rPr>
              <w:t>-1294.21</w:t>
            </w:r>
          </w:p>
        </w:tc>
        <w:tc>
          <w:tcPr>
            <w:tcW w:w="980" w:type="dxa"/>
            <w:noWrap/>
            <w:hideMark/>
          </w:tcPr>
          <w:p w14:paraId="7AE1558F" w14:textId="77777777" w:rsidR="00671662" w:rsidRPr="00671662" w:rsidRDefault="00671662" w:rsidP="00671662">
            <w:pPr>
              <w:spacing w:line="240" w:lineRule="auto"/>
              <w:ind w:firstLine="0"/>
              <w:rPr>
                <w:bCs/>
              </w:rPr>
            </w:pPr>
            <w:r w:rsidRPr="00671662">
              <w:rPr>
                <w:bCs/>
              </w:rPr>
              <w:t>30.43</w:t>
            </w:r>
          </w:p>
        </w:tc>
        <w:tc>
          <w:tcPr>
            <w:tcW w:w="980" w:type="dxa"/>
            <w:noWrap/>
            <w:hideMark/>
          </w:tcPr>
          <w:p w14:paraId="319C5320" w14:textId="77777777" w:rsidR="00671662" w:rsidRPr="00671662" w:rsidRDefault="00671662" w:rsidP="00671662">
            <w:pPr>
              <w:spacing w:line="240" w:lineRule="auto"/>
              <w:ind w:firstLine="0"/>
              <w:rPr>
                <w:bCs/>
              </w:rPr>
            </w:pPr>
            <w:r w:rsidRPr="00671662">
              <w:rPr>
                <w:bCs/>
              </w:rPr>
              <w:t>0.00</w:t>
            </w:r>
          </w:p>
        </w:tc>
      </w:tr>
      <w:tr w:rsidR="00671662" w:rsidRPr="00671662" w14:paraId="2BE93356" w14:textId="77777777" w:rsidTr="00671662">
        <w:trPr>
          <w:trHeight w:val="300"/>
        </w:trPr>
        <w:tc>
          <w:tcPr>
            <w:tcW w:w="980" w:type="dxa"/>
            <w:noWrap/>
            <w:hideMark/>
          </w:tcPr>
          <w:p w14:paraId="55AB69B3" w14:textId="77777777" w:rsidR="00671662" w:rsidRPr="00671662" w:rsidRDefault="00671662" w:rsidP="00671662">
            <w:pPr>
              <w:spacing w:line="240" w:lineRule="auto"/>
              <w:ind w:firstLine="0"/>
              <w:rPr>
                <w:bCs/>
              </w:rPr>
            </w:pPr>
            <w:r w:rsidRPr="00671662">
              <w:rPr>
                <w:bCs/>
              </w:rPr>
              <w:t>8</w:t>
            </w:r>
          </w:p>
        </w:tc>
        <w:tc>
          <w:tcPr>
            <w:tcW w:w="1145" w:type="dxa"/>
            <w:noWrap/>
            <w:hideMark/>
          </w:tcPr>
          <w:p w14:paraId="2C02DA1C" w14:textId="77777777" w:rsidR="00671662" w:rsidRPr="00671662" w:rsidRDefault="00671662" w:rsidP="00671662">
            <w:pPr>
              <w:spacing w:line="240" w:lineRule="auto"/>
              <w:ind w:firstLine="0"/>
              <w:rPr>
                <w:bCs/>
              </w:rPr>
            </w:pPr>
            <w:r w:rsidRPr="00671662">
              <w:rPr>
                <w:bCs/>
              </w:rPr>
              <w:t>0.1024</w:t>
            </w:r>
          </w:p>
        </w:tc>
        <w:tc>
          <w:tcPr>
            <w:tcW w:w="1035" w:type="dxa"/>
            <w:noWrap/>
            <w:hideMark/>
          </w:tcPr>
          <w:p w14:paraId="04763519"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45DFBA27"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32F53B3E"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04EE8189"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CEC073C"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5DE77EB" w14:textId="77777777" w:rsidR="00671662" w:rsidRPr="00671662" w:rsidRDefault="00671662" w:rsidP="00671662">
            <w:pPr>
              <w:spacing w:line="240" w:lineRule="auto"/>
              <w:ind w:firstLine="0"/>
              <w:rPr>
                <w:bCs/>
              </w:rPr>
            </w:pPr>
            <w:r w:rsidRPr="00671662">
              <w:rPr>
                <w:bCs/>
              </w:rPr>
              <w:t>6</w:t>
            </w:r>
          </w:p>
        </w:tc>
        <w:tc>
          <w:tcPr>
            <w:tcW w:w="980" w:type="dxa"/>
            <w:noWrap/>
            <w:hideMark/>
          </w:tcPr>
          <w:p w14:paraId="12AB3429" w14:textId="77777777" w:rsidR="00671662" w:rsidRPr="00671662" w:rsidRDefault="00671662" w:rsidP="00671662">
            <w:pPr>
              <w:spacing w:line="240" w:lineRule="auto"/>
              <w:ind w:firstLine="0"/>
              <w:rPr>
                <w:bCs/>
              </w:rPr>
            </w:pPr>
            <w:r w:rsidRPr="00671662">
              <w:rPr>
                <w:bCs/>
              </w:rPr>
              <w:t>650.80</w:t>
            </w:r>
          </w:p>
        </w:tc>
        <w:tc>
          <w:tcPr>
            <w:tcW w:w="1080" w:type="dxa"/>
            <w:noWrap/>
            <w:hideMark/>
          </w:tcPr>
          <w:p w14:paraId="4CFCCECD" w14:textId="77777777" w:rsidR="00671662" w:rsidRPr="00671662" w:rsidRDefault="00671662" w:rsidP="00671662">
            <w:pPr>
              <w:spacing w:line="240" w:lineRule="auto"/>
              <w:ind w:firstLine="0"/>
              <w:rPr>
                <w:bCs/>
              </w:rPr>
            </w:pPr>
            <w:r w:rsidRPr="00671662">
              <w:rPr>
                <w:bCs/>
              </w:rPr>
              <w:t>-1289.33</w:t>
            </w:r>
          </w:p>
        </w:tc>
        <w:tc>
          <w:tcPr>
            <w:tcW w:w="980" w:type="dxa"/>
            <w:noWrap/>
            <w:hideMark/>
          </w:tcPr>
          <w:p w14:paraId="19967A5F" w14:textId="77777777" w:rsidR="00671662" w:rsidRPr="00671662" w:rsidRDefault="00671662" w:rsidP="00671662">
            <w:pPr>
              <w:spacing w:line="240" w:lineRule="auto"/>
              <w:ind w:firstLine="0"/>
              <w:rPr>
                <w:bCs/>
              </w:rPr>
            </w:pPr>
            <w:r w:rsidRPr="00671662">
              <w:rPr>
                <w:bCs/>
              </w:rPr>
              <w:t>35.31</w:t>
            </w:r>
          </w:p>
        </w:tc>
        <w:tc>
          <w:tcPr>
            <w:tcW w:w="980" w:type="dxa"/>
            <w:noWrap/>
            <w:hideMark/>
          </w:tcPr>
          <w:p w14:paraId="3CE15791" w14:textId="77777777" w:rsidR="00671662" w:rsidRPr="00671662" w:rsidRDefault="00671662" w:rsidP="00671662">
            <w:pPr>
              <w:spacing w:line="240" w:lineRule="auto"/>
              <w:ind w:firstLine="0"/>
              <w:rPr>
                <w:bCs/>
              </w:rPr>
            </w:pPr>
            <w:r w:rsidRPr="00671662">
              <w:rPr>
                <w:bCs/>
              </w:rPr>
              <w:t>0.00</w:t>
            </w:r>
          </w:p>
        </w:tc>
      </w:tr>
      <w:tr w:rsidR="00671662" w:rsidRPr="00671662" w14:paraId="536F0F27" w14:textId="77777777" w:rsidTr="00671662">
        <w:trPr>
          <w:trHeight w:val="300"/>
        </w:trPr>
        <w:tc>
          <w:tcPr>
            <w:tcW w:w="980" w:type="dxa"/>
            <w:noWrap/>
            <w:hideMark/>
          </w:tcPr>
          <w:p w14:paraId="2C634608" w14:textId="77777777" w:rsidR="00671662" w:rsidRPr="00671662" w:rsidRDefault="00671662" w:rsidP="00671662">
            <w:pPr>
              <w:spacing w:line="240" w:lineRule="auto"/>
              <w:ind w:firstLine="0"/>
              <w:rPr>
                <w:bCs/>
              </w:rPr>
            </w:pPr>
            <w:r w:rsidRPr="00671662">
              <w:rPr>
                <w:bCs/>
              </w:rPr>
              <w:t>6</w:t>
            </w:r>
          </w:p>
        </w:tc>
        <w:tc>
          <w:tcPr>
            <w:tcW w:w="1145" w:type="dxa"/>
            <w:noWrap/>
            <w:hideMark/>
          </w:tcPr>
          <w:p w14:paraId="778267EF" w14:textId="77777777" w:rsidR="00671662" w:rsidRPr="00671662" w:rsidRDefault="00671662" w:rsidP="00671662">
            <w:pPr>
              <w:spacing w:line="240" w:lineRule="auto"/>
              <w:ind w:firstLine="0"/>
              <w:rPr>
                <w:bCs/>
              </w:rPr>
            </w:pPr>
            <w:r w:rsidRPr="00671662">
              <w:rPr>
                <w:bCs/>
              </w:rPr>
              <w:t>0.1072</w:t>
            </w:r>
          </w:p>
        </w:tc>
        <w:tc>
          <w:tcPr>
            <w:tcW w:w="1035" w:type="dxa"/>
            <w:noWrap/>
            <w:hideMark/>
          </w:tcPr>
          <w:p w14:paraId="60DA4385"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305D1D5C" w14:textId="77777777" w:rsidR="00671662" w:rsidRPr="00671662" w:rsidRDefault="00671662" w:rsidP="00671662">
            <w:pPr>
              <w:spacing w:line="240" w:lineRule="auto"/>
              <w:ind w:firstLine="0"/>
              <w:rPr>
                <w:bCs/>
              </w:rPr>
            </w:pPr>
            <w:r w:rsidRPr="00671662">
              <w:rPr>
                <w:bCs/>
              </w:rPr>
              <w:t>+</w:t>
            </w:r>
          </w:p>
        </w:tc>
        <w:tc>
          <w:tcPr>
            <w:tcW w:w="1072" w:type="dxa"/>
            <w:noWrap/>
            <w:hideMark/>
          </w:tcPr>
          <w:p w14:paraId="7F3C164E"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F309DE8"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7269297"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DD2855F" w14:textId="77777777" w:rsidR="00671662" w:rsidRPr="00671662" w:rsidRDefault="00671662" w:rsidP="00671662">
            <w:pPr>
              <w:spacing w:line="240" w:lineRule="auto"/>
              <w:ind w:firstLine="0"/>
              <w:rPr>
                <w:bCs/>
              </w:rPr>
            </w:pPr>
            <w:r w:rsidRPr="00671662">
              <w:rPr>
                <w:bCs/>
              </w:rPr>
              <w:t>8</w:t>
            </w:r>
          </w:p>
        </w:tc>
        <w:tc>
          <w:tcPr>
            <w:tcW w:w="980" w:type="dxa"/>
            <w:noWrap/>
            <w:hideMark/>
          </w:tcPr>
          <w:p w14:paraId="0053512D" w14:textId="77777777" w:rsidR="00671662" w:rsidRPr="00671662" w:rsidRDefault="00671662" w:rsidP="00671662">
            <w:pPr>
              <w:spacing w:line="240" w:lineRule="auto"/>
              <w:ind w:firstLine="0"/>
              <w:rPr>
                <w:bCs/>
              </w:rPr>
            </w:pPr>
            <w:r w:rsidRPr="00671662">
              <w:rPr>
                <w:bCs/>
              </w:rPr>
              <w:t>648.65</w:t>
            </w:r>
          </w:p>
        </w:tc>
        <w:tc>
          <w:tcPr>
            <w:tcW w:w="1080" w:type="dxa"/>
            <w:noWrap/>
            <w:hideMark/>
          </w:tcPr>
          <w:p w14:paraId="175DDFA7" w14:textId="77777777" w:rsidR="00671662" w:rsidRPr="00671662" w:rsidRDefault="00671662" w:rsidP="00671662">
            <w:pPr>
              <w:spacing w:line="240" w:lineRule="auto"/>
              <w:ind w:firstLine="0"/>
              <w:rPr>
                <w:bCs/>
              </w:rPr>
            </w:pPr>
            <w:r w:rsidRPr="00671662">
              <w:rPr>
                <w:bCs/>
              </w:rPr>
              <w:t>-1280.82</w:t>
            </w:r>
          </w:p>
        </w:tc>
        <w:tc>
          <w:tcPr>
            <w:tcW w:w="980" w:type="dxa"/>
            <w:noWrap/>
            <w:hideMark/>
          </w:tcPr>
          <w:p w14:paraId="0759B4E8" w14:textId="77777777" w:rsidR="00671662" w:rsidRPr="00671662" w:rsidRDefault="00671662" w:rsidP="00671662">
            <w:pPr>
              <w:spacing w:line="240" w:lineRule="auto"/>
              <w:ind w:firstLine="0"/>
              <w:rPr>
                <w:bCs/>
              </w:rPr>
            </w:pPr>
            <w:r w:rsidRPr="00671662">
              <w:rPr>
                <w:bCs/>
              </w:rPr>
              <w:t>43.82</w:t>
            </w:r>
          </w:p>
        </w:tc>
        <w:tc>
          <w:tcPr>
            <w:tcW w:w="980" w:type="dxa"/>
            <w:noWrap/>
            <w:hideMark/>
          </w:tcPr>
          <w:p w14:paraId="177DE2B6" w14:textId="77777777" w:rsidR="00671662" w:rsidRPr="00671662" w:rsidRDefault="00671662" w:rsidP="00671662">
            <w:pPr>
              <w:spacing w:line="240" w:lineRule="auto"/>
              <w:ind w:firstLine="0"/>
              <w:rPr>
                <w:bCs/>
              </w:rPr>
            </w:pPr>
            <w:r w:rsidRPr="00671662">
              <w:rPr>
                <w:bCs/>
              </w:rPr>
              <w:t>0.00</w:t>
            </w:r>
          </w:p>
        </w:tc>
      </w:tr>
      <w:tr w:rsidR="00671662" w:rsidRPr="00671662" w14:paraId="6E8D72B2" w14:textId="77777777" w:rsidTr="00671662">
        <w:trPr>
          <w:trHeight w:val="300"/>
        </w:trPr>
        <w:tc>
          <w:tcPr>
            <w:tcW w:w="980" w:type="dxa"/>
            <w:noWrap/>
            <w:hideMark/>
          </w:tcPr>
          <w:p w14:paraId="66A52F8D" w14:textId="77777777" w:rsidR="00671662" w:rsidRPr="00671662" w:rsidRDefault="00671662" w:rsidP="00671662">
            <w:pPr>
              <w:spacing w:line="240" w:lineRule="auto"/>
              <w:ind w:firstLine="0"/>
              <w:rPr>
                <w:bCs/>
              </w:rPr>
            </w:pPr>
            <w:r w:rsidRPr="00671662">
              <w:rPr>
                <w:bCs/>
              </w:rPr>
              <w:t>7</w:t>
            </w:r>
          </w:p>
        </w:tc>
        <w:tc>
          <w:tcPr>
            <w:tcW w:w="1145" w:type="dxa"/>
            <w:noWrap/>
            <w:hideMark/>
          </w:tcPr>
          <w:p w14:paraId="6A1E2536" w14:textId="77777777" w:rsidR="00671662" w:rsidRPr="00671662" w:rsidRDefault="00671662" w:rsidP="00671662">
            <w:pPr>
              <w:spacing w:line="240" w:lineRule="auto"/>
              <w:ind w:firstLine="0"/>
              <w:rPr>
                <w:bCs/>
              </w:rPr>
            </w:pPr>
            <w:r w:rsidRPr="00671662">
              <w:rPr>
                <w:bCs/>
              </w:rPr>
              <w:t>0.0962</w:t>
            </w:r>
          </w:p>
        </w:tc>
        <w:tc>
          <w:tcPr>
            <w:tcW w:w="1035" w:type="dxa"/>
            <w:noWrap/>
            <w:hideMark/>
          </w:tcPr>
          <w:p w14:paraId="21868586"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40BD37A7" w14:textId="77777777" w:rsidR="00671662" w:rsidRPr="00671662" w:rsidRDefault="00671662" w:rsidP="00671662">
            <w:pPr>
              <w:spacing w:line="240" w:lineRule="auto"/>
              <w:ind w:firstLine="0"/>
              <w:rPr>
                <w:bCs/>
              </w:rPr>
            </w:pPr>
            <w:r w:rsidRPr="00671662">
              <w:rPr>
                <w:bCs/>
              </w:rPr>
              <w:t>+</w:t>
            </w:r>
          </w:p>
        </w:tc>
        <w:tc>
          <w:tcPr>
            <w:tcW w:w="1072" w:type="dxa"/>
            <w:noWrap/>
            <w:hideMark/>
          </w:tcPr>
          <w:p w14:paraId="360CD09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4AA2EC8"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2FD17BE9"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28B578A" w14:textId="77777777" w:rsidR="00671662" w:rsidRPr="00671662" w:rsidRDefault="00671662" w:rsidP="00671662">
            <w:pPr>
              <w:spacing w:line="240" w:lineRule="auto"/>
              <w:ind w:firstLine="0"/>
              <w:rPr>
                <w:bCs/>
              </w:rPr>
            </w:pPr>
            <w:r w:rsidRPr="00671662">
              <w:rPr>
                <w:bCs/>
              </w:rPr>
              <w:t>8</w:t>
            </w:r>
          </w:p>
        </w:tc>
        <w:tc>
          <w:tcPr>
            <w:tcW w:w="980" w:type="dxa"/>
            <w:noWrap/>
            <w:hideMark/>
          </w:tcPr>
          <w:p w14:paraId="06A9FDF6" w14:textId="77777777" w:rsidR="00671662" w:rsidRPr="00671662" w:rsidRDefault="00671662" w:rsidP="00671662">
            <w:pPr>
              <w:spacing w:line="240" w:lineRule="auto"/>
              <w:ind w:firstLine="0"/>
              <w:rPr>
                <w:bCs/>
              </w:rPr>
            </w:pPr>
            <w:r w:rsidRPr="00671662">
              <w:rPr>
                <w:bCs/>
              </w:rPr>
              <w:t>647.37</w:t>
            </w:r>
          </w:p>
        </w:tc>
        <w:tc>
          <w:tcPr>
            <w:tcW w:w="1080" w:type="dxa"/>
            <w:noWrap/>
            <w:hideMark/>
          </w:tcPr>
          <w:p w14:paraId="42807C04" w14:textId="77777777" w:rsidR="00671662" w:rsidRPr="00671662" w:rsidRDefault="00671662" w:rsidP="00671662">
            <w:pPr>
              <w:spacing w:line="240" w:lineRule="auto"/>
              <w:ind w:firstLine="0"/>
              <w:rPr>
                <w:bCs/>
              </w:rPr>
            </w:pPr>
            <w:r w:rsidRPr="00671662">
              <w:rPr>
                <w:bCs/>
              </w:rPr>
              <w:t>-1278.26</w:t>
            </w:r>
          </w:p>
        </w:tc>
        <w:tc>
          <w:tcPr>
            <w:tcW w:w="980" w:type="dxa"/>
            <w:noWrap/>
            <w:hideMark/>
          </w:tcPr>
          <w:p w14:paraId="56228164" w14:textId="77777777" w:rsidR="00671662" w:rsidRPr="00671662" w:rsidRDefault="00671662" w:rsidP="00671662">
            <w:pPr>
              <w:spacing w:line="240" w:lineRule="auto"/>
              <w:ind w:firstLine="0"/>
              <w:rPr>
                <w:bCs/>
              </w:rPr>
            </w:pPr>
            <w:r w:rsidRPr="00671662">
              <w:rPr>
                <w:bCs/>
              </w:rPr>
              <w:t>46.37</w:t>
            </w:r>
          </w:p>
        </w:tc>
        <w:tc>
          <w:tcPr>
            <w:tcW w:w="980" w:type="dxa"/>
            <w:noWrap/>
            <w:hideMark/>
          </w:tcPr>
          <w:p w14:paraId="04CAAE4D" w14:textId="77777777" w:rsidR="00671662" w:rsidRPr="00671662" w:rsidRDefault="00671662" w:rsidP="00671662">
            <w:pPr>
              <w:spacing w:line="240" w:lineRule="auto"/>
              <w:ind w:firstLine="0"/>
              <w:rPr>
                <w:bCs/>
              </w:rPr>
            </w:pPr>
            <w:r w:rsidRPr="00671662">
              <w:rPr>
                <w:bCs/>
              </w:rPr>
              <w:t>0.00</w:t>
            </w:r>
          </w:p>
        </w:tc>
      </w:tr>
      <w:tr w:rsidR="00671662" w:rsidRPr="00671662" w14:paraId="58B32652" w14:textId="77777777" w:rsidTr="00671662">
        <w:trPr>
          <w:trHeight w:val="300"/>
        </w:trPr>
        <w:tc>
          <w:tcPr>
            <w:tcW w:w="980" w:type="dxa"/>
            <w:noWrap/>
            <w:hideMark/>
          </w:tcPr>
          <w:p w14:paraId="437615BE" w14:textId="77777777" w:rsidR="00671662" w:rsidRPr="00671662" w:rsidRDefault="00671662" w:rsidP="00671662">
            <w:pPr>
              <w:spacing w:line="240" w:lineRule="auto"/>
              <w:ind w:firstLine="0"/>
              <w:rPr>
                <w:bCs/>
              </w:rPr>
            </w:pPr>
            <w:r w:rsidRPr="00671662">
              <w:rPr>
                <w:bCs/>
              </w:rPr>
              <w:t>5</w:t>
            </w:r>
          </w:p>
        </w:tc>
        <w:tc>
          <w:tcPr>
            <w:tcW w:w="1145" w:type="dxa"/>
            <w:noWrap/>
            <w:hideMark/>
          </w:tcPr>
          <w:p w14:paraId="242CF643" w14:textId="77777777" w:rsidR="00671662" w:rsidRPr="00671662" w:rsidRDefault="00671662" w:rsidP="00671662">
            <w:pPr>
              <w:spacing w:line="240" w:lineRule="auto"/>
              <w:ind w:firstLine="0"/>
              <w:rPr>
                <w:bCs/>
              </w:rPr>
            </w:pPr>
            <w:r w:rsidRPr="00671662">
              <w:rPr>
                <w:bCs/>
              </w:rPr>
              <w:t>0.1094</w:t>
            </w:r>
          </w:p>
        </w:tc>
        <w:tc>
          <w:tcPr>
            <w:tcW w:w="1035" w:type="dxa"/>
            <w:noWrap/>
            <w:hideMark/>
          </w:tcPr>
          <w:p w14:paraId="6BF03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8DA6AE4" w14:textId="77777777" w:rsidR="00671662" w:rsidRPr="00671662" w:rsidRDefault="00671662" w:rsidP="00671662">
            <w:pPr>
              <w:spacing w:line="240" w:lineRule="auto"/>
              <w:ind w:firstLine="0"/>
              <w:rPr>
                <w:bCs/>
              </w:rPr>
            </w:pPr>
            <w:r w:rsidRPr="00671662">
              <w:rPr>
                <w:bCs/>
              </w:rPr>
              <w:t>+</w:t>
            </w:r>
          </w:p>
        </w:tc>
        <w:tc>
          <w:tcPr>
            <w:tcW w:w="1072" w:type="dxa"/>
            <w:noWrap/>
            <w:hideMark/>
          </w:tcPr>
          <w:p w14:paraId="6E43AD7A"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5631CE1"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3657AB7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C5907BC" w14:textId="77777777" w:rsidR="00671662" w:rsidRPr="00671662" w:rsidRDefault="00671662" w:rsidP="00671662">
            <w:pPr>
              <w:spacing w:line="240" w:lineRule="auto"/>
              <w:ind w:firstLine="0"/>
              <w:rPr>
                <w:bCs/>
              </w:rPr>
            </w:pPr>
            <w:r w:rsidRPr="00671662">
              <w:rPr>
                <w:bCs/>
              </w:rPr>
              <w:t>8</w:t>
            </w:r>
          </w:p>
        </w:tc>
        <w:tc>
          <w:tcPr>
            <w:tcW w:w="980" w:type="dxa"/>
            <w:noWrap/>
            <w:hideMark/>
          </w:tcPr>
          <w:p w14:paraId="5E8A9089" w14:textId="77777777" w:rsidR="00671662" w:rsidRPr="00671662" w:rsidRDefault="00671662" w:rsidP="00671662">
            <w:pPr>
              <w:spacing w:line="240" w:lineRule="auto"/>
              <w:ind w:firstLine="0"/>
              <w:rPr>
                <w:bCs/>
              </w:rPr>
            </w:pPr>
            <w:r w:rsidRPr="00671662">
              <w:rPr>
                <w:bCs/>
              </w:rPr>
              <w:t>644.23</w:t>
            </w:r>
          </w:p>
        </w:tc>
        <w:tc>
          <w:tcPr>
            <w:tcW w:w="1080" w:type="dxa"/>
            <w:noWrap/>
            <w:hideMark/>
          </w:tcPr>
          <w:p w14:paraId="04D7BE6D" w14:textId="77777777" w:rsidR="00671662" w:rsidRPr="00671662" w:rsidRDefault="00671662" w:rsidP="00671662">
            <w:pPr>
              <w:spacing w:line="240" w:lineRule="auto"/>
              <w:ind w:firstLine="0"/>
              <w:rPr>
                <w:bCs/>
              </w:rPr>
            </w:pPr>
            <w:r w:rsidRPr="00671662">
              <w:rPr>
                <w:bCs/>
              </w:rPr>
              <w:t>-1271.98</w:t>
            </w:r>
          </w:p>
        </w:tc>
        <w:tc>
          <w:tcPr>
            <w:tcW w:w="980" w:type="dxa"/>
            <w:noWrap/>
            <w:hideMark/>
          </w:tcPr>
          <w:p w14:paraId="63B1093A" w14:textId="77777777" w:rsidR="00671662" w:rsidRPr="00671662" w:rsidRDefault="00671662" w:rsidP="00671662">
            <w:pPr>
              <w:spacing w:line="240" w:lineRule="auto"/>
              <w:ind w:firstLine="0"/>
              <w:rPr>
                <w:bCs/>
              </w:rPr>
            </w:pPr>
            <w:r w:rsidRPr="00671662">
              <w:rPr>
                <w:bCs/>
              </w:rPr>
              <w:t>52.66</w:t>
            </w:r>
          </w:p>
        </w:tc>
        <w:tc>
          <w:tcPr>
            <w:tcW w:w="980" w:type="dxa"/>
            <w:noWrap/>
            <w:hideMark/>
          </w:tcPr>
          <w:p w14:paraId="19BBE7AA" w14:textId="77777777" w:rsidR="00671662" w:rsidRPr="00671662" w:rsidRDefault="00671662" w:rsidP="00671662">
            <w:pPr>
              <w:spacing w:line="240" w:lineRule="auto"/>
              <w:ind w:firstLine="0"/>
              <w:rPr>
                <w:bCs/>
              </w:rPr>
            </w:pPr>
            <w:r w:rsidRPr="00671662">
              <w:rPr>
                <w:bCs/>
              </w:rPr>
              <w:t>0.00</w:t>
            </w:r>
          </w:p>
        </w:tc>
      </w:tr>
      <w:tr w:rsidR="00671662" w:rsidRPr="00671662" w14:paraId="75BDEB1E" w14:textId="77777777" w:rsidTr="00671662">
        <w:trPr>
          <w:trHeight w:val="300"/>
        </w:trPr>
        <w:tc>
          <w:tcPr>
            <w:tcW w:w="980" w:type="dxa"/>
            <w:noWrap/>
            <w:hideMark/>
          </w:tcPr>
          <w:p w14:paraId="6BD1EF27" w14:textId="77777777" w:rsidR="00671662" w:rsidRPr="00671662" w:rsidRDefault="00671662" w:rsidP="00671662">
            <w:pPr>
              <w:spacing w:line="240" w:lineRule="auto"/>
              <w:ind w:firstLine="0"/>
              <w:rPr>
                <w:bCs/>
              </w:rPr>
            </w:pPr>
            <w:r w:rsidRPr="00671662">
              <w:rPr>
                <w:bCs/>
              </w:rPr>
              <w:t>3</w:t>
            </w:r>
          </w:p>
        </w:tc>
        <w:tc>
          <w:tcPr>
            <w:tcW w:w="1145" w:type="dxa"/>
            <w:noWrap/>
            <w:hideMark/>
          </w:tcPr>
          <w:p w14:paraId="6FD0A36D" w14:textId="77777777" w:rsidR="00671662" w:rsidRPr="00671662" w:rsidRDefault="00671662" w:rsidP="00671662">
            <w:pPr>
              <w:spacing w:line="240" w:lineRule="auto"/>
              <w:ind w:firstLine="0"/>
              <w:rPr>
                <w:bCs/>
              </w:rPr>
            </w:pPr>
            <w:r w:rsidRPr="00671662">
              <w:rPr>
                <w:bCs/>
              </w:rPr>
              <w:t>0.1013</w:t>
            </w:r>
          </w:p>
        </w:tc>
        <w:tc>
          <w:tcPr>
            <w:tcW w:w="1035" w:type="dxa"/>
            <w:noWrap/>
            <w:hideMark/>
          </w:tcPr>
          <w:p w14:paraId="321A7AF8"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3CEC4500" w14:textId="77777777" w:rsidR="00671662" w:rsidRPr="00671662" w:rsidRDefault="00671662" w:rsidP="00671662">
            <w:pPr>
              <w:spacing w:line="240" w:lineRule="auto"/>
              <w:ind w:firstLine="0"/>
              <w:rPr>
                <w:bCs/>
              </w:rPr>
            </w:pPr>
            <w:r w:rsidRPr="00671662">
              <w:rPr>
                <w:bCs/>
              </w:rPr>
              <w:t>+</w:t>
            </w:r>
          </w:p>
        </w:tc>
        <w:tc>
          <w:tcPr>
            <w:tcW w:w="1072" w:type="dxa"/>
            <w:noWrap/>
            <w:hideMark/>
          </w:tcPr>
          <w:p w14:paraId="4F1FE0B9"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14FCFD3D"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88BD371"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73B7E6D" w14:textId="77777777" w:rsidR="00671662" w:rsidRPr="00671662" w:rsidRDefault="00671662" w:rsidP="00671662">
            <w:pPr>
              <w:spacing w:line="240" w:lineRule="auto"/>
              <w:ind w:firstLine="0"/>
              <w:rPr>
                <w:bCs/>
              </w:rPr>
            </w:pPr>
            <w:r w:rsidRPr="00671662">
              <w:rPr>
                <w:bCs/>
              </w:rPr>
              <w:t>9</w:t>
            </w:r>
          </w:p>
        </w:tc>
        <w:tc>
          <w:tcPr>
            <w:tcW w:w="980" w:type="dxa"/>
            <w:noWrap/>
            <w:hideMark/>
          </w:tcPr>
          <w:p w14:paraId="006DF66A" w14:textId="77777777" w:rsidR="00671662" w:rsidRPr="00671662" w:rsidRDefault="00671662" w:rsidP="00671662">
            <w:pPr>
              <w:spacing w:line="240" w:lineRule="auto"/>
              <w:ind w:firstLine="0"/>
              <w:rPr>
                <w:bCs/>
              </w:rPr>
            </w:pPr>
            <w:r w:rsidRPr="00671662">
              <w:rPr>
                <w:bCs/>
              </w:rPr>
              <w:t>638.73</w:t>
            </w:r>
          </w:p>
        </w:tc>
        <w:tc>
          <w:tcPr>
            <w:tcW w:w="1080" w:type="dxa"/>
            <w:noWrap/>
            <w:hideMark/>
          </w:tcPr>
          <w:p w14:paraId="1592F9AE" w14:textId="77777777" w:rsidR="00671662" w:rsidRPr="00671662" w:rsidRDefault="00671662" w:rsidP="00671662">
            <w:pPr>
              <w:spacing w:line="240" w:lineRule="auto"/>
              <w:ind w:firstLine="0"/>
              <w:rPr>
                <w:bCs/>
              </w:rPr>
            </w:pPr>
            <w:r w:rsidRPr="00671662">
              <w:rPr>
                <w:bCs/>
              </w:rPr>
              <w:t>-1258.85</w:t>
            </w:r>
          </w:p>
        </w:tc>
        <w:tc>
          <w:tcPr>
            <w:tcW w:w="980" w:type="dxa"/>
            <w:noWrap/>
            <w:hideMark/>
          </w:tcPr>
          <w:p w14:paraId="42815264" w14:textId="77777777" w:rsidR="00671662" w:rsidRPr="00671662" w:rsidRDefault="00671662" w:rsidP="00671662">
            <w:pPr>
              <w:spacing w:line="240" w:lineRule="auto"/>
              <w:ind w:firstLine="0"/>
              <w:rPr>
                <w:bCs/>
              </w:rPr>
            </w:pPr>
            <w:r w:rsidRPr="00671662">
              <w:rPr>
                <w:bCs/>
              </w:rPr>
              <w:t>65.79</w:t>
            </w:r>
          </w:p>
        </w:tc>
        <w:tc>
          <w:tcPr>
            <w:tcW w:w="980" w:type="dxa"/>
            <w:noWrap/>
            <w:hideMark/>
          </w:tcPr>
          <w:p w14:paraId="7642A4EC" w14:textId="77777777" w:rsidR="00671662" w:rsidRPr="00671662" w:rsidRDefault="00671662" w:rsidP="00671662">
            <w:pPr>
              <w:spacing w:line="240" w:lineRule="auto"/>
              <w:ind w:firstLine="0"/>
              <w:rPr>
                <w:bCs/>
              </w:rPr>
            </w:pPr>
            <w:r w:rsidRPr="00671662">
              <w:rPr>
                <w:bCs/>
              </w:rPr>
              <w:t>0.00</w:t>
            </w:r>
          </w:p>
        </w:tc>
      </w:tr>
      <w:tr w:rsidR="00671662" w:rsidRPr="00671662" w14:paraId="5E049290" w14:textId="77777777" w:rsidTr="00671662">
        <w:trPr>
          <w:trHeight w:val="300"/>
        </w:trPr>
        <w:tc>
          <w:tcPr>
            <w:tcW w:w="980" w:type="dxa"/>
            <w:noWrap/>
            <w:hideMark/>
          </w:tcPr>
          <w:p w14:paraId="11F1C1A2" w14:textId="77777777" w:rsidR="00671662" w:rsidRPr="00671662" w:rsidRDefault="00671662" w:rsidP="00671662">
            <w:pPr>
              <w:spacing w:line="240" w:lineRule="auto"/>
              <w:ind w:firstLine="0"/>
              <w:rPr>
                <w:bCs/>
              </w:rPr>
            </w:pPr>
            <w:r w:rsidRPr="00671662">
              <w:rPr>
                <w:bCs/>
              </w:rPr>
              <w:t>4</w:t>
            </w:r>
          </w:p>
        </w:tc>
        <w:tc>
          <w:tcPr>
            <w:tcW w:w="1145" w:type="dxa"/>
            <w:noWrap/>
            <w:hideMark/>
          </w:tcPr>
          <w:p w14:paraId="029E0E57" w14:textId="77777777" w:rsidR="00671662" w:rsidRPr="00671662" w:rsidRDefault="00671662" w:rsidP="00671662">
            <w:pPr>
              <w:spacing w:line="240" w:lineRule="auto"/>
              <w:ind w:firstLine="0"/>
              <w:rPr>
                <w:bCs/>
              </w:rPr>
            </w:pPr>
            <w:r w:rsidRPr="00671662">
              <w:rPr>
                <w:bCs/>
              </w:rPr>
              <w:t>0.1073</w:t>
            </w:r>
          </w:p>
        </w:tc>
        <w:tc>
          <w:tcPr>
            <w:tcW w:w="1035" w:type="dxa"/>
            <w:noWrap/>
            <w:hideMark/>
          </w:tcPr>
          <w:p w14:paraId="0498D2B6"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5D83EF2" w14:textId="77777777" w:rsidR="00671662" w:rsidRPr="00671662" w:rsidRDefault="00671662" w:rsidP="00671662">
            <w:pPr>
              <w:spacing w:line="240" w:lineRule="auto"/>
              <w:ind w:firstLine="0"/>
              <w:rPr>
                <w:bCs/>
              </w:rPr>
            </w:pPr>
            <w:r w:rsidRPr="00671662">
              <w:rPr>
                <w:bCs/>
              </w:rPr>
              <w:t>+</w:t>
            </w:r>
          </w:p>
        </w:tc>
        <w:tc>
          <w:tcPr>
            <w:tcW w:w="1072" w:type="dxa"/>
            <w:noWrap/>
            <w:hideMark/>
          </w:tcPr>
          <w:p w14:paraId="03F3CEE9"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B557C5D"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5990CCB5"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30A1C30" w14:textId="77777777" w:rsidR="00671662" w:rsidRPr="00671662" w:rsidRDefault="00671662" w:rsidP="00671662">
            <w:pPr>
              <w:spacing w:line="240" w:lineRule="auto"/>
              <w:ind w:firstLine="0"/>
              <w:rPr>
                <w:bCs/>
              </w:rPr>
            </w:pPr>
            <w:r w:rsidRPr="00671662">
              <w:rPr>
                <w:bCs/>
              </w:rPr>
              <w:t>9</w:t>
            </w:r>
          </w:p>
        </w:tc>
        <w:tc>
          <w:tcPr>
            <w:tcW w:w="980" w:type="dxa"/>
            <w:noWrap/>
            <w:hideMark/>
          </w:tcPr>
          <w:p w14:paraId="55E82E82" w14:textId="77777777" w:rsidR="00671662" w:rsidRPr="00671662" w:rsidRDefault="00671662" w:rsidP="00671662">
            <w:pPr>
              <w:spacing w:line="240" w:lineRule="auto"/>
              <w:ind w:firstLine="0"/>
              <w:rPr>
                <w:bCs/>
              </w:rPr>
            </w:pPr>
            <w:r w:rsidRPr="00671662">
              <w:rPr>
                <w:bCs/>
              </w:rPr>
              <w:t>637.20</w:t>
            </w:r>
          </w:p>
        </w:tc>
        <w:tc>
          <w:tcPr>
            <w:tcW w:w="1080" w:type="dxa"/>
            <w:noWrap/>
            <w:hideMark/>
          </w:tcPr>
          <w:p w14:paraId="474D1F99" w14:textId="77777777" w:rsidR="00671662" w:rsidRPr="00671662" w:rsidRDefault="00671662" w:rsidP="00671662">
            <w:pPr>
              <w:spacing w:line="240" w:lineRule="auto"/>
              <w:ind w:firstLine="0"/>
              <w:rPr>
                <w:bCs/>
              </w:rPr>
            </w:pPr>
            <w:r w:rsidRPr="00671662">
              <w:rPr>
                <w:bCs/>
              </w:rPr>
              <w:t>-1255.79</w:t>
            </w:r>
          </w:p>
        </w:tc>
        <w:tc>
          <w:tcPr>
            <w:tcW w:w="980" w:type="dxa"/>
            <w:noWrap/>
            <w:hideMark/>
          </w:tcPr>
          <w:p w14:paraId="74C1F969" w14:textId="77777777" w:rsidR="00671662" w:rsidRPr="00671662" w:rsidRDefault="00671662" w:rsidP="00671662">
            <w:pPr>
              <w:spacing w:line="240" w:lineRule="auto"/>
              <w:ind w:firstLine="0"/>
              <w:rPr>
                <w:bCs/>
              </w:rPr>
            </w:pPr>
            <w:r w:rsidRPr="00671662">
              <w:rPr>
                <w:bCs/>
              </w:rPr>
              <w:t>68.85</w:t>
            </w:r>
          </w:p>
        </w:tc>
        <w:tc>
          <w:tcPr>
            <w:tcW w:w="980" w:type="dxa"/>
            <w:noWrap/>
            <w:hideMark/>
          </w:tcPr>
          <w:p w14:paraId="508A2043" w14:textId="77777777" w:rsidR="00671662" w:rsidRPr="00671662" w:rsidRDefault="00671662" w:rsidP="00671662">
            <w:pPr>
              <w:spacing w:line="240" w:lineRule="auto"/>
              <w:ind w:firstLine="0"/>
              <w:rPr>
                <w:bCs/>
              </w:rPr>
            </w:pPr>
            <w:r w:rsidRPr="00671662">
              <w:rPr>
                <w:bCs/>
              </w:rPr>
              <w:t>0.00</w:t>
            </w:r>
          </w:p>
        </w:tc>
      </w:tr>
      <w:tr w:rsidR="00671662" w:rsidRPr="00671662" w14:paraId="76798BE2" w14:textId="77777777" w:rsidTr="00671662">
        <w:trPr>
          <w:trHeight w:val="300"/>
        </w:trPr>
        <w:tc>
          <w:tcPr>
            <w:tcW w:w="980" w:type="dxa"/>
            <w:noWrap/>
            <w:hideMark/>
          </w:tcPr>
          <w:p w14:paraId="7077918D" w14:textId="77777777" w:rsidR="00671662" w:rsidRPr="00671662" w:rsidRDefault="00671662" w:rsidP="00671662">
            <w:pPr>
              <w:spacing w:line="240" w:lineRule="auto"/>
              <w:ind w:firstLine="0"/>
              <w:rPr>
                <w:bCs/>
              </w:rPr>
            </w:pPr>
            <w:r w:rsidRPr="00671662">
              <w:rPr>
                <w:bCs/>
              </w:rPr>
              <w:t>2</w:t>
            </w:r>
          </w:p>
        </w:tc>
        <w:tc>
          <w:tcPr>
            <w:tcW w:w="1145" w:type="dxa"/>
            <w:noWrap/>
            <w:hideMark/>
          </w:tcPr>
          <w:p w14:paraId="3617B600" w14:textId="77777777" w:rsidR="00671662" w:rsidRPr="00671662" w:rsidRDefault="00671662" w:rsidP="00671662">
            <w:pPr>
              <w:spacing w:line="240" w:lineRule="auto"/>
              <w:ind w:firstLine="0"/>
              <w:rPr>
                <w:bCs/>
              </w:rPr>
            </w:pPr>
            <w:r w:rsidRPr="00671662">
              <w:rPr>
                <w:bCs/>
              </w:rPr>
              <w:t>0.0870</w:t>
            </w:r>
          </w:p>
        </w:tc>
        <w:tc>
          <w:tcPr>
            <w:tcW w:w="1035" w:type="dxa"/>
            <w:noWrap/>
            <w:hideMark/>
          </w:tcPr>
          <w:p w14:paraId="46ADE781" w14:textId="77777777" w:rsidR="00671662" w:rsidRPr="00671662" w:rsidRDefault="00671662" w:rsidP="00671662">
            <w:pPr>
              <w:spacing w:line="240" w:lineRule="auto"/>
              <w:ind w:firstLine="0"/>
              <w:rPr>
                <w:bCs/>
              </w:rPr>
            </w:pPr>
            <w:r w:rsidRPr="00671662">
              <w:rPr>
                <w:bCs/>
              </w:rPr>
              <w:t>0.0009</w:t>
            </w:r>
          </w:p>
        </w:tc>
        <w:tc>
          <w:tcPr>
            <w:tcW w:w="1169" w:type="dxa"/>
            <w:noWrap/>
            <w:hideMark/>
          </w:tcPr>
          <w:p w14:paraId="189720F9" w14:textId="77777777" w:rsidR="00671662" w:rsidRPr="00671662" w:rsidRDefault="00671662" w:rsidP="00671662">
            <w:pPr>
              <w:spacing w:line="240" w:lineRule="auto"/>
              <w:ind w:firstLine="0"/>
              <w:rPr>
                <w:bCs/>
              </w:rPr>
            </w:pPr>
            <w:r w:rsidRPr="00671662">
              <w:rPr>
                <w:bCs/>
              </w:rPr>
              <w:t>+</w:t>
            </w:r>
          </w:p>
        </w:tc>
        <w:tc>
          <w:tcPr>
            <w:tcW w:w="1072" w:type="dxa"/>
            <w:noWrap/>
            <w:hideMark/>
          </w:tcPr>
          <w:p w14:paraId="78D8B384"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2C6BBE99" w14:textId="77777777" w:rsidR="00671662" w:rsidRPr="00671662" w:rsidRDefault="00671662" w:rsidP="00671662">
            <w:pPr>
              <w:spacing w:line="240" w:lineRule="auto"/>
              <w:ind w:firstLine="0"/>
              <w:rPr>
                <w:bCs/>
              </w:rPr>
            </w:pPr>
            <w:r w:rsidRPr="00671662">
              <w:rPr>
                <w:bCs/>
              </w:rPr>
              <w:t>0.0003</w:t>
            </w:r>
          </w:p>
        </w:tc>
        <w:tc>
          <w:tcPr>
            <w:tcW w:w="1438" w:type="dxa"/>
            <w:noWrap/>
            <w:hideMark/>
          </w:tcPr>
          <w:p w14:paraId="3C7BBFC9"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72795171" w14:textId="77777777" w:rsidR="00671662" w:rsidRPr="00671662" w:rsidRDefault="00671662" w:rsidP="00671662">
            <w:pPr>
              <w:spacing w:line="240" w:lineRule="auto"/>
              <w:ind w:firstLine="0"/>
              <w:rPr>
                <w:bCs/>
              </w:rPr>
            </w:pPr>
            <w:r w:rsidRPr="00671662">
              <w:rPr>
                <w:bCs/>
              </w:rPr>
              <w:t>10</w:t>
            </w:r>
          </w:p>
        </w:tc>
        <w:tc>
          <w:tcPr>
            <w:tcW w:w="980" w:type="dxa"/>
            <w:noWrap/>
            <w:hideMark/>
          </w:tcPr>
          <w:p w14:paraId="33364A92" w14:textId="77777777" w:rsidR="00671662" w:rsidRPr="00671662" w:rsidRDefault="00671662" w:rsidP="00671662">
            <w:pPr>
              <w:spacing w:line="240" w:lineRule="auto"/>
              <w:ind w:firstLine="0"/>
              <w:rPr>
                <w:bCs/>
              </w:rPr>
            </w:pPr>
            <w:r w:rsidRPr="00671662">
              <w:rPr>
                <w:bCs/>
              </w:rPr>
              <w:t>631.87</w:t>
            </w:r>
          </w:p>
        </w:tc>
        <w:tc>
          <w:tcPr>
            <w:tcW w:w="1080" w:type="dxa"/>
            <w:noWrap/>
            <w:hideMark/>
          </w:tcPr>
          <w:p w14:paraId="44D799E2" w14:textId="77777777" w:rsidR="00671662" w:rsidRPr="00671662" w:rsidRDefault="00671662" w:rsidP="00671662">
            <w:pPr>
              <w:spacing w:line="240" w:lineRule="auto"/>
              <w:ind w:firstLine="0"/>
              <w:rPr>
                <w:bCs/>
              </w:rPr>
            </w:pPr>
            <w:r w:rsidRPr="00671662">
              <w:rPr>
                <w:bCs/>
              </w:rPr>
              <w:t>-1243.01</w:t>
            </w:r>
          </w:p>
        </w:tc>
        <w:tc>
          <w:tcPr>
            <w:tcW w:w="980" w:type="dxa"/>
            <w:noWrap/>
            <w:hideMark/>
          </w:tcPr>
          <w:p w14:paraId="1E373A96" w14:textId="77777777" w:rsidR="00671662" w:rsidRPr="00671662" w:rsidRDefault="00671662" w:rsidP="00671662">
            <w:pPr>
              <w:spacing w:line="240" w:lineRule="auto"/>
              <w:ind w:firstLine="0"/>
              <w:rPr>
                <w:bCs/>
              </w:rPr>
            </w:pPr>
            <w:r w:rsidRPr="00671662">
              <w:rPr>
                <w:bCs/>
              </w:rPr>
              <w:t>81.63</w:t>
            </w:r>
          </w:p>
        </w:tc>
        <w:tc>
          <w:tcPr>
            <w:tcW w:w="980" w:type="dxa"/>
            <w:noWrap/>
            <w:hideMark/>
          </w:tcPr>
          <w:p w14:paraId="47CF4AE8" w14:textId="77777777" w:rsidR="00671662" w:rsidRPr="00671662" w:rsidRDefault="00671662" w:rsidP="00671662">
            <w:pPr>
              <w:spacing w:line="240" w:lineRule="auto"/>
              <w:ind w:firstLine="0"/>
              <w:rPr>
                <w:bCs/>
              </w:rPr>
            </w:pPr>
            <w:r w:rsidRPr="00671662">
              <w:rPr>
                <w:bCs/>
              </w:rPr>
              <w:t>0.00</w:t>
            </w:r>
          </w:p>
        </w:tc>
      </w:tr>
      <w:tr w:rsidR="00671662" w:rsidRPr="00671662" w14:paraId="112DDDB1" w14:textId="77777777" w:rsidTr="00671662">
        <w:trPr>
          <w:trHeight w:val="300"/>
        </w:trPr>
        <w:tc>
          <w:tcPr>
            <w:tcW w:w="980" w:type="dxa"/>
            <w:noWrap/>
            <w:hideMark/>
          </w:tcPr>
          <w:p w14:paraId="2FF842A1" w14:textId="77777777" w:rsidR="00671662" w:rsidRPr="00671662" w:rsidRDefault="00671662" w:rsidP="00671662">
            <w:pPr>
              <w:spacing w:line="240" w:lineRule="auto"/>
              <w:ind w:firstLine="0"/>
              <w:rPr>
                <w:bCs/>
              </w:rPr>
            </w:pPr>
            <w:r w:rsidRPr="00671662">
              <w:rPr>
                <w:bCs/>
              </w:rPr>
              <w:t>1</w:t>
            </w:r>
          </w:p>
        </w:tc>
        <w:tc>
          <w:tcPr>
            <w:tcW w:w="1145" w:type="dxa"/>
            <w:noWrap/>
            <w:hideMark/>
          </w:tcPr>
          <w:p w14:paraId="6220F91F" w14:textId="77777777" w:rsidR="00671662" w:rsidRPr="00671662" w:rsidRDefault="00671662" w:rsidP="00671662">
            <w:pPr>
              <w:spacing w:line="240" w:lineRule="auto"/>
              <w:ind w:firstLine="0"/>
              <w:rPr>
                <w:bCs/>
              </w:rPr>
            </w:pPr>
            <w:r w:rsidRPr="00671662">
              <w:rPr>
                <w:bCs/>
              </w:rPr>
              <w:t>0.0863</w:t>
            </w:r>
          </w:p>
        </w:tc>
        <w:tc>
          <w:tcPr>
            <w:tcW w:w="1035" w:type="dxa"/>
            <w:noWrap/>
            <w:hideMark/>
          </w:tcPr>
          <w:p w14:paraId="260203EA" w14:textId="77777777" w:rsidR="00671662" w:rsidRPr="00671662" w:rsidRDefault="00671662" w:rsidP="00671662">
            <w:pPr>
              <w:spacing w:line="240" w:lineRule="auto"/>
              <w:ind w:firstLine="0"/>
              <w:rPr>
                <w:bCs/>
              </w:rPr>
            </w:pPr>
            <w:r w:rsidRPr="00671662">
              <w:rPr>
                <w:bCs/>
              </w:rPr>
              <w:t>0.0009</w:t>
            </w:r>
          </w:p>
        </w:tc>
        <w:tc>
          <w:tcPr>
            <w:tcW w:w="1169" w:type="dxa"/>
            <w:noWrap/>
            <w:hideMark/>
          </w:tcPr>
          <w:p w14:paraId="365CDFD5" w14:textId="77777777" w:rsidR="00671662" w:rsidRPr="00671662" w:rsidRDefault="00671662" w:rsidP="00671662">
            <w:pPr>
              <w:spacing w:line="240" w:lineRule="auto"/>
              <w:ind w:firstLine="0"/>
              <w:rPr>
                <w:bCs/>
              </w:rPr>
            </w:pPr>
            <w:r w:rsidRPr="00671662">
              <w:rPr>
                <w:bCs/>
              </w:rPr>
              <w:t>+</w:t>
            </w:r>
          </w:p>
        </w:tc>
        <w:tc>
          <w:tcPr>
            <w:tcW w:w="1072" w:type="dxa"/>
            <w:noWrap/>
            <w:hideMark/>
          </w:tcPr>
          <w:p w14:paraId="2403AE38"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C3F6AE4" w14:textId="77777777" w:rsidR="00671662" w:rsidRPr="00671662" w:rsidRDefault="00671662" w:rsidP="00671662">
            <w:pPr>
              <w:spacing w:line="240" w:lineRule="auto"/>
              <w:ind w:firstLine="0"/>
              <w:rPr>
                <w:bCs/>
              </w:rPr>
            </w:pPr>
            <w:r w:rsidRPr="00671662">
              <w:rPr>
                <w:bCs/>
              </w:rPr>
              <w:t>-0.0067</w:t>
            </w:r>
          </w:p>
        </w:tc>
        <w:tc>
          <w:tcPr>
            <w:tcW w:w="1438" w:type="dxa"/>
            <w:noWrap/>
            <w:hideMark/>
          </w:tcPr>
          <w:p w14:paraId="67F490C8" w14:textId="77777777" w:rsidR="00671662" w:rsidRPr="00671662" w:rsidRDefault="00671662" w:rsidP="00671662">
            <w:pPr>
              <w:spacing w:line="240" w:lineRule="auto"/>
              <w:ind w:firstLine="0"/>
              <w:rPr>
                <w:bCs/>
              </w:rPr>
            </w:pPr>
            <w:r w:rsidRPr="00671662">
              <w:rPr>
                <w:bCs/>
              </w:rPr>
              <w:t>0.0003</w:t>
            </w:r>
          </w:p>
        </w:tc>
        <w:tc>
          <w:tcPr>
            <w:tcW w:w="980" w:type="dxa"/>
            <w:noWrap/>
            <w:hideMark/>
          </w:tcPr>
          <w:p w14:paraId="2C632E56" w14:textId="77777777" w:rsidR="00671662" w:rsidRPr="00671662" w:rsidRDefault="00671662" w:rsidP="00671662">
            <w:pPr>
              <w:spacing w:line="240" w:lineRule="auto"/>
              <w:ind w:firstLine="0"/>
              <w:rPr>
                <w:bCs/>
              </w:rPr>
            </w:pPr>
            <w:r w:rsidRPr="00671662">
              <w:rPr>
                <w:bCs/>
              </w:rPr>
              <w:t>11</w:t>
            </w:r>
          </w:p>
        </w:tc>
        <w:tc>
          <w:tcPr>
            <w:tcW w:w="980" w:type="dxa"/>
            <w:noWrap/>
            <w:hideMark/>
          </w:tcPr>
          <w:p w14:paraId="73F55F5F" w14:textId="77777777" w:rsidR="00671662" w:rsidRPr="00671662" w:rsidRDefault="00671662" w:rsidP="00671662">
            <w:pPr>
              <w:spacing w:line="240" w:lineRule="auto"/>
              <w:ind w:firstLine="0"/>
              <w:rPr>
                <w:bCs/>
              </w:rPr>
            </w:pPr>
            <w:r w:rsidRPr="00671662">
              <w:rPr>
                <w:bCs/>
              </w:rPr>
              <w:t>627.29</w:t>
            </w:r>
          </w:p>
        </w:tc>
        <w:tc>
          <w:tcPr>
            <w:tcW w:w="1080" w:type="dxa"/>
            <w:noWrap/>
            <w:hideMark/>
          </w:tcPr>
          <w:p w14:paraId="2758C051" w14:textId="77777777" w:rsidR="00671662" w:rsidRPr="00671662" w:rsidRDefault="00671662" w:rsidP="00671662">
            <w:pPr>
              <w:spacing w:line="240" w:lineRule="auto"/>
              <w:ind w:firstLine="0"/>
              <w:rPr>
                <w:bCs/>
              </w:rPr>
            </w:pPr>
            <w:r w:rsidRPr="00671662">
              <w:rPr>
                <w:bCs/>
              </w:rPr>
              <w:t>-1231.68</w:t>
            </w:r>
          </w:p>
        </w:tc>
        <w:tc>
          <w:tcPr>
            <w:tcW w:w="980" w:type="dxa"/>
            <w:noWrap/>
            <w:hideMark/>
          </w:tcPr>
          <w:p w14:paraId="12D6A032" w14:textId="77777777" w:rsidR="00671662" w:rsidRPr="00671662" w:rsidRDefault="00671662" w:rsidP="00671662">
            <w:pPr>
              <w:spacing w:line="240" w:lineRule="auto"/>
              <w:ind w:firstLine="0"/>
              <w:rPr>
                <w:bCs/>
              </w:rPr>
            </w:pPr>
            <w:r w:rsidRPr="00671662">
              <w:rPr>
                <w:bCs/>
              </w:rPr>
              <w:t>92.95</w:t>
            </w:r>
          </w:p>
        </w:tc>
        <w:tc>
          <w:tcPr>
            <w:tcW w:w="980" w:type="dxa"/>
            <w:noWrap/>
            <w:hideMark/>
          </w:tcPr>
          <w:p w14:paraId="4ECC5D8E" w14:textId="77777777" w:rsidR="00671662" w:rsidRPr="00671662" w:rsidRDefault="00671662" w:rsidP="00671662">
            <w:pPr>
              <w:spacing w:line="240" w:lineRule="auto"/>
              <w:ind w:firstLine="0"/>
              <w:rPr>
                <w:bCs/>
              </w:rPr>
            </w:pPr>
            <w:r w:rsidRPr="00671662">
              <w:rPr>
                <w:bCs/>
              </w:rPr>
              <w:t>0.00</w:t>
            </w:r>
          </w:p>
        </w:tc>
      </w:tr>
    </w:tbl>
    <w:p w14:paraId="293D5A9F" w14:textId="77777777" w:rsidR="003F55E8" w:rsidRDefault="003F55E8" w:rsidP="003F55E8">
      <w:pPr>
        <w:spacing w:line="240" w:lineRule="auto"/>
        <w:ind w:firstLine="0"/>
        <w:rPr>
          <w:bCs/>
        </w:rPr>
      </w:pPr>
      <w:r>
        <w:rPr>
          <w:bCs/>
        </w:rPr>
        <w:br w:type="page"/>
      </w:r>
    </w:p>
    <w:p w14:paraId="4D2C6330" w14:textId="77777777" w:rsidR="003F55E8" w:rsidRDefault="003F55E8" w:rsidP="003F55E8">
      <w:pPr>
        <w:spacing w:line="240" w:lineRule="auto"/>
        <w:ind w:firstLine="0"/>
        <w:rPr>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960"/>
        <w:gridCol w:w="960"/>
        <w:gridCol w:w="1026"/>
      </w:tblGrid>
      <w:tr w:rsidR="00671662" w:rsidRPr="00671662" w14:paraId="08F12C7B" w14:textId="77777777" w:rsidTr="00FB7A5F">
        <w:trPr>
          <w:trHeight w:val="300"/>
        </w:trPr>
        <w:tc>
          <w:tcPr>
            <w:tcW w:w="11781" w:type="dxa"/>
            <w:gridSpan w:val="11"/>
            <w:tcBorders>
              <w:top w:val="single" w:sz="8" w:space="0" w:color="FFFFFF" w:themeColor="background1"/>
              <w:left w:val="single" w:sz="8" w:space="0" w:color="FFFFFF" w:themeColor="background1"/>
              <w:right w:val="single" w:sz="8" w:space="0" w:color="FFFFFF" w:themeColor="background1"/>
            </w:tcBorders>
            <w:noWrap/>
          </w:tcPr>
          <w:p w14:paraId="2EF1AFC7" w14:textId="293E80BE" w:rsidR="00671662" w:rsidRPr="00671662" w:rsidRDefault="00671662" w:rsidP="003C3F32">
            <w:pPr>
              <w:spacing w:line="240" w:lineRule="auto"/>
              <w:ind w:firstLine="0"/>
            </w:pPr>
            <w:r>
              <w:rPr>
                <w:bCs/>
              </w:rPr>
              <w:t>Ta</w:t>
            </w:r>
            <w:r w:rsidR="00DD7EAE">
              <w:rPr>
                <w:bCs/>
              </w:rPr>
              <w:t>ble S8</w:t>
            </w:r>
            <w:r w:rsidR="003C3F32">
              <w:rPr>
                <w:bCs/>
              </w:rPr>
              <w:t>b</w:t>
            </w:r>
            <w:r>
              <w:rPr>
                <w:bCs/>
              </w:rPr>
              <w:t>: Model selection for locations during the combined morning and evening periods</w:t>
            </w:r>
          </w:p>
        </w:tc>
      </w:tr>
      <w:tr w:rsidR="00502AE5" w:rsidRPr="00671662" w14:paraId="62026036" w14:textId="77777777" w:rsidTr="00502AE5">
        <w:trPr>
          <w:trHeight w:val="300"/>
        </w:trPr>
        <w:tc>
          <w:tcPr>
            <w:tcW w:w="960" w:type="dxa"/>
            <w:noWrap/>
            <w:hideMark/>
          </w:tcPr>
          <w:p w14:paraId="0A18096A" w14:textId="77777777" w:rsidR="00502AE5" w:rsidRPr="00671662" w:rsidRDefault="00502AE5" w:rsidP="00502AE5">
            <w:pPr>
              <w:spacing w:line="240" w:lineRule="auto"/>
              <w:ind w:firstLine="0"/>
            </w:pPr>
          </w:p>
        </w:tc>
        <w:tc>
          <w:tcPr>
            <w:tcW w:w="1145" w:type="dxa"/>
            <w:noWrap/>
            <w:hideMark/>
          </w:tcPr>
          <w:p w14:paraId="572DDC08" w14:textId="06D0CC6A" w:rsidR="00502AE5" w:rsidRPr="00671662" w:rsidRDefault="00502AE5" w:rsidP="00502AE5">
            <w:pPr>
              <w:spacing w:line="240" w:lineRule="auto"/>
              <w:ind w:firstLine="0"/>
            </w:pPr>
            <w:r>
              <w:rPr>
                <w:bCs/>
              </w:rPr>
              <w:t>Intercept</w:t>
            </w:r>
          </w:p>
        </w:tc>
        <w:tc>
          <w:tcPr>
            <w:tcW w:w="1340" w:type="dxa"/>
            <w:noWrap/>
            <w:hideMark/>
          </w:tcPr>
          <w:p w14:paraId="155F0569" w14:textId="6689CA5D" w:rsidR="00502AE5" w:rsidRPr="00671662" w:rsidRDefault="00502AE5" w:rsidP="00502AE5">
            <w:pPr>
              <w:spacing w:line="240" w:lineRule="auto"/>
              <w:ind w:firstLine="0"/>
            </w:pPr>
            <w:r>
              <w:rPr>
                <w:bCs/>
              </w:rPr>
              <w:t>Temperature</w:t>
            </w:r>
          </w:p>
        </w:tc>
        <w:tc>
          <w:tcPr>
            <w:tcW w:w="1072" w:type="dxa"/>
            <w:noWrap/>
            <w:hideMark/>
          </w:tcPr>
          <w:p w14:paraId="795F5333" w14:textId="77777777" w:rsidR="00502AE5" w:rsidRPr="00671662" w:rsidRDefault="00502AE5" w:rsidP="00502AE5">
            <w:pPr>
              <w:spacing w:line="240" w:lineRule="auto"/>
              <w:ind w:firstLine="0"/>
            </w:pPr>
            <w:r w:rsidRPr="00671662">
              <w:t>Radiation</w:t>
            </w:r>
          </w:p>
        </w:tc>
        <w:tc>
          <w:tcPr>
            <w:tcW w:w="960" w:type="dxa"/>
            <w:noWrap/>
            <w:hideMark/>
          </w:tcPr>
          <w:p w14:paraId="5907C55C" w14:textId="4A69EA0F" w:rsidR="00502AE5" w:rsidRPr="00671662" w:rsidRDefault="00502AE5" w:rsidP="00502AE5">
            <w:pPr>
              <w:spacing w:line="240" w:lineRule="auto"/>
              <w:ind w:firstLine="0"/>
            </w:pPr>
            <w:r>
              <w:rPr>
                <w:bCs/>
              </w:rPr>
              <w:t>Rainfall</w:t>
            </w:r>
          </w:p>
        </w:tc>
        <w:tc>
          <w:tcPr>
            <w:tcW w:w="1438" w:type="dxa"/>
            <w:noWrap/>
            <w:hideMark/>
          </w:tcPr>
          <w:p w14:paraId="1A2B419A" w14:textId="64E97863" w:rsidR="00502AE5" w:rsidRPr="00671662" w:rsidRDefault="00502AE5" w:rsidP="00502AE5">
            <w:pPr>
              <w:spacing w:line="240" w:lineRule="auto"/>
              <w:ind w:firstLine="0"/>
            </w:pPr>
            <w:r>
              <w:rPr>
                <w:bCs/>
              </w:rPr>
              <w:t>Temp:Rain</w:t>
            </w:r>
          </w:p>
        </w:tc>
        <w:tc>
          <w:tcPr>
            <w:tcW w:w="960" w:type="dxa"/>
            <w:noWrap/>
            <w:hideMark/>
          </w:tcPr>
          <w:p w14:paraId="4148AD05" w14:textId="77777777" w:rsidR="00502AE5" w:rsidRPr="00671662" w:rsidRDefault="00502AE5" w:rsidP="00502AE5">
            <w:pPr>
              <w:spacing w:line="240" w:lineRule="auto"/>
              <w:ind w:firstLine="0"/>
            </w:pPr>
            <w:r w:rsidRPr="00671662">
              <w:t>df</w:t>
            </w:r>
          </w:p>
        </w:tc>
        <w:tc>
          <w:tcPr>
            <w:tcW w:w="960" w:type="dxa"/>
            <w:noWrap/>
            <w:hideMark/>
          </w:tcPr>
          <w:p w14:paraId="1C225D01" w14:textId="77777777" w:rsidR="00502AE5" w:rsidRPr="00671662" w:rsidRDefault="00502AE5" w:rsidP="00502AE5">
            <w:pPr>
              <w:spacing w:line="240" w:lineRule="auto"/>
              <w:ind w:firstLine="0"/>
            </w:pPr>
            <w:r w:rsidRPr="00671662">
              <w:t>logLik</w:t>
            </w:r>
          </w:p>
        </w:tc>
        <w:tc>
          <w:tcPr>
            <w:tcW w:w="960" w:type="dxa"/>
            <w:noWrap/>
            <w:hideMark/>
          </w:tcPr>
          <w:p w14:paraId="6D56AE13" w14:textId="77777777" w:rsidR="00502AE5" w:rsidRPr="00671662" w:rsidRDefault="00502AE5" w:rsidP="00502AE5">
            <w:pPr>
              <w:spacing w:line="240" w:lineRule="auto"/>
              <w:ind w:firstLine="0"/>
            </w:pPr>
            <w:r w:rsidRPr="00671662">
              <w:t>AICc</w:t>
            </w:r>
          </w:p>
        </w:tc>
        <w:tc>
          <w:tcPr>
            <w:tcW w:w="960" w:type="dxa"/>
            <w:noWrap/>
            <w:hideMark/>
          </w:tcPr>
          <w:p w14:paraId="31611061" w14:textId="77777777" w:rsidR="00502AE5" w:rsidRPr="00671662" w:rsidRDefault="00502AE5" w:rsidP="00502AE5">
            <w:pPr>
              <w:spacing w:line="240" w:lineRule="auto"/>
              <w:ind w:firstLine="0"/>
            </w:pPr>
            <w:r w:rsidRPr="00671662">
              <w:t>delta</w:t>
            </w:r>
          </w:p>
        </w:tc>
        <w:tc>
          <w:tcPr>
            <w:tcW w:w="1026" w:type="dxa"/>
            <w:noWrap/>
            <w:hideMark/>
          </w:tcPr>
          <w:p w14:paraId="73BE2E47" w14:textId="77777777" w:rsidR="00502AE5" w:rsidRPr="00671662" w:rsidRDefault="00502AE5" w:rsidP="00502AE5">
            <w:pPr>
              <w:spacing w:line="240" w:lineRule="auto"/>
              <w:ind w:firstLine="0"/>
            </w:pPr>
            <w:r w:rsidRPr="00671662">
              <w:t>weight</w:t>
            </w:r>
          </w:p>
        </w:tc>
      </w:tr>
      <w:tr w:rsidR="003C3F32" w:rsidRPr="00671662" w14:paraId="767AEE0C" w14:textId="77777777" w:rsidTr="00502AE5">
        <w:trPr>
          <w:trHeight w:val="300"/>
        </w:trPr>
        <w:tc>
          <w:tcPr>
            <w:tcW w:w="960" w:type="dxa"/>
            <w:noWrap/>
            <w:hideMark/>
          </w:tcPr>
          <w:p w14:paraId="1031F294" w14:textId="7018FBE2" w:rsidR="003C3F32" w:rsidRPr="00671662" w:rsidRDefault="003C3F32" w:rsidP="00671662">
            <w:pPr>
              <w:spacing w:line="240" w:lineRule="auto"/>
              <w:ind w:firstLine="0"/>
            </w:pPr>
            <w:r w:rsidRPr="001035E7">
              <w:t>9</w:t>
            </w:r>
          </w:p>
        </w:tc>
        <w:tc>
          <w:tcPr>
            <w:tcW w:w="1145" w:type="dxa"/>
            <w:noWrap/>
            <w:hideMark/>
          </w:tcPr>
          <w:p w14:paraId="6733CE03" w14:textId="25E04A79" w:rsidR="003C3F32" w:rsidRPr="00671662" w:rsidRDefault="003C3F32" w:rsidP="00671662">
            <w:pPr>
              <w:spacing w:line="240" w:lineRule="auto"/>
              <w:ind w:firstLine="0"/>
            </w:pPr>
            <w:r w:rsidRPr="001035E7">
              <w:t>0.0955</w:t>
            </w:r>
          </w:p>
        </w:tc>
        <w:tc>
          <w:tcPr>
            <w:tcW w:w="1340" w:type="dxa"/>
            <w:noWrap/>
            <w:hideMark/>
          </w:tcPr>
          <w:p w14:paraId="49733669" w14:textId="150973B6" w:rsidR="003C3F32" w:rsidRPr="00671662" w:rsidRDefault="003C3F32" w:rsidP="00671662">
            <w:pPr>
              <w:spacing w:line="240" w:lineRule="auto"/>
              <w:ind w:firstLine="0"/>
            </w:pPr>
            <w:r w:rsidRPr="001035E7">
              <w:t>NA</w:t>
            </w:r>
          </w:p>
        </w:tc>
        <w:tc>
          <w:tcPr>
            <w:tcW w:w="1072" w:type="dxa"/>
            <w:noWrap/>
            <w:hideMark/>
          </w:tcPr>
          <w:p w14:paraId="63FB3482" w14:textId="34CBA38E" w:rsidR="003C3F32" w:rsidRPr="00671662" w:rsidRDefault="003C3F32" w:rsidP="00671662">
            <w:pPr>
              <w:spacing w:line="240" w:lineRule="auto"/>
              <w:ind w:firstLine="0"/>
            </w:pPr>
            <w:r w:rsidRPr="001035E7">
              <w:t>NA</w:t>
            </w:r>
          </w:p>
        </w:tc>
        <w:tc>
          <w:tcPr>
            <w:tcW w:w="960" w:type="dxa"/>
            <w:noWrap/>
            <w:hideMark/>
          </w:tcPr>
          <w:p w14:paraId="371A3B50" w14:textId="6B677006" w:rsidR="003C3F32" w:rsidRPr="00671662" w:rsidRDefault="003C3F32" w:rsidP="00671662">
            <w:pPr>
              <w:spacing w:line="240" w:lineRule="auto"/>
              <w:ind w:firstLine="0"/>
            </w:pPr>
            <w:r w:rsidRPr="001035E7">
              <w:t>NA</w:t>
            </w:r>
          </w:p>
        </w:tc>
        <w:tc>
          <w:tcPr>
            <w:tcW w:w="1438" w:type="dxa"/>
            <w:noWrap/>
            <w:hideMark/>
          </w:tcPr>
          <w:p w14:paraId="04624EF9" w14:textId="3E3F1837" w:rsidR="003C3F32" w:rsidRPr="00671662" w:rsidRDefault="003C3F32" w:rsidP="00671662">
            <w:pPr>
              <w:spacing w:line="240" w:lineRule="auto"/>
              <w:ind w:firstLine="0"/>
            </w:pPr>
            <w:r w:rsidRPr="001035E7">
              <w:t>NA</w:t>
            </w:r>
          </w:p>
        </w:tc>
        <w:tc>
          <w:tcPr>
            <w:tcW w:w="960" w:type="dxa"/>
            <w:noWrap/>
            <w:hideMark/>
          </w:tcPr>
          <w:p w14:paraId="1E3A0704" w14:textId="6E7EC899" w:rsidR="003C3F32" w:rsidRPr="00671662" w:rsidRDefault="003C3F32" w:rsidP="00671662">
            <w:pPr>
              <w:spacing w:line="240" w:lineRule="auto"/>
              <w:ind w:firstLine="0"/>
            </w:pPr>
            <w:r w:rsidRPr="001035E7">
              <w:t>4</w:t>
            </w:r>
          </w:p>
        </w:tc>
        <w:tc>
          <w:tcPr>
            <w:tcW w:w="960" w:type="dxa"/>
            <w:noWrap/>
            <w:hideMark/>
          </w:tcPr>
          <w:p w14:paraId="332BF9A6" w14:textId="5D9F2887" w:rsidR="003C3F32" w:rsidRPr="00671662" w:rsidRDefault="003C3F32" w:rsidP="00671662">
            <w:pPr>
              <w:spacing w:line="240" w:lineRule="auto"/>
              <w:ind w:firstLine="0"/>
            </w:pPr>
            <w:r w:rsidRPr="001035E7">
              <w:t>308</w:t>
            </w:r>
          </w:p>
        </w:tc>
        <w:tc>
          <w:tcPr>
            <w:tcW w:w="960" w:type="dxa"/>
            <w:noWrap/>
            <w:hideMark/>
          </w:tcPr>
          <w:p w14:paraId="39151CF0" w14:textId="3A1976BB" w:rsidR="003C3F32" w:rsidRPr="00671662" w:rsidRDefault="003C3F32" w:rsidP="00671662">
            <w:pPr>
              <w:spacing w:line="240" w:lineRule="auto"/>
              <w:ind w:firstLine="0"/>
            </w:pPr>
            <w:r w:rsidRPr="001035E7">
              <w:t>-608.34</w:t>
            </w:r>
          </w:p>
        </w:tc>
        <w:tc>
          <w:tcPr>
            <w:tcW w:w="960" w:type="dxa"/>
            <w:noWrap/>
            <w:hideMark/>
          </w:tcPr>
          <w:p w14:paraId="7A03EF89" w14:textId="7D1113EB" w:rsidR="003C3F32" w:rsidRPr="00671662" w:rsidRDefault="003C3F32" w:rsidP="00671662">
            <w:pPr>
              <w:spacing w:line="240" w:lineRule="auto"/>
              <w:ind w:firstLine="0"/>
            </w:pPr>
            <w:r w:rsidRPr="001035E7">
              <w:t>0.00</w:t>
            </w:r>
          </w:p>
        </w:tc>
        <w:tc>
          <w:tcPr>
            <w:tcW w:w="1026" w:type="dxa"/>
            <w:noWrap/>
            <w:hideMark/>
          </w:tcPr>
          <w:p w14:paraId="04095E7F" w14:textId="1E903B88" w:rsidR="003C3F32" w:rsidRPr="00671662" w:rsidRDefault="003C3F32" w:rsidP="00671662">
            <w:pPr>
              <w:spacing w:line="240" w:lineRule="auto"/>
              <w:ind w:firstLine="0"/>
            </w:pPr>
            <w:r w:rsidRPr="001035E7">
              <w:t>1.00</w:t>
            </w:r>
          </w:p>
        </w:tc>
      </w:tr>
      <w:tr w:rsidR="003C3F32" w:rsidRPr="00671662" w14:paraId="006BF2E4" w14:textId="77777777" w:rsidTr="00502AE5">
        <w:trPr>
          <w:trHeight w:val="300"/>
        </w:trPr>
        <w:tc>
          <w:tcPr>
            <w:tcW w:w="960" w:type="dxa"/>
            <w:noWrap/>
            <w:hideMark/>
          </w:tcPr>
          <w:p w14:paraId="650B403D" w14:textId="5FE6DC0A" w:rsidR="003C3F32" w:rsidRPr="00671662" w:rsidRDefault="003C3F32" w:rsidP="00671662">
            <w:pPr>
              <w:spacing w:line="240" w:lineRule="auto"/>
              <w:ind w:firstLine="0"/>
            </w:pPr>
            <w:r w:rsidRPr="001035E7">
              <w:t>7</w:t>
            </w:r>
          </w:p>
        </w:tc>
        <w:tc>
          <w:tcPr>
            <w:tcW w:w="1145" w:type="dxa"/>
            <w:noWrap/>
            <w:hideMark/>
          </w:tcPr>
          <w:p w14:paraId="7BAC43FD" w14:textId="71A45FD7" w:rsidR="003C3F32" w:rsidRPr="00671662" w:rsidRDefault="003C3F32" w:rsidP="00671662">
            <w:pPr>
              <w:spacing w:line="240" w:lineRule="auto"/>
              <w:ind w:firstLine="0"/>
            </w:pPr>
            <w:r w:rsidRPr="001035E7">
              <w:t>0.1277</w:t>
            </w:r>
          </w:p>
        </w:tc>
        <w:tc>
          <w:tcPr>
            <w:tcW w:w="1340" w:type="dxa"/>
            <w:noWrap/>
            <w:hideMark/>
          </w:tcPr>
          <w:p w14:paraId="1AB94D54" w14:textId="261BB678" w:rsidR="003C3F32" w:rsidRPr="00671662" w:rsidRDefault="003C3F32" w:rsidP="00671662">
            <w:pPr>
              <w:spacing w:line="240" w:lineRule="auto"/>
              <w:ind w:firstLine="0"/>
            </w:pPr>
            <w:r w:rsidRPr="001035E7">
              <w:t>-0.0012</w:t>
            </w:r>
          </w:p>
        </w:tc>
        <w:tc>
          <w:tcPr>
            <w:tcW w:w="1072" w:type="dxa"/>
            <w:noWrap/>
            <w:hideMark/>
          </w:tcPr>
          <w:p w14:paraId="51D85220" w14:textId="2FAACD90" w:rsidR="003C3F32" w:rsidRPr="00671662" w:rsidRDefault="003C3F32" w:rsidP="00671662">
            <w:pPr>
              <w:spacing w:line="240" w:lineRule="auto"/>
              <w:ind w:firstLine="0"/>
            </w:pPr>
            <w:r w:rsidRPr="001035E7">
              <w:t>NA</w:t>
            </w:r>
          </w:p>
        </w:tc>
        <w:tc>
          <w:tcPr>
            <w:tcW w:w="960" w:type="dxa"/>
            <w:noWrap/>
            <w:hideMark/>
          </w:tcPr>
          <w:p w14:paraId="72D381D2" w14:textId="0C4E357D" w:rsidR="003C3F32" w:rsidRPr="00671662" w:rsidRDefault="003C3F32" w:rsidP="00671662">
            <w:pPr>
              <w:spacing w:line="240" w:lineRule="auto"/>
              <w:ind w:firstLine="0"/>
            </w:pPr>
            <w:r w:rsidRPr="001035E7">
              <w:t>NA</w:t>
            </w:r>
          </w:p>
        </w:tc>
        <w:tc>
          <w:tcPr>
            <w:tcW w:w="1438" w:type="dxa"/>
            <w:noWrap/>
            <w:hideMark/>
          </w:tcPr>
          <w:p w14:paraId="37283A38" w14:textId="147BA65A" w:rsidR="003C3F32" w:rsidRPr="00671662" w:rsidRDefault="003C3F32" w:rsidP="00671662">
            <w:pPr>
              <w:spacing w:line="240" w:lineRule="auto"/>
              <w:ind w:firstLine="0"/>
            </w:pPr>
            <w:r w:rsidRPr="001035E7">
              <w:t>NA</w:t>
            </w:r>
          </w:p>
        </w:tc>
        <w:tc>
          <w:tcPr>
            <w:tcW w:w="960" w:type="dxa"/>
            <w:noWrap/>
            <w:hideMark/>
          </w:tcPr>
          <w:p w14:paraId="5E840279" w14:textId="0FE14995" w:rsidR="003C3F32" w:rsidRPr="00671662" w:rsidRDefault="003C3F32" w:rsidP="00671662">
            <w:pPr>
              <w:spacing w:line="240" w:lineRule="auto"/>
              <w:ind w:firstLine="0"/>
            </w:pPr>
            <w:r w:rsidRPr="001035E7">
              <w:t>5</w:t>
            </w:r>
          </w:p>
        </w:tc>
        <w:tc>
          <w:tcPr>
            <w:tcW w:w="960" w:type="dxa"/>
            <w:noWrap/>
            <w:hideMark/>
          </w:tcPr>
          <w:p w14:paraId="095FB726" w14:textId="6B55CBFD" w:rsidR="003C3F32" w:rsidRPr="00671662" w:rsidRDefault="003C3F32" w:rsidP="00671662">
            <w:pPr>
              <w:spacing w:line="240" w:lineRule="auto"/>
              <w:ind w:firstLine="0"/>
            </w:pPr>
            <w:r w:rsidRPr="001035E7">
              <w:t>303</w:t>
            </w:r>
          </w:p>
        </w:tc>
        <w:tc>
          <w:tcPr>
            <w:tcW w:w="960" w:type="dxa"/>
            <w:noWrap/>
            <w:hideMark/>
          </w:tcPr>
          <w:p w14:paraId="3801E274" w14:textId="199C5C58" w:rsidR="003C3F32" w:rsidRPr="00671662" w:rsidRDefault="003C3F32" w:rsidP="00671662">
            <w:pPr>
              <w:spacing w:line="240" w:lineRule="auto"/>
              <w:ind w:firstLine="0"/>
            </w:pPr>
            <w:r w:rsidRPr="001035E7">
              <w:t>-596.03</w:t>
            </w:r>
          </w:p>
        </w:tc>
        <w:tc>
          <w:tcPr>
            <w:tcW w:w="960" w:type="dxa"/>
            <w:noWrap/>
            <w:hideMark/>
          </w:tcPr>
          <w:p w14:paraId="3B595814" w14:textId="7DA7DA66" w:rsidR="003C3F32" w:rsidRPr="00671662" w:rsidRDefault="003C3F32" w:rsidP="00671662">
            <w:pPr>
              <w:spacing w:line="240" w:lineRule="auto"/>
              <w:ind w:firstLine="0"/>
            </w:pPr>
            <w:r w:rsidRPr="001035E7">
              <w:t>12.31</w:t>
            </w:r>
          </w:p>
        </w:tc>
        <w:tc>
          <w:tcPr>
            <w:tcW w:w="1026" w:type="dxa"/>
            <w:noWrap/>
            <w:hideMark/>
          </w:tcPr>
          <w:p w14:paraId="6D94CC3B" w14:textId="60099A81" w:rsidR="003C3F32" w:rsidRPr="00671662" w:rsidRDefault="003C3F32" w:rsidP="00671662">
            <w:pPr>
              <w:spacing w:line="240" w:lineRule="auto"/>
              <w:ind w:firstLine="0"/>
            </w:pPr>
            <w:r w:rsidRPr="001035E7">
              <w:t>0.00</w:t>
            </w:r>
          </w:p>
        </w:tc>
      </w:tr>
      <w:tr w:rsidR="003C3F32" w:rsidRPr="00671662" w14:paraId="2C73D662" w14:textId="77777777" w:rsidTr="00502AE5">
        <w:trPr>
          <w:trHeight w:val="300"/>
        </w:trPr>
        <w:tc>
          <w:tcPr>
            <w:tcW w:w="960" w:type="dxa"/>
            <w:noWrap/>
            <w:hideMark/>
          </w:tcPr>
          <w:p w14:paraId="4851C741" w14:textId="21BA41A0" w:rsidR="003C3F32" w:rsidRPr="00671662" w:rsidRDefault="003C3F32" w:rsidP="00671662">
            <w:pPr>
              <w:spacing w:line="240" w:lineRule="auto"/>
              <w:ind w:firstLine="0"/>
            </w:pPr>
            <w:r w:rsidRPr="001035E7">
              <w:t>8</w:t>
            </w:r>
          </w:p>
        </w:tc>
        <w:tc>
          <w:tcPr>
            <w:tcW w:w="1145" w:type="dxa"/>
            <w:noWrap/>
            <w:hideMark/>
          </w:tcPr>
          <w:p w14:paraId="0455EBD3" w14:textId="66393DC9" w:rsidR="003C3F32" w:rsidRPr="00671662" w:rsidRDefault="003C3F32" w:rsidP="00671662">
            <w:pPr>
              <w:spacing w:line="240" w:lineRule="auto"/>
              <w:ind w:firstLine="0"/>
            </w:pPr>
            <w:r w:rsidRPr="001035E7">
              <w:t>0.0949</w:t>
            </w:r>
          </w:p>
        </w:tc>
        <w:tc>
          <w:tcPr>
            <w:tcW w:w="1340" w:type="dxa"/>
            <w:noWrap/>
            <w:hideMark/>
          </w:tcPr>
          <w:p w14:paraId="6F44A91C" w14:textId="6750DB7B" w:rsidR="003C3F32" w:rsidRPr="00671662" w:rsidRDefault="003C3F32" w:rsidP="00671662">
            <w:pPr>
              <w:spacing w:line="240" w:lineRule="auto"/>
              <w:ind w:firstLine="0"/>
            </w:pPr>
            <w:r w:rsidRPr="001035E7">
              <w:t>NA</w:t>
            </w:r>
          </w:p>
        </w:tc>
        <w:tc>
          <w:tcPr>
            <w:tcW w:w="1072" w:type="dxa"/>
            <w:noWrap/>
            <w:hideMark/>
          </w:tcPr>
          <w:p w14:paraId="38187E80" w14:textId="51EB43BC" w:rsidR="003C3F32" w:rsidRPr="00671662" w:rsidRDefault="003C3F32" w:rsidP="00671662">
            <w:pPr>
              <w:spacing w:line="240" w:lineRule="auto"/>
              <w:ind w:firstLine="0"/>
            </w:pPr>
            <w:r w:rsidRPr="001035E7">
              <w:t>NA</w:t>
            </w:r>
          </w:p>
        </w:tc>
        <w:tc>
          <w:tcPr>
            <w:tcW w:w="960" w:type="dxa"/>
            <w:noWrap/>
            <w:hideMark/>
          </w:tcPr>
          <w:p w14:paraId="1EB9BA8F" w14:textId="1147DFA7" w:rsidR="003C3F32" w:rsidRPr="00671662" w:rsidRDefault="003C3F32" w:rsidP="00671662">
            <w:pPr>
              <w:spacing w:line="240" w:lineRule="auto"/>
              <w:ind w:firstLine="0"/>
            </w:pPr>
            <w:r w:rsidRPr="001035E7">
              <w:t>0.0003</w:t>
            </w:r>
          </w:p>
        </w:tc>
        <w:tc>
          <w:tcPr>
            <w:tcW w:w="1438" w:type="dxa"/>
            <w:noWrap/>
            <w:hideMark/>
          </w:tcPr>
          <w:p w14:paraId="5636D36B" w14:textId="16F7BDA3" w:rsidR="003C3F32" w:rsidRPr="00671662" w:rsidRDefault="003C3F32" w:rsidP="00671662">
            <w:pPr>
              <w:spacing w:line="240" w:lineRule="auto"/>
              <w:ind w:firstLine="0"/>
            </w:pPr>
            <w:r w:rsidRPr="001035E7">
              <w:t>NA</w:t>
            </w:r>
          </w:p>
        </w:tc>
        <w:tc>
          <w:tcPr>
            <w:tcW w:w="960" w:type="dxa"/>
            <w:noWrap/>
            <w:hideMark/>
          </w:tcPr>
          <w:p w14:paraId="580485C5" w14:textId="6E89E4C9" w:rsidR="003C3F32" w:rsidRPr="00671662" w:rsidRDefault="003C3F32" w:rsidP="00671662">
            <w:pPr>
              <w:spacing w:line="240" w:lineRule="auto"/>
              <w:ind w:firstLine="0"/>
            </w:pPr>
            <w:r w:rsidRPr="001035E7">
              <w:t>5</w:t>
            </w:r>
          </w:p>
        </w:tc>
        <w:tc>
          <w:tcPr>
            <w:tcW w:w="960" w:type="dxa"/>
            <w:noWrap/>
            <w:hideMark/>
          </w:tcPr>
          <w:p w14:paraId="408CAB50" w14:textId="135F09FA" w:rsidR="003C3F32" w:rsidRPr="00671662" w:rsidRDefault="003C3F32" w:rsidP="00671662">
            <w:pPr>
              <w:spacing w:line="240" w:lineRule="auto"/>
              <w:ind w:firstLine="0"/>
            </w:pPr>
            <w:r w:rsidRPr="001035E7">
              <w:t>302</w:t>
            </w:r>
          </w:p>
        </w:tc>
        <w:tc>
          <w:tcPr>
            <w:tcW w:w="960" w:type="dxa"/>
            <w:noWrap/>
            <w:hideMark/>
          </w:tcPr>
          <w:p w14:paraId="6F94E03F" w14:textId="077F8960" w:rsidR="003C3F32" w:rsidRPr="00671662" w:rsidRDefault="003C3F32" w:rsidP="00671662">
            <w:pPr>
              <w:spacing w:line="240" w:lineRule="auto"/>
              <w:ind w:firstLine="0"/>
            </w:pPr>
            <w:r w:rsidRPr="001035E7">
              <w:t>-593.13</w:t>
            </w:r>
          </w:p>
        </w:tc>
        <w:tc>
          <w:tcPr>
            <w:tcW w:w="960" w:type="dxa"/>
            <w:noWrap/>
            <w:hideMark/>
          </w:tcPr>
          <w:p w14:paraId="3D6BB5F7" w14:textId="3D4BA88C" w:rsidR="003C3F32" w:rsidRPr="00671662" w:rsidRDefault="003C3F32" w:rsidP="00671662">
            <w:pPr>
              <w:spacing w:line="240" w:lineRule="auto"/>
              <w:ind w:firstLine="0"/>
            </w:pPr>
            <w:r w:rsidRPr="001035E7">
              <w:t>15.21</w:t>
            </w:r>
          </w:p>
        </w:tc>
        <w:tc>
          <w:tcPr>
            <w:tcW w:w="1026" w:type="dxa"/>
            <w:noWrap/>
            <w:hideMark/>
          </w:tcPr>
          <w:p w14:paraId="68309FEB" w14:textId="4D954501" w:rsidR="003C3F32" w:rsidRPr="00671662" w:rsidRDefault="003C3F32" w:rsidP="00671662">
            <w:pPr>
              <w:spacing w:line="240" w:lineRule="auto"/>
              <w:ind w:firstLine="0"/>
            </w:pPr>
            <w:r w:rsidRPr="001035E7">
              <w:t>0.00</w:t>
            </w:r>
          </w:p>
        </w:tc>
      </w:tr>
      <w:tr w:rsidR="003C3F32" w:rsidRPr="00671662" w14:paraId="661C600B" w14:textId="77777777" w:rsidTr="00502AE5">
        <w:trPr>
          <w:trHeight w:val="300"/>
        </w:trPr>
        <w:tc>
          <w:tcPr>
            <w:tcW w:w="960" w:type="dxa"/>
            <w:noWrap/>
            <w:hideMark/>
          </w:tcPr>
          <w:p w14:paraId="72F44989" w14:textId="751A3342" w:rsidR="003C3F32" w:rsidRPr="00671662" w:rsidRDefault="003C3F32" w:rsidP="00671662">
            <w:pPr>
              <w:spacing w:line="240" w:lineRule="auto"/>
              <w:ind w:firstLine="0"/>
            </w:pPr>
            <w:r w:rsidRPr="001035E7">
              <w:t>6</w:t>
            </w:r>
          </w:p>
        </w:tc>
        <w:tc>
          <w:tcPr>
            <w:tcW w:w="1145" w:type="dxa"/>
            <w:noWrap/>
            <w:hideMark/>
          </w:tcPr>
          <w:p w14:paraId="20B6081B" w14:textId="2EBA925B" w:rsidR="003C3F32" w:rsidRPr="00671662" w:rsidRDefault="003C3F32" w:rsidP="00671662">
            <w:pPr>
              <w:spacing w:line="240" w:lineRule="auto"/>
              <w:ind w:firstLine="0"/>
            </w:pPr>
            <w:r w:rsidRPr="001035E7">
              <w:t>0.1231</w:t>
            </w:r>
          </w:p>
        </w:tc>
        <w:tc>
          <w:tcPr>
            <w:tcW w:w="1340" w:type="dxa"/>
            <w:noWrap/>
            <w:hideMark/>
          </w:tcPr>
          <w:p w14:paraId="0261A68A" w14:textId="3C243242" w:rsidR="003C3F32" w:rsidRPr="00671662" w:rsidRDefault="003C3F32" w:rsidP="00671662">
            <w:pPr>
              <w:spacing w:line="240" w:lineRule="auto"/>
              <w:ind w:firstLine="0"/>
            </w:pPr>
            <w:r w:rsidRPr="001035E7">
              <w:t>NA</w:t>
            </w:r>
          </w:p>
        </w:tc>
        <w:tc>
          <w:tcPr>
            <w:tcW w:w="1072" w:type="dxa"/>
            <w:noWrap/>
            <w:hideMark/>
          </w:tcPr>
          <w:p w14:paraId="773EAE7B" w14:textId="0E9913B8" w:rsidR="003C3F32" w:rsidRPr="00671662" w:rsidRDefault="003C3F32" w:rsidP="00671662">
            <w:pPr>
              <w:spacing w:line="240" w:lineRule="auto"/>
              <w:ind w:firstLine="0"/>
            </w:pPr>
            <w:r w:rsidRPr="001035E7">
              <w:t>0.0000</w:t>
            </w:r>
          </w:p>
        </w:tc>
        <w:tc>
          <w:tcPr>
            <w:tcW w:w="960" w:type="dxa"/>
            <w:noWrap/>
            <w:hideMark/>
          </w:tcPr>
          <w:p w14:paraId="3AB8A749" w14:textId="184A207E" w:rsidR="003C3F32" w:rsidRPr="00671662" w:rsidRDefault="003C3F32" w:rsidP="00671662">
            <w:pPr>
              <w:spacing w:line="240" w:lineRule="auto"/>
              <w:ind w:firstLine="0"/>
            </w:pPr>
            <w:r w:rsidRPr="001035E7">
              <w:t>NA</w:t>
            </w:r>
          </w:p>
        </w:tc>
        <w:tc>
          <w:tcPr>
            <w:tcW w:w="1438" w:type="dxa"/>
            <w:noWrap/>
            <w:hideMark/>
          </w:tcPr>
          <w:p w14:paraId="58F67D00" w14:textId="51610B58" w:rsidR="003C3F32" w:rsidRPr="00671662" w:rsidRDefault="003C3F32" w:rsidP="00671662">
            <w:pPr>
              <w:spacing w:line="240" w:lineRule="auto"/>
              <w:ind w:firstLine="0"/>
            </w:pPr>
            <w:r w:rsidRPr="001035E7">
              <w:t>NA</w:t>
            </w:r>
          </w:p>
        </w:tc>
        <w:tc>
          <w:tcPr>
            <w:tcW w:w="960" w:type="dxa"/>
            <w:noWrap/>
            <w:hideMark/>
          </w:tcPr>
          <w:p w14:paraId="6FADCEF4" w14:textId="1144B37E" w:rsidR="003C3F32" w:rsidRPr="00671662" w:rsidRDefault="003C3F32" w:rsidP="00671662">
            <w:pPr>
              <w:spacing w:line="240" w:lineRule="auto"/>
              <w:ind w:firstLine="0"/>
            </w:pPr>
            <w:r w:rsidRPr="001035E7">
              <w:t>5</w:t>
            </w:r>
          </w:p>
        </w:tc>
        <w:tc>
          <w:tcPr>
            <w:tcW w:w="960" w:type="dxa"/>
            <w:noWrap/>
            <w:hideMark/>
          </w:tcPr>
          <w:p w14:paraId="79E95B14" w14:textId="7CD8B17C" w:rsidR="003C3F32" w:rsidRPr="00671662" w:rsidRDefault="003C3F32" w:rsidP="00671662">
            <w:pPr>
              <w:spacing w:line="240" w:lineRule="auto"/>
              <w:ind w:firstLine="0"/>
            </w:pPr>
            <w:r w:rsidRPr="001035E7">
              <w:t>299</w:t>
            </w:r>
          </w:p>
        </w:tc>
        <w:tc>
          <w:tcPr>
            <w:tcW w:w="960" w:type="dxa"/>
            <w:noWrap/>
            <w:hideMark/>
          </w:tcPr>
          <w:p w14:paraId="08580960" w14:textId="32EE207C" w:rsidR="003C3F32" w:rsidRPr="00671662" w:rsidRDefault="003C3F32" w:rsidP="00671662">
            <w:pPr>
              <w:spacing w:line="240" w:lineRule="auto"/>
              <w:ind w:firstLine="0"/>
            </w:pPr>
            <w:r w:rsidRPr="001035E7">
              <w:t>-587.83</w:t>
            </w:r>
          </w:p>
        </w:tc>
        <w:tc>
          <w:tcPr>
            <w:tcW w:w="960" w:type="dxa"/>
            <w:noWrap/>
            <w:hideMark/>
          </w:tcPr>
          <w:p w14:paraId="346C6C23" w14:textId="4893A283" w:rsidR="003C3F32" w:rsidRPr="00671662" w:rsidRDefault="003C3F32" w:rsidP="00671662">
            <w:pPr>
              <w:spacing w:line="240" w:lineRule="auto"/>
              <w:ind w:firstLine="0"/>
            </w:pPr>
            <w:r w:rsidRPr="001035E7">
              <w:t>20.50</w:t>
            </w:r>
          </w:p>
        </w:tc>
        <w:tc>
          <w:tcPr>
            <w:tcW w:w="1026" w:type="dxa"/>
            <w:noWrap/>
            <w:hideMark/>
          </w:tcPr>
          <w:p w14:paraId="3E7D4066" w14:textId="1E3D8AD4" w:rsidR="003C3F32" w:rsidRPr="00671662" w:rsidRDefault="003C3F32" w:rsidP="00671662">
            <w:pPr>
              <w:spacing w:line="240" w:lineRule="auto"/>
              <w:ind w:firstLine="0"/>
            </w:pPr>
            <w:r w:rsidRPr="001035E7">
              <w:t>0.00</w:t>
            </w:r>
          </w:p>
        </w:tc>
      </w:tr>
      <w:tr w:rsidR="003C3F32" w:rsidRPr="00671662" w14:paraId="2A3F520F" w14:textId="77777777" w:rsidTr="00502AE5">
        <w:trPr>
          <w:trHeight w:val="300"/>
        </w:trPr>
        <w:tc>
          <w:tcPr>
            <w:tcW w:w="960" w:type="dxa"/>
            <w:noWrap/>
            <w:hideMark/>
          </w:tcPr>
          <w:p w14:paraId="699D81C7" w14:textId="39A08A8C" w:rsidR="003C3F32" w:rsidRPr="00671662" w:rsidRDefault="003C3F32" w:rsidP="00671662">
            <w:pPr>
              <w:spacing w:line="240" w:lineRule="auto"/>
              <w:ind w:firstLine="0"/>
            </w:pPr>
            <w:r w:rsidRPr="001035E7">
              <w:t>3</w:t>
            </w:r>
          </w:p>
        </w:tc>
        <w:tc>
          <w:tcPr>
            <w:tcW w:w="1145" w:type="dxa"/>
            <w:noWrap/>
            <w:hideMark/>
          </w:tcPr>
          <w:p w14:paraId="5A888BD4" w14:textId="34CCDA3D" w:rsidR="003C3F32" w:rsidRPr="00671662" w:rsidRDefault="003C3F32" w:rsidP="00671662">
            <w:pPr>
              <w:spacing w:line="240" w:lineRule="auto"/>
              <w:ind w:firstLine="0"/>
            </w:pPr>
            <w:r w:rsidRPr="001035E7">
              <w:t>0.1163</w:t>
            </w:r>
          </w:p>
        </w:tc>
        <w:tc>
          <w:tcPr>
            <w:tcW w:w="1340" w:type="dxa"/>
            <w:noWrap/>
            <w:hideMark/>
          </w:tcPr>
          <w:p w14:paraId="43692A5E" w14:textId="0AE0E032" w:rsidR="003C3F32" w:rsidRPr="00671662" w:rsidRDefault="003C3F32" w:rsidP="00671662">
            <w:pPr>
              <w:spacing w:line="240" w:lineRule="auto"/>
              <w:ind w:firstLine="0"/>
            </w:pPr>
            <w:r w:rsidRPr="001035E7">
              <w:t>0.0003</w:t>
            </w:r>
          </w:p>
        </w:tc>
        <w:tc>
          <w:tcPr>
            <w:tcW w:w="1072" w:type="dxa"/>
            <w:noWrap/>
            <w:hideMark/>
          </w:tcPr>
          <w:p w14:paraId="348B36A2" w14:textId="22A53BC0" w:rsidR="003C3F32" w:rsidRPr="00671662" w:rsidRDefault="003C3F32" w:rsidP="00671662">
            <w:pPr>
              <w:spacing w:line="240" w:lineRule="auto"/>
              <w:ind w:firstLine="0"/>
            </w:pPr>
            <w:r w:rsidRPr="001035E7">
              <w:t>0.0000</w:t>
            </w:r>
          </w:p>
        </w:tc>
        <w:tc>
          <w:tcPr>
            <w:tcW w:w="960" w:type="dxa"/>
            <w:noWrap/>
            <w:hideMark/>
          </w:tcPr>
          <w:p w14:paraId="5BBBC090" w14:textId="581BB715" w:rsidR="003C3F32" w:rsidRPr="00671662" w:rsidRDefault="003C3F32" w:rsidP="00671662">
            <w:pPr>
              <w:spacing w:line="240" w:lineRule="auto"/>
              <w:ind w:firstLine="0"/>
            </w:pPr>
            <w:r w:rsidRPr="001035E7">
              <w:t>NA</w:t>
            </w:r>
          </w:p>
        </w:tc>
        <w:tc>
          <w:tcPr>
            <w:tcW w:w="1438" w:type="dxa"/>
            <w:noWrap/>
            <w:hideMark/>
          </w:tcPr>
          <w:p w14:paraId="4CD73ABD" w14:textId="0071B38F" w:rsidR="003C3F32" w:rsidRPr="00671662" w:rsidRDefault="003C3F32" w:rsidP="00671662">
            <w:pPr>
              <w:spacing w:line="240" w:lineRule="auto"/>
              <w:ind w:firstLine="0"/>
            </w:pPr>
            <w:r w:rsidRPr="001035E7">
              <w:t>NA</w:t>
            </w:r>
          </w:p>
        </w:tc>
        <w:tc>
          <w:tcPr>
            <w:tcW w:w="960" w:type="dxa"/>
            <w:noWrap/>
            <w:hideMark/>
          </w:tcPr>
          <w:p w14:paraId="18291221" w14:textId="5CFE447B" w:rsidR="003C3F32" w:rsidRPr="00671662" w:rsidRDefault="003C3F32" w:rsidP="00671662">
            <w:pPr>
              <w:spacing w:line="240" w:lineRule="auto"/>
              <w:ind w:firstLine="0"/>
            </w:pPr>
            <w:r w:rsidRPr="001035E7">
              <w:t>6</w:t>
            </w:r>
          </w:p>
        </w:tc>
        <w:tc>
          <w:tcPr>
            <w:tcW w:w="960" w:type="dxa"/>
            <w:noWrap/>
            <w:hideMark/>
          </w:tcPr>
          <w:p w14:paraId="7AA93C80" w14:textId="117A08AA" w:rsidR="003C3F32" w:rsidRPr="00671662" w:rsidRDefault="003C3F32" w:rsidP="00671662">
            <w:pPr>
              <w:spacing w:line="240" w:lineRule="auto"/>
              <w:ind w:firstLine="0"/>
            </w:pPr>
            <w:r w:rsidRPr="001035E7">
              <w:t>294</w:t>
            </w:r>
          </w:p>
        </w:tc>
        <w:tc>
          <w:tcPr>
            <w:tcW w:w="960" w:type="dxa"/>
            <w:noWrap/>
            <w:hideMark/>
          </w:tcPr>
          <w:p w14:paraId="4982E366" w14:textId="6D03DD53" w:rsidR="003C3F32" w:rsidRPr="00671662" w:rsidRDefault="003C3F32" w:rsidP="00671662">
            <w:pPr>
              <w:spacing w:line="240" w:lineRule="auto"/>
              <w:ind w:firstLine="0"/>
            </w:pPr>
            <w:r w:rsidRPr="001035E7">
              <w:t>-575.47</w:t>
            </w:r>
          </w:p>
        </w:tc>
        <w:tc>
          <w:tcPr>
            <w:tcW w:w="960" w:type="dxa"/>
            <w:noWrap/>
            <w:hideMark/>
          </w:tcPr>
          <w:p w14:paraId="3D5AA549" w14:textId="0FADE3DC" w:rsidR="003C3F32" w:rsidRPr="00671662" w:rsidRDefault="003C3F32" w:rsidP="00671662">
            <w:pPr>
              <w:spacing w:line="240" w:lineRule="auto"/>
              <w:ind w:firstLine="0"/>
            </w:pPr>
            <w:r w:rsidRPr="001035E7">
              <w:t>32.87</w:t>
            </w:r>
          </w:p>
        </w:tc>
        <w:tc>
          <w:tcPr>
            <w:tcW w:w="1026" w:type="dxa"/>
            <w:noWrap/>
            <w:hideMark/>
          </w:tcPr>
          <w:p w14:paraId="5983A434" w14:textId="5083C598" w:rsidR="003C3F32" w:rsidRPr="00671662" w:rsidRDefault="003C3F32" w:rsidP="00671662">
            <w:pPr>
              <w:spacing w:line="240" w:lineRule="auto"/>
              <w:ind w:firstLine="0"/>
            </w:pPr>
            <w:r w:rsidRPr="001035E7">
              <w:t>0.00</w:t>
            </w:r>
          </w:p>
        </w:tc>
      </w:tr>
      <w:tr w:rsidR="003C3F32" w:rsidRPr="00671662" w14:paraId="3C900446" w14:textId="77777777" w:rsidTr="00502AE5">
        <w:trPr>
          <w:trHeight w:val="300"/>
        </w:trPr>
        <w:tc>
          <w:tcPr>
            <w:tcW w:w="960" w:type="dxa"/>
            <w:noWrap/>
            <w:hideMark/>
          </w:tcPr>
          <w:p w14:paraId="5A3BC3E4" w14:textId="3E373F51" w:rsidR="003C3F32" w:rsidRPr="00671662" w:rsidRDefault="003C3F32" w:rsidP="00671662">
            <w:pPr>
              <w:spacing w:line="240" w:lineRule="auto"/>
              <w:ind w:firstLine="0"/>
            </w:pPr>
            <w:r w:rsidRPr="001035E7">
              <w:t>5</w:t>
            </w:r>
          </w:p>
        </w:tc>
        <w:tc>
          <w:tcPr>
            <w:tcW w:w="1145" w:type="dxa"/>
            <w:noWrap/>
            <w:hideMark/>
          </w:tcPr>
          <w:p w14:paraId="41D6F5BE" w14:textId="4BFE497D" w:rsidR="003C3F32" w:rsidRPr="00671662" w:rsidRDefault="003C3F32" w:rsidP="00671662">
            <w:pPr>
              <w:spacing w:line="240" w:lineRule="auto"/>
              <w:ind w:firstLine="0"/>
            </w:pPr>
            <w:r w:rsidRPr="001035E7">
              <w:t>0.1163</w:t>
            </w:r>
          </w:p>
        </w:tc>
        <w:tc>
          <w:tcPr>
            <w:tcW w:w="1340" w:type="dxa"/>
            <w:noWrap/>
            <w:hideMark/>
          </w:tcPr>
          <w:p w14:paraId="6E9E53C9" w14:textId="02A181C8" w:rsidR="003C3F32" w:rsidRPr="00671662" w:rsidRDefault="003C3F32" w:rsidP="00671662">
            <w:pPr>
              <w:spacing w:line="240" w:lineRule="auto"/>
              <w:ind w:firstLine="0"/>
            </w:pPr>
            <w:r w:rsidRPr="001035E7">
              <w:t>0.0003</w:t>
            </w:r>
          </w:p>
        </w:tc>
        <w:tc>
          <w:tcPr>
            <w:tcW w:w="1072" w:type="dxa"/>
            <w:noWrap/>
            <w:hideMark/>
          </w:tcPr>
          <w:p w14:paraId="4B013716" w14:textId="595403FA" w:rsidR="003C3F32" w:rsidRPr="00671662" w:rsidRDefault="003C3F32" w:rsidP="00671662">
            <w:pPr>
              <w:spacing w:line="240" w:lineRule="auto"/>
              <w:ind w:firstLine="0"/>
            </w:pPr>
            <w:r w:rsidRPr="001035E7">
              <w:t>0.0000</w:t>
            </w:r>
          </w:p>
        </w:tc>
        <w:tc>
          <w:tcPr>
            <w:tcW w:w="960" w:type="dxa"/>
            <w:noWrap/>
            <w:hideMark/>
          </w:tcPr>
          <w:p w14:paraId="08AB2495" w14:textId="5A6BD4B3" w:rsidR="003C3F32" w:rsidRPr="00671662" w:rsidRDefault="003C3F32" w:rsidP="00671662">
            <w:pPr>
              <w:spacing w:line="240" w:lineRule="auto"/>
              <w:ind w:firstLine="0"/>
            </w:pPr>
            <w:r w:rsidRPr="001035E7">
              <w:t>NA</w:t>
            </w:r>
          </w:p>
        </w:tc>
        <w:tc>
          <w:tcPr>
            <w:tcW w:w="1438" w:type="dxa"/>
            <w:noWrap/>
            <w:hideMark/>
          </w:tcPr>
          <w:p w14:paraId="28A71696" w14:textId="2501C728" w:rsidR="003C3F32" w:rsidRPr="00671662" w:rsidRDefault="003C3F32" w:rsidP="00671662">
            <w:pPr>
              <w:spacing w:line="240" w:lineRule="auto"/>
              <w:ind w:firstLine="0"/>
            </w:pPr>
            <w:r w:rsidRPr="001035E7">
              <w:t>NA</w:t>
            </w:r>
          </w:p>
        </w:tc>
        <w:tc>
          <w:tcPr>
            <w:tcW w:w="960" w:type="dxa"/>
            <w:noWrap/>
            <w:hideMark/>
          </w:tcPr>
          <w:p w14:paraId="63A1F1E6" w14:textId="0F2980AD" w:rsidR="003C3F32" w:rsidRPr="00671662" w:rsidRDefault="003C3F32" w:rsidP="00671662">
            <w:pPr>
              <w:spacing w:line="240" w:lineRule="auto"/>
              <w:ind w:firstLine="0"/>
            </w:pPr>
            <w:r w:rsidRPr="001035E7">
              <w:t>6</w:t>
            </w:r>
          </w:p>
        </w:tc>
        <w:tc>
          <w:tcPr>
            <w:tcW w:w="960" w:type="dxa"/>
            <w:noWrap/>
            <w:hideMark/>
          </w:tcPr>
          <w:p w14:paraId="56C9E00B" w14:textId="4147072F" w:rsidR="003C3F32" w:rsidRPr="00671662" w:rsidRDefault="003C3F32" w:rsidP="00671662">
            <w:pPr>
              <w:spacing w:line="240" w:lineRule="auto"/>
              <w:ind w:firstLine="0"/>
            </w:pPr>
            <w:r w:rsidRPr="001035E7">
              <w:t>294</w:t>
            </w:r>
          </w:p>
        </w:tc>
        <w:tc>
          <w:tcPr>
            <w:tcW w:w="960" w:type="dxa"/>
            <w:noWrap/>
            <w:hideMark/>
          </w:tcPr>
          <w:p w14:paraId="19A4D785" w14:textId="4E623EFE" w:rsidR="003C3F32" w:rsidRPr="00671662" w:rsidRDefault="003C3F32" w:rsidP="00671662">
            <w:pPr>
              <w:spacing w:line="240" w:lineRule="auto"/>
              <w:ind w:firstLine="0"/>
            </w:pPr>
            <w:r w:rsidRPr="001035E7">
              <w:t>-575.47</w:t>
            </w:r>
          </w:p>
        </w:tc>
        <w:tc>
          <w:tcPr>
            <w:tcW w:w="960" w:type="dxa"/>
            <w:noWrap/>
            <w:hideMark/>
          </w:tcPr>
          <w:p w14:paraId="63ECD4C4" w14:textId="5E9CAC92" w:rsidR="003C3F32" w:rsidRPr="00671662" w:rsidRDefault="003C3F32" w:rsidP="00671662">
            <w:pPr>
              <w:spacing w:line="240" w:lineRule="auto"/>
              <w:ind w:firstLine="0"/>
            </w:pPr>
            <w:r w:rsidRPr="001035E7">
              <w:t>32.87</w:t>
            </w:r>
          </w:p>
        </w:tc>
        <w:tc>
          <w:tcPr>
            <w:tcW w:w="1026" w:type="dxa"/>
            <w:noWrap/>
            <w:hideMark/>
          </w:tcPr>
          <w:p w14:paraId="0FAB6009" w14:textId="67CB975F" w:rsidR="003C3F32" w:rsidRPr="00671662" w:rsidRDefault="003C3F32" w:rsidP="00671662">
            <w:pPr>
              <w:spacing w:line="240" w:lineRule="auto"/>
              <w:ind w:firstLine="0"/>
            </w:pPr>
            <w:r w:rsidRPr="001035E7">
              <w:t>0.00</w:t>
            </w:r>
          </w:p>
        </w:tc>
      </w:tr>
      <w:tr w:rsidR="003C3F32" w:rsidRPr="00671662" w14:paraId="4417AEE3" w14:textId="77777777" w:rsidTr="00502AE5">
        <w:trPr>
          <w:trHeight w:val="300"/>
        </w:trPr>
        <w:tc>
          <w:tcPr>
            <w:tcW w:w="960" w:type="dxa"/>
            <w:noWrap/>
            <w:hideMark/>
          </w:tcPr>
          <w:p w14:paraId="7C00C472" w14:textId="7360EF23" w:rsidR="003C3F32" w:rsidRPr="00671662" w:rsidRDefault="003C3F32" w:rsidP="00671662">
            <w:pPr>
              <w:spacing w:line="240" w:lineRule="auto"/>
              <w:ind w:firstLine="0"/>
            </w:pPr>
            <w:r w:rsidRPr="001035E7">
              <w:t>4</w:t>
            </w:r>
          </w:p>
        </w:tc>
        <w:tc>
          <w:tcPr>
            <w:tcW w:w="1145" w:type="dxa"/>
            <w:noWrap/>
            <w:hideMark/>
          </w:tcPr>
          <w:p w14:paraId="447D5382" w14:textId="1A4367C8" w:rsidR="003C3F32" w:rsidRPr="00671662" w:rsidRDefault="003C3F32" w:rsidP="00671662">
            <w:pPr>
              <w:spacing w:line="240" w:lineRule="auto"/>
              <w:ind w:firstLine="0"/>
            </w:pPr>
            <w:r w:rsidRPr="001035E7">
              <w:t>0.1204</w:t>
            </w:r>
          </w:p>
        </w:tc>
        <w:tc>
          <w:tcPr>
            <w:tcW w:w="1340" w:type="dxa"/>
            <w:noWrap/>
            <w:hideMark/>
          </w:tcPr>
          <w:p w14:paraId="16F97314" w14:textId="0C7B4939" w:rsidR="003C3F32" w:rsidRPr="00671662" w:rsidRDefault="003C3F32" w:rsidP="00671662">
            <w:pPr>
              <w:spacing w:line="240" w:lineRule="auto"/>
              <w:ind w:firstLine="0"/>
            </w:pPr>
            <w:r w:rsidRPr="001035E7">
              <w:t>NA</w:t>
            </w:r>
          </w:p>
        </w:tc>
        <w:tc>
          <w:tcPr>
            <w:tcW w:w="1072" w:type="dxa"/>
            <w:noWrap/>
            <w:hideMark/>
          </w:tcPr>
          <w:p w14:paraId="7AC0795D" w14:textId="61129ADB" w:rsidR="003C3F32" w:rsidRPr="00671662" w:rsidRDefault="003C3F32" w:rsidP="00671662">
            <w:pPr>
              <w:spacing w:line="240" w:lineRule="auto"/>
              <w:ind w:firstLine="0"/>
            </w:pPr>
            <w:r w:rsidRPr="001035E7">
              <w:t>0.0000</w:t>
            </w:r>
          </w:p>
        </w:tc>
        <w:tc>
          <w:tcPr>
            <w:tcW w:w="960" w:type="dxa"/>
            <w:noWrap/>
            <w:hideMark/>
          </w:tcPr>
          <w:p w14:paraId="44FCE058" w14:textId="208C683D" w:rsidR="003C3F32" w:rsidRPr="00671662" w:rsidRDefault="003C3F32" w:rsidP="00671662">
            <w:pPr>
              <w:spacing w:line="240" w:lineRule="auto"/>
              <w:ind w:firstLine="0"/>
            </w:pPr>
            <w:r w:rsidRPr="001035E7">
              <w:t>0.0003</w:t>
            </w:r>
          </w:p>
        </w:tc>
        <w:tc>
          <w:tcPr>
            <w:tcW w:w="1438" w:type="dxa"/>
            <w:noWrap/>
            <w:hideMark/>
          </w:tcPr>
          <w:p w14:paraId="343757AD" w14:textId="02511BDE" w:rsidR="003C3F32" w:rsidRPr="00671662" w:rsidRDefault="003C3F32" w:rsidP="00671662">
            <w:pPr>
              <w:spacing w:line="240" w:lineRule="auto"/>
              <w:ind w:firstLine="0"/>
            </w:pPr>
            <w:r w:rsidRPr="001035E7">
              <w:t>NA</w:t>
            </w:r>
          </w:p>
        </w:tc>
        <w:tc>
          <w:tcPr>
            <w:tcW w:w="960" w:type="dxa"/>
            <w:noWrap/>
            <w:hideMark/>
          </w:tcPr>
          <w:p w14:paraId="7C5559DB" w14:textId="2787CD67" w:rsidR="003C3F32" w:rsidRPr="00671662" w:rsidRDefault="003C3F32" w:rsidP="00671662">
            <w:pPr>
              <w:spacing w:line="240" w:lineRule="auto"/>
              <w:ind w:firstLine="0"/>
            </w:pPr>
            <w:r w:rsidRPr="001035E7">
              <w:t>6</w:t>
            </w:r>
          </w:p>
        </w:tc>
        <w:tc>
          <w:tcPr>
            <w:tcW w:w="960" w:type="dxa"/>
            <w:noWrap/>
            <w:hideMark/>
          </w:tcPr>
          <w:p w14:paraId="71653392" w14:textId="61D0E1D3" w:rsidR="003C3F32" w:rsidRPr="00671662" w:rsidRDefault="003C3F32" w:rsidP="00671662">
            <w:pPr>
              <w:spacing w:line="240" w:lineRule="auto"/>
              <w:ind w:firstLine="0"/>
            </w:pPr>
            <w:r w:rsidRPr="001035E7">
              <w:t>292</w:t>
            </w:r>
          </w:p>
        </w:tc>
        <w:tc>
          <w:tcPr>
            <w:tcW w:w="960" w:type="dxa"/>
            <w:noWrap/>
            <w:hideMark/>
          </w:tcPr>
          <w:p w14:paraId="52786265" w14:textId="7A0C0836" w:rsidR="003C3F32" w:rsidRPr="00671662" w:rsidRDefault="003C3F32" w:rsidP="00671662">
            <w:pPr>
              <w:spacing w:line="240" w:lineRule="auto"/>
              <w:ind w:firstLine="0"/>
            </w:pPr>
            <w:r w:rsidRPr="001035E7">
              <w:t>-572.31</w:t>
            </w:r>
          </w:p>
        </w:tc>
        <w:tc>
          <w:tcPr>
            <w:tcW w:w="960" w:type="dxa"/>
            <w:noWrap/>
            <w:hideMark/>
          </w:tcPr>
          <w:p w14:paraId="6F63AE5B" w14:textId="4209DC7B" w:rsidR="003C3F32" w:rsidRPr="00671662" w:rsidRDefault="003C3F32" w:rsidP="00671662">
            <w:pPr>
              <w:spacing w:line="240" w:lineRule="auto"/>
              <w:ind w:firstLine="0"/>
            </w:pPr>
            <w:r w:rsidRPr="001035E7">
              <w:t>36.03</w:t>
            </w:r>
          </w:p>
        </w:tc>
        <w:tc>
          <w:tcPr>
            <w:tcW w:w="1026" w:type="dxa"/>
            <w:noWrap/>
            <w:hideMark/>
          </w:tcPr>
          <w:p w14:paraId="5E24C7F3" w14:textId="61C1CE8B" w:rsidR="003C3F32" w:rsidRPr="00671662" w:rsidRDefault="003C3F32" w:rsidP="00671662">
            <w:pPr>
              <w:spacing w:line="240" w:lineRule="auto"/>
              <w:ind w:firstLine="0"/>
            </w:pPr>
            <w:r w:rsidRPr="001035E7">
              <w:t>0.00</w:t>
            </w:r>
          </w:p>
        </w:tc>
      </w:tr>
      <w:tr w:rsidR="003C3F32" w:rsidRPr="00671662" w14:paraId="55F7F163" w14:textId="77777777" w:rsidTr="00502AE5">
        <w:trPr>
          <w:trHeight w:val="300"/>
        </w:trPr>
        <w:tc>
          <w:tcPr>
            <w:tcW w:w="960" w:type="dxa"/>
            <w:noWrap/>
            <w:hideMark/>
          </w:tcPr>
          <w:p w14:paraId="5B9D0CBC" w14:textId="038C4DD1" w:rsidR="003C3F32" w:rsidRPr="00671662" w:rsidRDefault="003C3F32" w:rsidP="00671662">
            <w:pPr>
              <w:spacing w:line="240" w:lineRule="auto"/>
              <w:ind w:firstLine="0"/>
            </w:pPr>
            <w:r w:rsidRPr="001035E7">
              <w:t>2</w:t>
            </w:r>
          </w:p>
        </w:tc>
        <w:tc>
          <w:tcPr>
            <w:tcW w:w="1145" w:type="dxa"/>
            <w:noWrap/>
            <w:hideMark/>
          </w:tcPr>
          <w:p w14:paraId="32FE7312" w14:textId="53412DF1" w:rsidR="003C3F32" w:rsidRPr="00671662" w:rsidRDefault="003C3F32" w:rsidP="00671662">
            <w:pPr>
              <w:spacing w:line="240" w:lineRule="auto"/>
              <w:ind w:firstLine="0"/>
            </w:pPr>
            <w:r w:rsidRPr="001035E7">
              <w:t>0.0983</w:t>
            </w:r>
          </w:p>
        </w:tc>
        <w:tc>
          <w:tcPr>
            <w:tcW w:w="1340" w:type="dxa"/>
            <w:noWrap/>
            <w:hideMark/>
          </w:tcPr>
          <w:p w14:paraId="66914D28" w14:textId="53E010DD" w:rsidR="003C3F32" w:rsidRPr="00671662" w:rsidRDefault="003C3F32" w:rsidP="00671662">
            <w:pPr>
              <w:spacing w:line="240" w:lineRule="auto"/>
              <w:ind w:firstLine="0"/>
            </w:pPr>
            <w:r w:rsidRPr="001035E7">
              <w:t>0.0010</w:t>
            </w:r>
          </w:p>
        </w:tc>
        <w:tc>
          <w:tcPr>
            <w:tcW w:w="1072" w:type="dxa"/>
            <w:noWrap/>
            <w:hideMark/>
          </w:tcPr>
          <w:p w14:paraId="6F49ECA4" w14:textId="072E4453" w:rsidR="003C3F32" w:rsidRPr="00671662" w:rsidRDefault="003C3F32" w:rsidP="00671662">
            <w:pPr>
              <w:spacing w:line="240" w:lineRule="auto"/>
              <w:ind w:firstLine="0"/>
            </w:pPr>
            <w:r w:rsidRPr="001035E7">
              <w:t>0.0000</w:t>
            </w:r>
          </w:p>
        </w:tc>
        <w:tc>
          <w:tcPr>
            <w:tcW w:w="960" w:type="dxa"/>
            <w:noWrap/>
            <w:hideMark/>
          </w:tcPr>
          <w:p w14:paraId="02084C1D" w14:textId="33AD07EF" w:rsidR="003C3F32" w:rsidRPr="00671662" w:rsidRDefault="003C3F32" w:rsidP="00671662">
            <w:pPr>
              <w:spacing w:line="240" w:lineRule="auto"/>
              <w:ind w:firstLine="0"/>
            </w:pPr>
            <w:r w:rsidRPr="001035E7">
              <w:t>0.0003</w:t>
            </w:r>
          </w:p>
        </w:tc>
        <w:tc>
          <w:tcPr>
            <w:tcW w:w="1438" w:type="dxa"/>
            <w:noWrap/>
            <w:hideMark/>
          </w:tcPr>
          <w:p w14:paraId="135CA3AB" w14:textId="3AA05FC6" w:rsidR="003C3F32" w:rsidRPr="00671662" w:rsidRDefault="003C3F32" w:rsidP="00671662">
            <w:pPr>
              <w:spacing w:line="240" w:lineRule="auto"/>
              <w:ind w:firstLine="0"/>
            </w:pPr>
            <w:r w:rsidRPr="001035E7">
              <w:t>NA</w:t>
            </w:r>
          </w:p>
        </w:tc>
        <w:tc>
          <w:tcPr>
            <w:tcW w:w="960" w:type="dxa"/>
            <w:noWrap/>
            <w:hideMark/>
          </w:tcPr>
          <w:p w14:paraId="5EE7C792" w14:textId="164EB76D" w:rsidR="003C3F32" w:rsidRPr="00671662" w:rsidRDefault="003C3F32" w:rsidP="00671662">
            <w:pPr>
              <w:spacing w:line="240" w:lineRule="auto"/>
              <w:ind w:firstLine="0"/>
            </w:pPr>
            <w:r w:rsidRPr="001035E7">
              <w:t>7</w:t>
            </w:r>
          </w:p>
        </w:tc>
        <w:tc>
          <w:tcPr>
            <w:tcW w:w="960" w:type="dxa"/>
            <w:noWrap/>
            <w:hideMark/>
          </w:tcPr>
          <w:p w14:paraId="7CE02831" w14:textId="6E4AB987" w:rsidR="003C3F32" w:rsidRPr="00671662" w:rsidRDefault="003C3F32" w:rsidP="00671662">
            <w:pPr>
              <w:spacing w:line="240" w:lineRule="auto"/>
              <w:ind w:firstLine="0"/>
            </w:pPr>
            <w:r w:rsidRPr="001035E7">
              <w:t>287</w:t>
            </w:r>
          </w:p>
        </w:tc>
        <w:tc>
          <w:tcPr>
            <w:tcW w:w="960" w:type="dxa"/>
            <w:noWrap/>
            <w:hideMark/>
          </w:tcPr>
          <w:p w14:paraId="3E72DF2E" w14:textId="2E02DFE1" w:rsidR="003C3F32" w:rsidRPr="00671662" w:rsidRDefault="003C3F32" w:rsidP="00671662">
            <w:pPr>
              <w:spacing w:line="240" w:lineRule="auto"/>
              <w:ind w:firstLine="0"/>
            </w:pPr>
            <w:r w:rsidRPr="001035E7">
              <w:t>-560.16</w:t>
            </w:r>
          </w:p>
        </w:tc>
        <w:tc>
          <w:tcPr>
            <w:tcW w:w="960" w:type="dxa"/>
            <w:noWrap/>
            <w:hideMark/>
          </w:tcPr>
          <w:p w14:paraId="57E8B975" w14:textId="04C55FF3" w:rsidR="003C3F32" w:rsidRPr="00671662" w:rsidRDefault="003C3F32" w:rsidP="00671662">
            <w:pPr>
              <w:spacing w:line="240" w:lineRule="auto"/>
              <w:ind w:firstLine="0"/>
            </w:pPr>
            <w:r w:rsidRPr="001035E7">
              <w:t>48.18</w:t>
            </w:r>
          </w:p>
        </w:tc>
        <w:tc>
          <w:tcPr>
            <w:tcW w:w="1026" w:type="dxa"/>
            <w:noWrap/>
            <w:hideMark/>
          </w:tcPr>
          <w:p w14:paraId="161F9DDD" w14:textId="1DEB37F8" w:rsidR="003C3F32" w:rsidRPr="00671662" w:rsidRDefault="003C3F32" w:rsidP="00671662">
            <w:pPr>
              <w:spacing w:line="240" w:lineRule="auto"/>
              <w:ind w:firstLine="0"/>
            </w:pPr>
            <w:r w:rsidRPr="001035E7">
              <w:t>0.00</w:t>
            </w:r>
          </w:p>
        </w:tc>
      </w:tr>
      <w:tr w:rsidR="003C3F32" w:rsidRPr="00671662" w14:paraId="6D6ACB42" w14:textId="77777777" w:rsidTr="00502AE5">
        <w:trPr>
          <w:trHeight w:val="300"/>
        </w:trPr>
        <w:tc>
          <w:tcPr>
            <w:tcW w:w="960" w:type="dxa"/>
            <w:noWrap/>
            <w:hideMark/>
          </w:tcPr>
          <w:p w14:paraId="23F45575" w14:textId="123A407F" w:rsidR="003C3F32" w:rsidRPr="00671662" w:rsidRDefault="003C3F32" w:rsidP="00671662">
            <w:pPr>
              <w:spacing w:line="240" w:lineRule="auto"/>
              <w:ind w:firstLine="0"/>
            </w:pPr>
            <w:r w:rsidRPr="001035E7">
              <w:t>1</w:t>
            </w:r>
          </w:p>
        </w:tc>
        <w:tc>
          <w:tcPr>
            <w:tcW w:w="1145" w:type="dxa"/>
            <w:noWrap/>
            <w:hideMark/>
          </w:tcPr>
          <w:p w14:paraId="6F7F31F5" w14:textId="3F4C4678" w:rsidR="003C3F32" w:rsidRPr="00671662" w:rsidRDefault="003C3F32" w:rsidP="00671662">
            <w:pPr>
              <w:spacing w:line="240" w:lineRule="auto"/>
              <w:ind w:firstLine="0"/>
            </w:pPr>
            <w:r w:rsidRPr="001035E7">
              <w:t>0.0903</w:t>
            </w:r>
          </w:p>
        </w:tc>
        <w:tc>
          <w:tcPr>
            <w:tcW w:w="1340" w:type="dxa"/>
            <w:noWrap/>
            <w:hideMark/>
          </w:tcPr>
          <w:p w14:paraId="7DAC76A4" w14:textId="47B051C7" w:rsidR="003C3F32" w:rsidRPr="00671662" w:rsidRDefault="003C3F32" w:rsidP="00671662">
            <w:pPr>
              <w:spacing w:line="240" w:lineRule="auto"/>
              <w:ind w:firstLine="0"/>
            </w:pPr>
            <w:r w:rsidRPr="001035E7">
              <w:t>0.0012</w:t>
            </w:r>
          </w:p>
        </w:tc>
        <w:tc>
          <w:tcPr>
            <w:tcW w:w="1072" w:type="dxa"/>
            <w:noWrap/>
            <w:hideMark/>
          </w:tcPr>
          <w:p w14:paraId="5C506E55" w14:textId="33963C2E" w:rsidR="003C3F32" w:rsidRPr="00671662" w:rsidRDefault="003C3F32" w:rsidP="00671662">
            <w:pPr>
              <w:spacing w:line="240" w:lineRule="auto"/>
              <w:ind w:firstLine="0"/>
            </w:pPr>
            <w:r w:rsidRPr="001035E7">
              <w:t>0.0000</w:t>
            </w:r>
          </w:p>
        </w:tc>
        <w:tc>
          <w:tcPr>
            <w:tcW w:w="960" w:type="dxa"/>
            <w:noWrap/>
            <w:hideMark/>
          </w:tcPr>
          <w:p w14:paraId="14A59D5B" w14:textId="0C9B2DBB" w:rsidR="003C3F32" w:rsidRPr="00671662" w:rsidRDefault="003C3F32" w:rsidP="00671662">
            <w:pPr>
              <w:spacing w:line="240" w:lineRule="auto"/>
              <w:ind w:firstLine="0"/>
            </w:pPr>
            <w:r w:rsidRPr="001035E7">
              <w:t>-0.1459</w:t>
            </w:r>
          </w:p>
        </w:tc>
        <w:tc>
          <w:tcPr>
            <w:tcW w:w="1438" w:type="dxa"/>
            <w:noWrap/>
            <w:hideMark/>
          </w:tcPr>
          <w:p w14:paraId="309263CE" w14:textId="0B33F16D" w:rsidR="003C3F32" w:rsidRPr="00671662" w:rsidRDefault="003C3F32" w:rsidP="00671662">
            <w:pPr>
              <w:spacing w:line="240" w:lineRule="auto"/>
              <w:ind w:firstLine="0"/>
            </w:pPr>
            <w:r w:rsidRPr="001035E7">
              <w:t>0.0059</w:t>
            </w:r>
          </w:p>
        </w:tc>
        <w:tc>
          <w:tcPr>
            <w:tcW w:w="960" w:type="dxa"/>
            <w:noWrap/>
            <w:hideMark/>
          </w:tcPr>
          <w:p w14:paraId="0B2E4836" w14:textId="39229781" w:rsidR="003C3F32" w:rsidRPr="00671662" w:rsidRDefault="003C3F32" w:rsidP="00671662">
            <w:pPr>
              <w:spacing w:line="240" w:lineRule="auto"/>
              <w:ind w:firstLine="0"/>
            </w:pPr>
            <w:r w:rsidRPr="001035E7">
              <w:t>8</w:t>
            </w:r>
          </w:p>
        </w:tc>
        <w:tc>
          <w:tcPr>
            <w:tcW w:w="960" w:type="dxa"/>
            <w:noWrap/>
            <w:hideMark/>
          </w:tcPr>
          <w:p w14:paraId="0994FCD6" w14:textId="4A365CBC" w:rsidR="003C3F32" w:rsidRPr="00671662" w:rsidRDefault="003C3F32" w:rsidP="00671662">
            <w:pPr>
              <w:spacing w:line="240" w:lineRule="auto"/>
              <w:ind w:firstLine="0"/>
            </w:pPr>
            <w:r w:rsidRPr="001035E7">
              <w:t>284</w:t>
            </w:r>
          </w:p>
        </w:tc>
        <w:tc>
          <w:tcPr>
            <w:tcW w:w="960" w:type="dxa"/>
            <w:noWrap/>
            <w:hideMark/>
          </w:tcPr>
          <w:p w14:paraId="33B46094" w14:textId="1D6E583F" w:rsidR="003C3F32" w:rsidRPr="00671662" w:rsidRDefault="003C3F32" w:rsidP="00671662">
            <w:pPr>
              <w:spacing w:line="240" w:lineRule="auto"/>
              <w:ind w:firstLine="0"/>
            </w:pPr>
            <w:r w:rsidRPr="001035E7">
              <w:t>-550.51</w:t>
            </w:r>
          </w:p>
        </w:tc>
        <w:tc>
          <w:tcPr>
            <w:tcW w:w="960" w:type="dxa"/>
            <w:noWrap/>
            <w:hideMark/>
          </w:tcPr>
          <w:p w14:paraId="29E9E881" w14:textId="79B683D0" w:rsidR="003C3F32" w:rsidRPr="00671662" w:rsidRDefault="003C3F32" w:rsidP="00671662">
            <w:pPr>
              <w:spacing w:line="240" w:lineRule="auto"/>
              <w:ind w:firstLine="0"/>
            </w:pPr>
            <w:r w:rsidRPr="001035E7">
              <w:t>57.82</w:t>
            </w:r>
          </w:p>
        </w:tc>
        <w:tc>
          <w:tcPr>
            <w:tcW w:w="1026" w:type="dxa"/>
            <w:noWrap/>
            <w:hideMark/>
          </w:tcPr>
          <w:p w14:paraId="0D89756F" w14:textId="112652C9" w:rsidR="003C3F32" w:rsidRPr="00671662" w:rsidRDefault="003C3F32" w:rsidP="00671662">
            <w:pPr>
              <w:spacing w:line="240" w:lineRule="auto"/>
              <w:ind w:firstLine="0"/>
            </w:pPr>
            <w:r w:rsidRPr="001035E7">
              <w:t>0.00</w:t>
            </w:r>
          </w:p>
        </w:tc>
      </w:tr>
    </w:tbl>
    <w:p w14:paraId="17DAC8C9" w14:textId="77777777" w:rsidR="00671662" w:rsidRDefault="003F55E8" w:rsidP="003F55E8">
      <w:pPr>
        <w:spacing w:line="240" w:lineRule="auto"/>
        <w:ind w:firstLine="0"/>
      </w:pPr>
      <w:r w:rsidRPr="0050086D">
        <w:t xml:space="preserve"> </w:t>
      </w: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961"/>
        <w:gridCol w:w="992"/>
        <w:gridCol w:w="993"/>
      </w:tblGrid>
      <w:tr w:rsidR="003C1DC0" w:rsidRPr="00671662" w14:paraId="659C9C0F" w14:textId="77777777" w:rsidTr="00FB7A5F">
        <w:trPr>
          <w:trHeight w:val="300"/>
        </w:trPr>
        <w:tc>
          <w:tcPr>
            <w:tcW w:w="11781" w:type="dxa"/>
            <w:gridSpan w:val="11"/>
            <w:tcBorders>
              <w:top w:val="nil"/>
              <w:left w:val="single" w:sz="8" w:space="0" w:color="FFFFFF" w:themeColor="background1"/>
              <w:right w:val="single" w:sz="8" w:space="0" w:color="FFFFFF" w:themeColor="background1"/>
            </w:tcBorders>
            <w:noWrap/>
          </w:tcPr>
          <w:p w14:paraId="7176620E" w14:textId="35628458" w:rsidR="003C1DC0" w:rsidRPr="00671662" w:rsidRDefault="003C3F32" w:rsidP="003C3F32">
            <w:pPr>
              <w:spacing w:line="240" w:lineRule="auto"/>
              <w:ind w:firstLine="0"/>
              <w:rPr>
                <w:bCs/>
              </w:rPr>
            </w:pPr>
            <w:r>
              <w:rPr>
                <w:bCs/>
              </w:rPr>
              <w:t>Ta</w:t>
            </w:r>
            <w:r w:rsidR="00DD7EAE">
              <w:rPr>
                <w:bCs/>
              </w:rPr>
              <w:t>ble S8</w:t>
            </w:r>
            <w:r>
              <w:rPr>
                <w:bCs/>
              </w:rPr>
              <w:t>c: Model selection for locations during the midday period</w:t>
            </w:r>
          </w:p>
        </w:tc>
      </w:tr>
      <w:tr w:rsidR="00502AE5" w:rsidRPr="00671662" w14:paraId="4FF62A38" w14:textId="77777777" w:rsidTr="003C3F32">
        <w:trPr>
          <w:trHeight w:val="300"/>
        </w:trPr>
        <w:tc>
          <w:tcPr>
            <w:tcW w:w="960" w:type="dxa"/>
            <w:noWrap/>
            <w:hideMark/>
          </w:tcPr>
          <w:p w14:paraId="1290C40E" w14:textId="77777777" w:rsidR="00502AE5" w:rsidRPr="00671662" w:rsidRDefault="00502AE5" w:rsidP="00671662">
            <w:pPr>
              <w:spacing w:line="240" w:lineRule="auto"/>
              <w:ind w:firstLine="0"/>
              <w:rPr>
                <w:bCs/>
              </w:rPr>
            </w:pPr>
          </w:p>
        </w:tc>
        <w:tc>
          <w:tcPr>
            <w:tcW w:w="1145" w:type="dxa"/>
            <w:noWrap/>
            <w:hideMark/>
          </w:tcPr>
          <w:p w14:paraId="56BE0368" w14:textId="3FE6532B" w:rsidR="00502AE5" w:rsidRPr="00671662" w:rsidRDefault="00502AE5" w:rsidP="00671662">
            <w:pPr>
              <w:spacing w:line="240" w:lineRule="auto"/>
              <w:ind w:firstLine="0"/>
              <w:rPr>
                <w:bCs/>
              </w:rPr>
            </w:pPr>
            <w:r>
              <w:rPr>
                <w:bCs/>
              </w:rPr>
              <w:t>Intercept</w:t>
            </w:r>
          </w:p>
        </w:tc>
        <w:tc>
          <w:tcPr>
            <w:tcW w:w="1340" w:type="dxa"/>
            <w:noWrap/>
            <w:hideMark/>
          </w:tcPr>
          <w:p w14:paraId="5295A112" w14:textId="748BB194" w:rsidR="00502AE5" w:rsidRPr="00671662" w:rsidRDefault="00502AE5" w:rsidP="00671662">
            <w:pPr>
              <w:spacing w:line="240" w:lineRule="auto"/>
              <w:ind w:firstLine="0"/>
              <w:rPr>
                <w:bCs/>
              </w:rPr>
            </w:pPr>
            <w:r>
              <w:rPr>
                <w:bCs/>
              </w:rPr>
              <w:t>Temperature</w:t>
            </w:r>
          </w:p>
        </w:tc>
        <w:tc>
          <w:tcPr>
            <w:tcW w:w="1072" w:type="dxa"/>
            <w:noWrap/>
            <w:hideMark/>
          </w:tcPr>
          <w:p w14:paraId="515105C8" w14:textId="5DBB35F7" w:rsidR="00502AE5" w:rsidRPr="00671662" w:rsidRDefault="00502AE5" w:rsidP="00671662">
            <w:pPr>
              <w:spacing w:line="240" w:lineRule="auto"/>
              <w:ind w:firstLine="0"/>
              <w:rPr>
                <w:bCs/>
              </w:rPr>
            </w:pPr>
            <w:r w:rsidRPr="00671662">
              <w:t>Radiation</w:t>
            </w:r>
          </w:p>
        </w:tc>
        <w:tc>
          <w:tcPr>
            <w:tcW w:w="960" w:type="dxa"/>
            <w:noWrap/>
            <w:hideMark/>
          </w:tcPr>
          <w:p w14:paraId="2C57A61F" w14:textId="3F0897BC" w:rsidR="00502AE5" w:rsidRPr="00671662" w:rsidRDefault="00502AE5" w:rsidP="00671662">
            <w:pPr>
              <w:spacing w:line="240" w:lineRule="auto"/>
              <w:ind w:firstLine="0"/>
              <w:rPr>
                <w:bCs/>
              </w:rPr>
            </w:pPr>
            <w:r>
              <w:rPr>
                <w:bCs/>
              </w:rPr>
              <w:t>Rainfall</w:t>
            </w:r>
          </w:p>
        </w:tc>
        <w:tc>
          <w:tcPr>
            <w:tcW w:w="1438" w:type="dxa"/>
            <w:noWrap/>
            <w:hideMark/>
          </w:tcPr>
          <w:p w14:paraId="398CAC48" w14:textId="0BC6A808" w:rsidR="00502AE5" w:rsidRPr="00671662" w:rsidRDefault="00502AE5" w:rsidP="00671662">
            <w:pPr>
              <w:spacing w:line="240" w:lineRule="auto"/>
              <w:ind w:firstLine="0"/>
              <w:rPr>
                <w:bCs/>
              </w:rPr>
            </w:pPr>
            <w:r>
              <w:rPr>
                <w:bCs/>
              </w:rPr>
              <w:t>Temp:Rain</w:t>
            </w:r>
          </w:p>
        </w:tc>
        <w:tc>
          <w:tcPr>
            <w:tcW w:w="960" w:type="dxa"/>
            <w:noWrap/>
            <w:hideMark/>
          </w:tcPr>
          <w:p w14:paraId="54BA9C2D" w14:textId="77777777" w:rsidR="00502AE5" w:rsidRPr="00671662" w:rsidRDefault="00502AE5" w:rsidP="00671662">
            <w:pPr>
              <w:spacing w:line="240" w:lineRule="auto"/>
              <w:ind w:firstLine="0"/>
              <w:rPr>
                <w:bCs/>
              </w:rPr>
            </w:pPr>
            <w:r w:rsidRPr="00671662">
              <w:rPr>
                <w:bCs/>
              </w:rPr>
              <w:t>df</w:t>
            </w:r>
          </w:p>
        </w:tc>
        <w:tc>
          <w:tcPr>
            <w:tcW w:w="960" w:type="dxa"/>
            <w:noWrap/>
            <w:hideMark/>
          </w:tcPr>
          <w:p w14:paraId="1606544D" w14:textId="77777777" w:rsidR="00502AE5" w:rsidRPr="00671662" w:rsidRDefault="00502AE5" w:rsidP="00671662">
            <w:pPr>
              <w:spacing w:line="240" w:lineRule="auto"/>
              <w:ind w:firstLine="0"/>
              <w:rPr>
                <w:bCs/>
              </w:rPr>
            </w:pPr>
            <w:r w:rsidRPr="00671662">
              <w:rPr>
                <w:bCs/>
              </w:rPr>
              <w:t>logLik</w:t>
            </w:r>
          </w:p>
        </w:tc>
        <w:tc>
          <w:tcPr>
            <w:tcW w:w="961" w:type="dxa"/>
            <w:noWrap/>
            <w:hideMark/>
          </w:tcPr>
          <w:p w14:paraId="0BDCBB4F" w14:textId="77777777" w:rsidR="00502AE5" w:rsidRPr="00671662" w:rsidRDefault="00502AE5" w:rsidP="00671662">
            <w:pPr>
              <w:spacing w:line="240" w:lineRule="auto"/>
              <w:ind w:firstLine="0"/>
              <w:rPr>
                <w:bCs/>
              </w:rPr>
            </w:pPr>
            <w:r w:rsidRPr="00671662">
              <w:rPr>
                <w:bCs/>
              </w:rPr>
              <w:t>AICc</w:t>
            </w:r>
          </w:p>
        </w:tc>
        <w:tc>
          <w:tcPr>
            <w:tcW w:w="992" w:type="dxa"/>
            <w:noWrap/>
            <w:hideMark/>
          </w:tcPr>
          <w:p w14:paraId="2E0A750E" w14:textId="77777777" w:rsidR="00502AE5" w:rsidRPr="00671662" w:rsidRDefault="00502AE5" w:rsidP="00671662">
            <w:pPr>
              <w:spacing w:line="240" w:lineRule="auto"/>
              <w:ind w:firstLine="0"/>
              <w:rPr>
                <w:bCs/>
              </w:rPr>
            </w:pPr>
            <w:r w:rsidRPr="00671662">
              <w:rPr>
                <w:bCs/>
              </w:rPr>
              <w:t>delta</w:t>
            </w:r>
          </w:p>
        </w:tc>
        <w:tc>
          <w:tcPr>
            <w:tcW w:w="993" w:type="dxa"/>
            <w:noWrap/>
            <w:hideMark/>
          </w:tcPr>
          <w:p w14:paraId="62396C21" w14:textId="77777777" w:rsidR="00502AE5" w:rsidRPr="00671662" w:rsidRDefault="00502AE5" w:rsidP="00671662">
            <w:pPr>
              <w:spacing w:line="240" w:lineRule="auto"/>
              <w:ind w:firstLine="0"/>
              <w:rPr>
                <w:bCs/>
              </w:rPr>
            </w:pPr>
            <w:r w:rsidRPr="00671662">
              <w:rPr>
                <w:bCs/>
              </w:rPr>
              <w:t>weight</w:t>
            </w:r>
          </w:p>
        </w:tc>
      </w:tr>
      <w:tr w:rsidR="003C3F32" w:rsidRPr="00671662" w14:paraId="6C6C8D43" w14:textId="77777777" w:rsidTr="003C3F32">
        <w:trPr>
          <w:trHeight w:val="300"/>
        </w:trPr>
        <w:tc>
          <w:tcPr>
            <w:tcW w:w="960" w:type="dxa"/>
            <w:noWrap/>
            <w:hideMark/>
          </w:tcPr>
          <w:p w14:paraId="31BE8654" w14:textId="4B3D1146" w:rsidR="003C3F32" w:rsidRPr="00671662" w:rsidRDefault="003C3F32" w:rsidP="00671662">
            <w:pPr>
              <w:spacing w:line="240" w:lineRule="auto"/>
              <w:ind w:firstLine="0"/>
              <w:rPr>
                <w:bCs/>
              </w:rPr>
            </w:pPr>
            <w:r w:rsidRPr="00363D13">
              <w:t>9</w:t>
            </w:r>
          </w:p>
        </w:tc>
        <w:tc>
          <w:tcPr>
            <w:tcW w:w="1145" w:type="dxa"/>
            <w:noWrap/>
            <w:hideMark/>
          </w:tcPr>
          <w:p w14:paraId="75341223" w14:textId="43B2BD71" w:rsidR="003C3F32" w:rsidRPr="00671662" w:rsidRDefault="003C3F32" w:rsidP="00671662">
            <w:pPr>
              <w:spacing w:line="240" w:lineRule="auto"/>
              <w:ind w:firstLine="0"/>
              <w:rPr>
                <w:bCs/>
              </w:rPr>
            </w:pPr>
            <w:r w:rsidRPr="00363D13">
              <w:t>0.0984</w:t>
            </w:r>
          </w:p>
        </w:tc>
        <w:tc>
          <w:tcPr>
            <w:tcW w:w="1340" w:type="dxa"/>
            <w:noWrap/>
            <w:hideMark/>
          </w:tcPr>
          <w:p w14:paraId="69A8CFCF" w14:textId="0084957C" w:rsidR="003C3F32" w:rsidRPr="00671662" w:rsidRDefault="003C3F32" w:rsidP="00671662">
            <w:pPr>
              <w:spacing w:line="240" w:lineRule="auto"/>
              <w:ind w:firstLine="0"/>
              <w:rPr>
                <w:bCs/>
              </w:rPr>
            </w:pPr>
            <w:r w:rsidRPr="00363D13">
              <w:t>NA</w:t>
            </w:r>
          </w:p>
        </w:tc>
        <w:tc>
          <w:tcPr>
            <w:tcW w:w="1072" w:type="dxa"/>
            <w:noWrap/>
            <w:hideMark/>
          </w:tcPr>
          <w:p w14:paraId="0C392539" w14:textId="107B9D85" w:rsidR="003C3F32" w:rsidRPr="00671662" w:rsidRDefault="003C3F32" w:rsidP="00671662">
            <w:pPr>
              <w:spacing w:line="240" w:lineRule="auto"/>
              <w:ind w:firstLine="0"/>
              <w:rPr>
                <w:bCs/>
              </w:rPr>
            </w:pPr>
            <w:r w:rsidRPr="00363D13">
              <w:t>NA</w:t>
            </w:r>
          </w:p>
        </w:tc>
        <w:tc>
          <w:tcPr>
            <w:tcW w:w="960" w:type="dxa"/>
            <w:noWrap/>
            <w:hideMark/>
          </w:tcPr>
          <w:p w14:paraId="0755BA33" w14:textId="23B24D21" w:rsidR="003C3F32" w:rsidRPr="00671662" w:rsidRDefault="003C3F32" w:rsidP="00671662">
            <w:pPr>
              <w:spacing w:line="240" w:lineRule="auto"/>
              <w:ind w:firstLine="0"/>
              <w:rPr>
                <w:bCs/>
              </w:rPr>
            </w:pPr>
            <w:r w:rsidRPr="00363D13">
              <w:t>NA</w:t>
            </w:r>
          </w:p>
        </w:tc>
        <w:tc>
          <w:tcPr>
            <w:tcW w:w="1438" w:type="dxa"/>
            <w:noWrap/>
            <w:hideMark/>
          </w:tcPr>
          <w:p w14:paraId="7ED4FCBB" w14:textId="2E04F413" w:rsidR="003C3F32" w:rsidRPr="00671662" w:rsidRDefault="003C3F32" w:rsidP="00671662">
            <w:pPr>
              <w:spacing w:line="240" w:lineRule="auto"/>
              <w:ind w:firstLine="0"/>
              <w:rPr>
                <w:bCs/>
              </w:rPr>
            </w:pPr>
            <w:r w:rsidRPr="00363D13">
              <w:t>NA</w:t>
            </w:r>
          </w:p>
        </w:tc>
        <w:tc>
          <w:tcPr>
            <w:tcW w:w="960" w:type="dxa"/>
            <w:noWrap/>
            <w:hideMark/>
          </w:tcPr>
          <w:p w14:paraId="68456D53" w14:textId="3E8F6BE9" w:rsidR="003C3F32" w:rsidRPr="00671662" w:rsidRDefault="003C3F32" w:rsidP="003C3F32">
            <w:pPr>
              <w:spacing w:line="240" w:lineRule="auto"/>
              <w:ind w:firstLine="0"/>
              <w:rPr>
                <w:bCs/>
              </w:rPr>
            </w:pPr>
            <w:r w:rsidRPr="00363D13">
              <w:t>3</w:t>
            </w:r>
          </w:p>
        </w:tc>
        <w:tc>
          <w:tcPr>
            <w:tcW w:w="960" w:type="dxa"/>
            <w:noWrap/>
            <w:hideMark/>
          </w:tcPr>
          <w:p w14:paraId="4A7FE850" w14:textId="1F358194" w:rsidR="003C3F32" w:rsidRPr="00671662" w:rsidRDefault="003C3F32" w:rsidP="003C3F32">
            <w:pPr>
              <w:spacing w:line="240" w:lineRule="auto"/>
              <w:ind w:firstLine="0"/>
              <w:rPr>
                <w:bCs/>
              </w:rPr>
            </w:pPr>
            <w:r w:rsidRPr="00363D13">
              <w:t>184</w:t>
            </w:r>
          </w:p>
        </w:tc>
        <w:tc>
          <w:tcPr>
            <w:tcW w:w="961" w:type="dxa"/>
            <w:noWrap/>
            <w:hideMark/>
          </w:tcPr>
          <w:p w14:paraId="280012C4" w14:textId="43CE9767" w:rsidR="003C3F32" w:rsidRPr="00671662" w:rsidRDefault="003C3F32" w:rsidP="00671662">
            <w:pPr>
              <w:spacing w:line="240" w:lineRule="auto"/>
              <w:ind w:firstLine="0"/>
              <w:rPr>
                <w:bCs/>
              </w:rPr>
            </w:pPr>
            <w:r w:rsidRPr="00363D13">
              <w:t>-362.69</w:t>
            </w:r>
          </w:p>
        </w:tc>
        <w:tc>
          <w:tcPr>
            <w:tcW w:w="992" w:type="dxa"/>
            <w:noWrap/>
            <w:hideMark/>
          </w:tcPr>
          <w:p w14:paraId="25DCAA8B" w14:textId="1469B810" w:rsidR="003C3F32" w:rsidRPr="00671662" w:rsidRDefault="003C3F32" w:rsidP="00671662">
            <w:pPr>
              <w:spacing w:line="240" w:lineRule="auto"/>
              <w:ind w:firstLine="0"/>
              <w:rPr>
                <w:bCs/>
              </w:rPr>
            </w:pPr>
            <w:r w:rsidRPr="00363D13">
              <w:t>0.00</w:t>
            </w:r>
          </w:p>
        </w:tc>
        <w:tc>
          <w:tcPr>
            <w:tcW w:w="993" w:type="dxa"/>
            <w:noWrap/>
            <w:hideMark/>
          </w:tcPr>
          <w:p w14:paraId="1D8758F6" w14:textId="0B511C78" w:rsidR="003C3F32" w:rsidRPr="00671662" w:rsidRDefault="003C3F32" w:rsidP="00671662">
            <w:pPr>
              <w:spacing w:line="240" w:lineRule="auto"/>
              <w:ind w:firstLine="0"/>
              <w:rPr>
                <w:bCs/>
              </w:rPr>
            </w:pPr>
            <w:r w:rsidRPr="00363D13">
              <w:t>0.98</w:t>
            </w:r>
          </w:p>
        </w:tc>
      </w:tr>
      <w:tr w:rsidR="003C3F32" w:rsidRPr="00671662" w14:paraId="3F871560" w14:textId="77777777" w:rsidTr="003C3F32">
        <w:trPr>
          <w:trHeight w:val="300"/>
        </w:trPr>
        <w:tc>
          <w:tcPr>
            <w:tcW w:w="960" w:type="dxa"/>
            <w:noWrap/>
            <w:hideMark/>
          </w:tcPr>
          <w:p w14:paraId="1B743083" w14:textId="2C648962" w:rsidR="003C3F32" w:rsidRPr="00671662" w:rsidRDefault="003C3F32" w:rsidP="00671662">
            <w:pPr>
              <w:spacing w:line="240" w:lineRule="auto"/>
              <w:ind w:firstLine="0"/>
              <w:rPr>
                <w:bCs/>
              </w:rPr>
            </w:pPr>
            <w:r w:rsidRPr="00363D13">
              <w:t>7</w:t>
            </w:r>
          </w:p>
        </w:tc>
        <w:tc>
          <w:tcPr>
            <w:tcW w:w="1145" w:type="dxa"/>
            <w:noWrap/>
            <w:hideMark/>
          </w:tcPr>
          <w:p w14:paraId="5375DE17" w14:textId="5486625C" w:rsidR="003C3F32" w:rsidRPr="00671662" w:rsidRDefault="003C3F32" w:rsidP="00671662">
            <w:pPr>
              <w:spacing w:line="240" w:lineRule="auto"/>
              <w:ind w:firstLine="0"/>
              <w:rPr>
                <w:bCs/>
              </w:rPr>
            </w:pPr>
            <w:r w:rsidRPr="00363D13">
              <w:t>0.2151</w:t>
            </w:r>
          </w:p>
        </w:tc>
        <w:tc>
          <w:tcPr>
            <w:tcW w:w="1340" w:type="dxa"/>
            <w:noWrap/>
            <w:hideMark/>
          </w:tcPr>
          <w:p w14:paraId="6BD603A7" w14:textId="1D98D990" w:rsidR="003C3F32" w:rsidRPr="00671662" w:rsidRDefault="003C3F32" w:rsidP="00671662">
            <w:pPr>
              <w:spacing w:line="240" w:lineRule="auto"/>
              <w:ind w:firstLine="0"/>
              <w:rPr>
                <w:bCs/>
              </w:rPr>
            </w:pPr>
            <w:r w:rsidRPr="00363D13">
              <w:t>-0.0044</w:t>
            </w:r>
          </w:p>
        </w:tc>
        <w:tc>
          <w:tcPr>
            <w:tcW w:w="1072" w:type="dxa"/>
            <w:noWrap/>
            <w:hideMark/>
          </w:tcPr>
          <w:p w14:paraId="0C56FBB5" w14:textId="08C50A0B" w:rsidR="003C3F32" w:rsidRPr="00671662" w:rsidRDefault="003C3F32" w:rsidP="00671662">
            <w:pPr>
              <w:spacing w:line="240" w:lineRule="auto"/>
              <w:ind w:firstLine="0"/>
              <w:rPr>
                <w:bCs/>
              </w:rPr>
            </w:pPr>
            <w:r w:rsidRPr="00363D13">
              <w:t>NA</w:t>
            </w:r>
          </w:p>
        </w:tc>
        <w:tc>
          <w:tcPr>
            <w:tcW w:w="960" w:type="dxa"/>
            <w:noWrap/>
            <w:hideMark/>
          </w:tcPr>
          <w:p w14:paraId="000300BC" w14:textId="606BB098" w:rsidR="003C3F32" w:rsidRPr="00671662" w:rsidRDefault="003C3F32" w:rsidP="00671662">
            <w:pPr>
              <w:spacing w:line="240" w:lineRule="auto"/>
              <w:ind w:firstLine="0"/>
              <w:rPr>
                <w:bCs/>
              </w:rPr>
            </w:pPr>
            <w:r w:rsidRPr="00363D13">
              <w:t>NA</w:t>
            </w:r>
          </w:p>
        </w:tc>
        <w:tc>
          <w:tcPr>
            <w:tcW w:w="1438" w:type="dxa"/>
            <w:noWrap/>
            <w:hideMark/>
          </w:tcPr>
          <w:p w14:paraId="0E3FE5B2" w14:textId="49C7D710" w:rsidR="003C3F32" w:rsidRPr="00671662" w:rsidRDefault="003C3F32" w:rsidP="00671662">
            <w:pPr>
              <w:spacing w:line="240" w:lineRule="auto"/>
              <w:ind w:firstLine="0"/>
              <w:rPr>
                <w:bCs/>
              </w:rPr>
            </w:pPr>
            <w:r w:rsidRPr="00363D13">
              <w:t>NA</w:t>
            </w:r>
          </w:p>
        </w:tc>
        <w:tc>
          <w:tcPr>
            <w:tcW w:w="960" w:type="dxa"/>
            <w:noWrap/>
            <w:hideMark/>
          </w:tcPr>
          <w:p w14:paraId="08A5288B" w14:textId="1F2B96D3" w:rsidR="003C3F32" w:rsidRPr="00671662" w:rsidRDefault="003C3F32" w:rsidP="003C3F32">
            <w:pPr>
              <w:spacing w:line="240" w:lineRule="auto"/>
              <w:ind w:firstLine="0"/>
              <w:rPr>
                <w:bCs/>
              </w:rPr>
            </w:pPr>
            <w:r w:rsidRPr="00363D13">
              <w:t>4</w:t>
            </w:r>
          </w:p>
        </w:tc>
        <w:tc>
          <w:tcPr>
            <w:tcW w:w="960" w:type="dxa"/>
            <w:noWrap/>
            <w:hideMark/>
          </w:tcPr>
          <w:p w14:paraId="43111A9D" w14:textId="62B8CBE0" w:rsidR="003C3F32" w:rsidRPr="00671662" w:rsidRDefault="003C3F32" w:rsidP="003C3F32">
            <w:pPr>
              <w:spacing w:line="240" w:lineRule="auto"/>
              <w:ind w:firstLine="0"/>
              <w:rPr>
                <w:bCs/>
              </w:rPr>
            </w:pPr>
            <w:r w:rsidRPr="00363D13">
              <w:t>181</w:t>
            </w:r>
          </w:p>
        </w:tc>
        <w:tc>
          <w:tcPr>
            <w:tcW w:w="961" w:type="dxa"/>
            <w:noWrap/>
            <w:hideMark/>
          </w:tcPr>
          <w:p w14:paraId="0236C2C5" w14:textId="3DC7B36A" w:rsidR="003C3F32" w:rsidRPr="00671662" w:rsidRDefault="003C3F32" w:rsidP="00671662">
            <w:pPr>
              <w:spacing w:line="240" w:lineRule="auto"/>
              <w:ind w:firstLine="0"/>
              <w:rPr>
                <w:bCs/>
              </w:rPr>
            </w:pPr>
            <w:r w:rsidRPr="00363D13">
              <w:t>-355.06</w:t>
            </w:r>
          </w:p>
        </w:tc>
        <w:tc>
          <w:tcPr>
            <w:tcW w:w="992" w:type="dxa"/>
            <w:noWrap/>
            <w:hideMark/>
          </w:tcPr>
          <w:p w14:paraId="09DAA8DB" w14:textId="35904893" w:rsidR="003C3F32" w:rsidRPr="00671662" w:rsidRDefault="003C3F32" w:rsidP="00671662">
            <w:pPr>
              <w:spacing w:line="240" w:lineRule="auto"/>
              <w:ind w:firstLine="0"/>
              <w:rPr>
                <w:bCs/>
              </w:rPr>
            </w:pPr>
            <w:r w:rsidRPr="00363D13">
              <w:t>7.63</w:t>
            </w:r>
          </w:p>
        </w:tc>
        <w:tc>
          <w:tcPr>
            <w:tcW w:w="993" w:type="dxa"/>
            <w:noWrap/>
            <w:hideMark/>
          </w:tcPr>
          <w:p w14:paraId="248C9043" w14:textId="6F3C6555" w:rsidR="003C3F32" w:rsidRPr="00671662" w:rsidRDefault="003C3F32" w:rsidP="00671662">
            <w:pPr>
              <w:spacing w:line="240" w:lineRule="auto"/>
              <w:ind w:firstLine="0"/>
              <w:rPr>
                <w:bCs/>
              </w:rPr>
            </w:pPr>
            <w:r w:rsidRPr="00363D13">
              <w:t>0.02</w:t>
            </w:r>
          </w:p>
        </w:tc>
      </w:tr>
      <w:tr w:rsidR="003C3F32" w:rsidRPr="00671662" w14:paraId="5B2F1C52" w14:textId="77777777" w:rsidTr="003C3F32">
        <w:trPr>
          <w:trHeight w:val="300"/>
        </w:trPr>
        <w:tc>
          <w:tcPr>
            <w:tcW w:w="960" w:type="dxa"/>
            <w:noWrap/>
            <w:hideMark/>
          </w:tcPr>
          <w:p w14:paraId="3C4BD390" w14:textId="0A26D367" w:rsidR="003C3F32" w:rsidRPr="00671662" w:rsidRDefault="003C3F32" w:rsidP="00671662">
            <w:pPr>
              <w:spacing w:line="240" w:lineRule="auto"/>
              <w:ind w:firstLine="0"/>
              <w:rPr>
                <w:bCs/>
              </w:rPr>
            </w:pPr>
            <w:r w:rsidRPr="00363D13">
              <w:t>8</w:t>
            </w:r>
          </w:p>
        </w:tc>
        <w:tc>
          <w:tcPr>
            <w:tcW w:w="1145" w:type="dxa"/>
            <w:noWrap/>
            <w:hideMark/>
          </w:tcPr>
          <w:p w14:paraId="440008B7" w14:textId="2F4BF829" w:rsidR="003C3F32" w:rsidRPr="00671662" w:rsidRDefault="003C3F32" w:rsidP="00671662">
            <w:pPr>
              <w:spacing w:line="240" w:lineRule="auto"/>
              <w:ind w:firstLine="0"/>
              <w:rPr>
                <w:bCs/>
              </w:rPr>
            </w:pPr>
            <w:r w:rsidRPr="00363D13">
              <w:t>0.0974</w:t>
            </w:r>
          </w:p>
        </w:tc>
        <w:tc>
          <w:tcPr>
            <w:tcW w:w="1340" w:type="dxa"/>
            <w:noWrap/>
            <w:hideMark/>
          </w:tcPr>
          <w:p w14:paraId="505B204F" w14:textId="00C39B87" w:rsidR="003C3F32" w:rsidRPr="00671662" w:rsidRDefault="003C3F32" w:rsidP="00671662">
            <w:pPr>
              <w:spacing w:line="240" w:lineRule="auto"/>
              <w:ind w:firstLine="0"/>
              <w:rPr>
                <w:bCs/>
              </w:rPr>
            </w:pPr>
            <w:r w:rsidRPr="00363D13">
              <w:t>NA</w:t>
            </w:r>
          </w:p>
        </w:tc>
        <w:tc>
          <w:tcPr>
            <w:tcW w:w="1072" w:type="dxa"/>
            <w:noWrap/>
            <w:hideMark/>
          </w:tcPr>
          <w:p w14:paraId="52F349A5" w14:textId="02941BCD" w:rsidR="003C3F32" w:rsidRPr="00671662" w:rsidRDefault="003C3F32" w:rsidP="00671662">
            <w:pPr>
              <w:spacing w:line="240" w:lineRule="auto"/>
              <w:ind w:firstLine="0"/>
              <w:rPr>
                <w:bCs/>
              </w:rPr>
            </w:pPr>
            <w:r w:rsidRPr="00363D13">
              <w:t>NA</w:t>
            </w:r>
          </w:p>
        </w:tc>
        <w:tc>
          <w:tcPr>
            <w:tcW w:w="960" w:type="dxa"/>
            <w:noWrap/>
            <w:hideMark/>
          </w:tcPr>
          <w:p w14:paraId="5A5D1BB4" w14:textId="70F9F7F7" w:rsidR="003C3F32" w:rsidRPr="00671662" w:rsidRDefault="003C3F32" w:rsidP="00671662">
            <w:pPr>
              <w:spacing w:line="240" w:lineRule="auto"/>
              <w:ind w:firstLine="0"/>
              <w:rPr>
                <w:bCs/>
              </w:rPr>
            </w:pPr>
            <w:r w:rsidRPr="00363D13">
              <w:t>0.0005</w:t>
            </w:r>
          </w:p>
        </w:tc>
        <w:tc>
          <w:tcPr>
            <w:tcW w:w="1438" w:type="dxa"/>
            <w:noWrap/>
            <w:hideMark/>
          </w:tcPr>
          <w:p w14:paraId="40FC9D49" w14:textId="6D8B9919" w:rsidR="003C3F32" w:rsidRPr="00671662" w:rsidRDefault="003C3F32" w:rsidP="00671662">
            <w:pPr>
              <w:spacing w:line="240" w:lineRule="auto"/>
              <w:ind w:firstLine="0"/>
              <w:rPr>
                <w:bCs/>
              </w:rPr>
            </w:pPr>
            <w:r w:rsidRPr="00363D13">
              <w:t>NA</w:t>
            </w:r>
          </w:p>
        </w:tc>
        <w:tc>
          <w:tcPr>
            <w:tcW w:w="960" w:type="dxa"/>
            <w:noWrap/>
            <w:hideMark/>
          </w:tcPr>
          <w:p w14:paraId="22D32F6B" w14:textId="6645D393" w:rsidR="003C3F32" w:rsidRPr="00671662" w:rsidRDefault="003C3F32" w:rsidP="003C3F32">
            <w:pPr>
              <w:spacing w:line="240" w:lineRule="auto"/>
              <w:ind w:firstLine="0"/>
              <w:rPr>
                <w:bCs/>
              </w:rPr>
            </w:pPr>
            <w:r w:rsidRPr="00363D13">
              <w:t>4</w:t>
            </w:r>
          </w:p>
        </w:tc>
        <w:tc>
          <w:tcPr>
            <w:tcW w:w="960" w:type="dxa"/>
            <w:noWrap/>
            <w:hideMark/>
          </w:tcPr>
          <w:p w14:paraId="1ACED15F" w14:textId="2966986A" w:rsidR="003C3F32" w:rsidRPr="00671662" w:rsidRDefault="003C3F32" w:rsidP="003C3F32">
            <w:pPr>
              <w:spacing w:line="240" w:lineRule="auto"/>
              <w:ind w:firstLine="0"/>
              <w:rPr>
                <w:bCs/>
              </w:rPr>
            </w:pPr>
            <w:r w:rsidRPr="00363D13">
              <w:t>178</w:t>
            </w:r>
          </w:p>
        </w:tc>
        <w:tc>
          <w:tcPr>
            <w:tcW w:w="961" w:type="dxa"/>
            <w:noWrap/>
            <w:hideMark/>
          </w:tcPr>
          <w:p w14:paraId="0B42F784" w14:textId="07B3CFDF" w:rsidR="003C3F32" w:rsidRPr="00671662" w:rsidRDefault="003C3F32" w:rsidP="00671662">
            <w:pPr>
              <w:spacing w:line="240" w:lineRule="auto"/>
              <w:ind w:firstLine="0"/>
              <w:rPr>
                <w:bCs/>
              </w:rPr>
            </w:pPr>
            <w:r w:rsidRPr="00363D13">
              <w:t>-348.28</w:t>
            </w:r>
          </w:p>
        </w:tc>
        <w:tc>
          <w:tcPr>
            <w:tcW w:w="992" w:type="dxa"/>
            <w:noWrap/>
            <w:hideMark/>
          </w:tcPr>
          <w:p w14:paraId="231E39CD" w14:textId="108B97A1" w:rsidR="003C3F32" w:rsidRPr="00671662" w:rsidRDefault="003C3F32" w:rsidP="00671662">
            <w:pPr>
              <w:spacing w:line="240" w:lineRule="auto"/>
              <w:ind w:firstLine="0"/>
              <w:rPr>
                <w:bCs/>
              </w:rPr>
            </w:pPr>
            <w:r w:rsidRPr="00363D13">
              <w:t>14.41</w:t>
            </w:r>
          </w:p>
        </w:tc>
        <w:tc>
          <w:tcPr>
            <w:tcW w:w="993" w:type="dxa"/>
            <w:noWrap/>
            <w:hideMark/>
          </w:tcPr>
          <w:p w14:paraId="599C45D0" w14:textId="23AB6EE5" w:rsidR="003C3F32" w:rsidRPr="00671662" w:rsidRDefault="003C3F32" w:rsidP="00671662">
            <w:pPr>
              <w:spacing w:line="240" w:lineRule="auto"/>
              <w:ind w:firstLine="0"/>
              <w:rPr>
                <w:bCs/>
              </w:rPr>
            </w:pPr>
            <w:r w:rsidRPr="00363D13">
              <w:t>0.00</w:t>
            </w:r>
          </w:p>
        </w:tc>
      </w:tr>
      <w:tr w:rsidR="003C3F32" w:rsidRPr="00671662" w14:paraId="3DA317DF" w14:textId="77777777" w:rsidTr="003C3F32">
        <w:trPr>
          <w:trHeight w:val="300"/>
        </w:trPr>
        <w:tc>
          <w:tcPr>
            <w:tcW w:w="960" w:type="dxa"/>
            <w:noWrap/>
            <w:hideMark/>
          </w:tcPr>
          <w:p w14:paraId="395E54E0" w14:textId="1EBE28F4" w:rsidR="003C3F32" w:rsidRPr="00671662" w:rsidRDefault="003C3F32" w:rsidP="00671662">
            <w:pPr>
              <w:spacing w:line="240" w:lineRule="auto"/>
              <w:ind w:firstLine="0"/>
              <w:rPr>
                <w:bCs/>
              </w:rPr>
            </w:pPr>
            <w:r w:rsidRPr="00363D13">
              <w:t>6</w:t>
            </w:r>
          </w:p>
        </w:tc>
        <w:tc>
          <w:tcPr>
            <w:tcW w:w="1145" w:type="dxa"/>
            <w:noWrap/>
            <w:hideMark/>
          </w:tcPr>
          <w:p w14:paraId="72EADC1B" w14:textId="2B885C34" w:rsidR="003C3F32" w:rsidRPr="00671662" w:rsidRDefault="003C3F32" w:rsidP="00671662">
            <w:pPr>
              <w:spacing w:line="240" w:lineRule="auto"/>
              <w:ind w:firstLine="0"/>
              <w:rPr>
                <w:bCs/>
              </w:rPr>
            </w:pPr>
            <w:r w:rsidRPr="00363D13">
              <w:t>0.1409</w:t>
            </w:r>
          </w:p>
        </w:tc>
        <w:tc>
          <w:tcPr>
            <w:tcW w:w="1340" w:type="dxa"/>
            <w:noWrap/>
            <w:hideMark/>
          </w:tcPr>
          <w:p w14:paraId="370AE3A2" w14:textId="7DDA8E8F" w:rsidR="003C3F32" w:rsidRPr="00671662" w:rsidRDefault="003C3F32" w:rsidP="00671662">
            <w:pPr>
              <w:spacing w:line="240" w:lineRule="auto"/>
              <w:ind w:firstLine="0"/>
              <w:rPr>
                <w:bCs/>
              </w:rPr>
            </w:pPr>
            <w:r w:rsidRPr="00363D13">
              <w:t>NA</w:t>
            </w:r>
          </w:p>
        </w:tc>
        <w:tc>
          <w:tcPr>
            <w:tcW w:w="1072" w:type="dxa"/>
            <w:noWrap/>
            <w:hideMark/>
          </w:tcPr>
          <w:p w14:paraId="37CB8004" w14:textId="31EA8BCF" w:rsidR="003C3F32" w:rsidRPr="00671662" w:rsidRDefault="003C3F32" w:rsidP="00671662">
            <w:pPr>
              <w:spacing w:line="240" w:lineRule="auto"/>
              <w:ind w:firstLine="0"/>
              <w:rPr>
                <w:bCs/>
              </w:rPr>
            </w:pPr>
            <w:r w:rsidRPr="00363D13">
              <w:t>0.0000</w:t>
            </w:r>
          </w:p>
        </w:tc>
        <w:tc>
          <w:tcPr>
            <w:tcW w:w="960" w:type="dxa"/>
            <w:noWrap/>
            <w:hideMark/>
          </w:tcPr>
          <w:p w14:paraId="14FADBD8" w14:textId="0C9F0EA5" w:rsidR="003C3F32" w:rsidRPr="00671662" w:rsidRDefault="003C3F32" w:rsidP="00671662">
            <w:pPr>
              <w:spacing w:line="240" w:lineRule="auto"/>
              <w:ind w:firstLine="0"/>
              <w:rPr>
                <w:bCs/>
              </w:rPr>
            </w:pPr>
            <w:r w:rsidRPr="00363D13">
              <w:t>NA</w:t>
            </w:r>
          </w:p>
        </w:tc>
        <w:tc>
          <w:tcPr>
            <w:tcW w:w="1438" w:type="dxa"/>
            <w:noWrap/>
            <w:hideMark/>
          </w:tcPr>
          <w:p w14:paraId="76D09E65" w14:textId="4CE7DF61" w:rsidR="003C3F32" w:rsidRPr="00671662" w:rsidRDefault="003C3F32" w:rsidP="00671662">
            <w:pPr>
              <w:spacing w:line="240" w:lineRule="auto"/>
              <w:ind w:firstLine="0"/>
              <w:rPr>
                <w:bCs/>
              </w:rPr>
            </w:pPr>
            <w:r w:rsidRPr="00363D13">
              <w:t>NA</w:t>
            </w:r>
          </w:p>
        </w:tc>
        <w:tc>
          <w:tcPr>
            <w:tcW w:w="960" w:type="dxa"/>
            <w:noWrap/>
            <w:hideMark/>
          </w:tcPr>
          <w:p w14:paraId="4FA98499" w14:textId="1FD28DB7" w:rsidR="003C3F32" w:rsidRPr="00671662" w:rsidRDefault="003C3F32" w:rsidP="003C3F32">
            <w:pPr>
              <w:spacing w:line="240" w:lineRule="auto"/>
              <w:ind w:firstLine="0"/>
              <w:rPr>
                <w:bCs/>
              </w:rPr>
            </w:pPr>
            <w:r w:rsidRPr="00363D13">
              <w:t>4</w:t>
            </w:r>
          </w:p>
        </w:tc>
        <w:tc>
          <w:tcPr>
            <w:tcW w:w="960" w:type="dxa"/>
            <w:noWrap/>
            <w:hideMark/>
          </w:tcPr>
          <w:p w14:paraId="3550C96F" w14:textId="28FBD15E" w:rsidR="003C3F32" w:rsidRPr="00671662" w:rsidRDefault="003C3F32" w:rsidP="003C3F32">
            <w:pPr>
              <w:spacing w:line="240" w:lineRule="auto"/>
              <w:ind w:firstLine="0"/>
              <w:rPr>
                <w:bCs/>
              </w:rPr>
            </w:pPr>
            <w:r w:rsidRPr="00363D13">
              <w:t>177</w:t>
            </w:r>
          </w:p>
        </w:tc>
        <w:tc>
          <w:tcPr>
            <w:tcW w:w="961" w:type="dxa"/>
            <w:noWrap/>
            <w:hideMark/>
          </w:tcPr>
          <w:p w14:paraId="774C77B8" w14:textId="0D237B25" w:rsidR="003C3F32" w:rsidRPr="00671662" w:rsidRDefault="003C3F32" w:rsidP="00671662">
            <w:pPr>
              <w:spacing w:line="240" w:lineRule="auto"/>
              <w:ind w:firstLine="0"/>
              <w:rPr>
                <w:bCs/>
              </w:rPr>
            </w:pPr>
            <w:r w:rsidRPr="00363D13">
              <w:t>-345.48</w:t>
            </w:r>
          </w:p>
        </w:tc>
        <w:tc>
          <w:tcPr>
            <w:tcW w:w="992" w:type="dxa"/>
            <w:noWrap/>
            <w:hideMark/>
          </w:tcPr>
          <w:p w14:paraId="4B99CA39" w14:textId="6EF6D34C" w:rsidR="003C3F32" w:rsidRPr="00671662" w:rsidRDefault="003C3F32" w:rsidP="00671662">
            <w:pPr>
              <w:spacing w:line="240" w:lineRule="auto"/>
              <w:ind w:firstLine="0"/>
              <w:rPr>
                <w:bCs/>
              </w:rPr>
            </w:pPr>
            <w:r w:rsidRPr="00363D13">
              <w:t>17.20</w:t>
            </w:r>
          </w:p>
        </w:tc>
        <w:tc>
          <w:tcPr>
            <w:tcW w:w="993" w:type="dxa"/>
            <w:noWrap/>
            <w:hideMark/>
          </w:tcPr>
          <w:p w14:paraId="65EFDAA0" w14:textId="56D13061" w:rsidR="003C3F32" w:rsidRPr="00671662" w:rsidRDefault="003C3F32" w:rsidP="00671662">
            <w:pPr>
              <w:spacing w:line="240" w:lineRule="auto"/>
              <w:ind w:firstLine="0"/>
              <w:rPr>
                <w:bCs/>
              </w:rPr>
            </w:pPr>
            <w:r w:rsidRPr="00363D13">
              <w:t>0.00</w:t>
            </w:r>
          </w:p>
        </w:tc>
      </w:tr>
      <w:tr w:rsidR="003C3F32" w:rsidRPr="00671662" w14:paraId="7E471F65" w14:textId="77777777" w:rsidTr="003C3F32">
        <w:trPr>
          <w:trHeight w:val="300"/>
        </w:trPr>
        <w:tc>
          <w:tcPr>
            <w:tcW w:w="960" w:type="dxa"/>
            <w:noWrap/>
            <w:hideMark/>
          </w:tcPr>
          <w:p w14:paraId="34D7A77F" w14:textId="716600C9" w:rsidR="003C3F32" w:rsidRPr="00671662" w:rsidRDefault="003C3F32" w:rsidP="00671662">
            <w:pPr>
              <w:spacing w:line="240" w:lineRule="auto"/>
              <w:ind w:firstLine="0"/>
              <w:rPr>
                <w:bCs/>
              </w:rPr>
            </w:pPr>
            <w:r w:rsidRPr="00363D13">
              <w:t>3</w:t>
            </w:r>
          </w:p>
        </w:tc>
        <w:tc>
          <w:tcPr>
            <w:tcW w:w="1145" w:type="dxa"/>
            <w:noWrap/>
            <w:hideMark/>
          </w:tcPr>
          <w:p w14:paraId="504172AD" w14:textId="360E0F49" w:rsidR="003C3F32" w:rsidRPr="00671662" w:rsidRDefault="003C3F32" w:rsidP="00671662">
            <w:pPr>
              <w:spacing w:line="240" w:lineRule="auto"/>
              <w:ind w:firstLine="0"/>
              <w:rPr>
                <w:bCs/>
              </w:rPr>
            </w:pPr>
            <w:r w:rsidRPr="00363D13">
              <w:t>0.2022</w:t>
            </w:r>
          </w:p>
        </w:tc>
        <w:tc>
          <w:tcPr>
            <w:tcW w:w="1340" w:type="dxa"/>
            <w:noWrap/>
            <w:hideMark/>
          </w:tcPr>
          <w:p w14:paraId="79D931E2" w14:textId="7F02B6A4" w:rsidR="003C3F32" w:rsidRPr="00671662" w:rsidRDefault="003C3F32" w:rsidP="00671662">
            <w:pPr>
              <w:spacing w:line="240" w:lineRule="auto"/>
              <w:ind w:firstLine="0"/>
              <w:rPr>
                <w:bCs/>
              </w:rPr>
            </w:pPr>
            <w:r w:rsidRPr="00363D13">
              <w:t>-0.0029</w:t>
            </w:r>
          </w:p>
        </w:tc>
        <w:tc>
          <w:tcPr>
            <w:tcW w:w="1072" w:type="dxa"/>
            <w:noWrap/>
            <w:hideMark/>
          </w:tcPr>
          <w:p w14:paraId="1C5B9F8B" w14:textId="0E13E390" w:rsidR="003C3F32" w:rsidRPr="00671662" w:rsidRDefault="003C3F32" w:rsidP="00671662">
            <w:pPr>
              <w:spacing w:line="240" w:lineRule="auto"/>
              <w:ind w:firstLine="0"/>
              <w:rPr>
                <w:bCs/>
              </w:rPr>
            </w:pPr>
            <w:r w:rsidRPr="00363D13">
              <w:t>0.0000</w:t>
            </w:r>
          </w:p>
        </w:tc>
        <w:tc>
          <w:tcPr>
            <w:tcW w:w="960" w:type="dxa"/>
            <w:noWrap/>
            <w:hideMark/>
          </w:tcPr>
          <w:p w14:paraId="02045551" w14:textId="27E6EB57" w:rsidR="003C3F32" w:rsidRPr="00671662" w:rsidRDefault="003C3F32" w:rsidP="00671662">
            <w:pPr>
              <w:spacing w:line="240" w:lineRule="auto"/>
              <w:ind w:firstLine="0"/>
              <w:rPr>
                <w:bCs/>
              </w:rPr>
            </w:pPr>
            <w:r w:rsidRPr="00363D13">
              <w:t>NA</w:t>
            </w:r>
          </w:p>
        </w:tc>
        <w:tc>
          <w:tcPr>
            <w:tcW w:w="1438" w:type="dxa"/>
            <w:noWrap/>
            <w:hideMark/>
          </w:tcPr>
          <w:p w14:paraId="7B49B247" w14:textId="6BD4B152" w:rsidR="003C3F32" w:rsidRPr="00671662" w:rsidRDefault="003C3F32" w:rsidP="00671662">
            <w:pPr>
              <w:spacing w:line="240" w:lineRule="auto"/>
              <w:ind w:firstLine="0"/>
              <w:rPr>
                <w:bCs/>
              </w:rPr>
            </w:pPr>
            <w:r w:rsidRPr="00363D13">
              <w:t>NA</w:t>
            </w:r>
          </w:p>
        </w:tc>
        <w:tc>
          <w:tcPr>
            <w:tcW w:w="960" w:type="dxa"/>
            <w:noWrap/>
            <w:hideMark/>
          </w:tcPr>
          <w:p w14:paraId="79338D72" w14:textId="6B935AC1" w:rsidR="003C3F32" w:rsidRPr="00671662" w:rsidRDefault="003C3F32" w:rsidP="003C3F32">
            <w:pPr>
              <w:spacing w:line="240" w:lineRule="auto"/>
              <w:ind w:firstLine="0"/>
              <w:rPr>
                <w:bCs/>
              </w:rPr>
            </w:pPr>
            <w:r w:rsidRPr="00363D13">
              <w:t>5</w:t>
            </w:r>
          </w:p>
        </w:tc>
        <w:tc>
          <w:tcPr>
            <w:tcW w:w="960" w:type="dxa"/>
            <w:noWrap/>
            <w:hideMark/>
          </w:tcPr>
          <w:p w14:paraId="49C64433" w14:textId="5F9BC396" w:rsidR="003C3F32" w:rsidRPr="00671662" w:rsidRDefault="003C3F32" w:rsidP="003C3F32">
            <w:pPr>
              <w:spacing w:line="240" w:lineRule="auto"/>
              <w:ind w:firstLine="0"/>
              <w:rPr>
                <w:bCs/>
              </w:rPr>
            </w:pPr>
            <w:r w:rsidRPr="00363D13">
              <w:t>172</w:t>
            </w:r>
          </w:p>
        </w:tc>
        <w:tc>
          <w:tcPr>
            <w:tcW w:w="961" w:type="dxa"/>
            <w:noWrap/>
            <w:hideMark/>
          </w:tcPr>
          <w:p w14:paraId="5633470C" w14:textId="4EEADA70" w:rsidR="003C3F32" w:rsidRPr="00671662" w:rsidRDefault="003C3F32" w:rsidP="00671662">
            <w:pPr>
              <w:spacing w:line="240" w:lineRule="auto"/>
              <w:ind w:firstLine="0"/>
              <w:rPr>
                <w:bCs/>
              </w:rPr>
            </w:pPr>
            <w:r w:rsidRPr="00363D13">
              <w:t>-334.48</w:t>
            </w:r>
          </w:p>
        </w:tc>
        <w:tc>
          <w:tcPr>
            <w:tcW w:w="992" w:type="dxa"/>
            <w:noWrap/>
            <w:hideMark/>
          </w:tcPr>
          <w:p w14:paraId="08396E21" w14:textId="5DBA8903" w:rsidR="003C3F32" w:rsidRPr="00671662" w:rsidRDefault="003C3F32" w:rsidP="00671662">
            <w:pPr>
              <w:spacing w:line="240" w:lineRule="auto"/>
              <w:ind w:firstLine="0"/>
              <w:rPr>
                <w:bCs/>
              </w:rPr>
            </w:pPr>
            <w:r w:rsidRPr="00363D13">
              <w:t>28.21</w:t>
            </w:r>
          </w:p>
        </w:tc>
        <w:tc>
          <w:tcPr>
            <w:tcW w:w="993" w:type="dxa"/>
            <w:noWrap/>
            <w:hideMark/>
          </w:tcPr>
          <w:p w14:paraId="1E42A881" w14:textId="6DF6087C" w:rsidR="003C3F32" w:rsidRPr="00671662" w:rsidRDefault="003C3F32" w:rsidP="00671662">
            <w:pPr>
              <w:spacing w:line="240" w:lineRule="auto"/>
              <w:ind w:firstLine="0"/>
              <w:rPr>
                <w:bCs/>
              </w:rPr>
            </w:pPr>
            <w:r w:rsidRPr="00363D13">
              <w:t>0.00</w:t>
            </w:r>
          </w:p>
        </w:tc>
      </w:tr>
      <w:tr w:rsidR="003C3F32" w:rsidRPr="00671662" w14:paraId="562E5401" w14:textId="77777777" w:rsidTr="003C3F32">
        <w:trPr>
          <w:trHeight w:val="300"/>
        </w:trPr>
        <w:tc>
          <w:tcPr>
            <w:tcW w:w="960" w:type="dxa"/>
            <w:noWrap/>
            <w:hideMark/>
          </w:tcPr>
          <w:p w14:paraId="098C7149" w14:textId="149A1644" w:rsidR="003C3F32" w:rsidRPr="00671662" w:rsidRDefault="003C3F32" w:rsidP="00671662">
            <w:pPr>
              <w:spacing w:line="240" w:lineRule="auto"/>
              <w:ind w:firstLine="0"/>
              <w:rPr>
                <w:bCs/>
              </w:rPr>
            </w:pPr>
            <w:r w:rsidRPr="00363D13">
              <w:t>5</w:t>
            </w:r>
          </w:p>
        </w:tc>
        <w:tc>
          <w:tcPr>
            <w:tcW w:w="1145" w:type="dxa"/>
            <w:noWrap/>
            <w:hideMark/>
          </w:tcPr>
          <w:p w14:paraId="6BE2C047" w14:textId="3275A4E0" w:rsidR="003C3F32" w:rsidRPr="00671662" w:rsidRDefault="003C3F32" w:rsidP="00671662">
            <w:pPr>
              <w:spacing w:line="240" w:lineRule="auto"/>
              <w:ind w:firstLine="0"/>
              <w:rPr>
                <w:bCs/>
              </w:rPr>
            </w:pPr>
            <w:r w:rsidRPr="00363D13">
              <w:t>0.2022</w:t>
            </w:r>
          </w:p>
        </w:tc>
        <w:tc>
          <w:tcPr>
            <w:tcW w:w="1340" w:type="dxa"/>
            <w:noWrap/>
            <w:hideMark/>
          </w:tcPr>
          <w:p w14:paraId="74F75DEC" w14:textId="2FFE586B" w:rsidR="003C3F32" w:rsidRPr="00671662" w:rsidRDefault="003C3F32" w:rsidP="00671662">
            <w:pPr>
              <w:spacing w:line="240" w:lineRule="auto"/>
              <w:ind w:firstLine="0"/>
              <w:rPr>
                <w:bCs/>
              </w:rPr>
            </w:pPr>
            <w:r w:rsidRPr="00363D13">
              <w:t>-0.0029</w:t>
            </w:r>
          </w:p>
        </w:tc>
        <w:tc>
          <w:tcPr>
            <w:tcW w:w="1072" w:type="dxa"/>
            <w:noWrap/>
            <w:hideMark/>
          </w:tcPr>
          <w:p w14:paraId="50DB29C9" w14:textId="5828B477" w:rsidR="003C3F32" w:rsidRPr="00671662" w:rsidRDefault="003C3F32" w:rsidP="00671662">
            <w:pPr>
              <w:spacing w:line="240" w:lineRule="auto"/>
              <w:ind w:firstLine="0"/>
              <w:rPr>
                <w:bCs/>
              </w:rPr>
            </w:pPr>
            <w:r w:rsidRPr="00363D13">
              <w:t>0.0000</w:t>
            </w:r>
          </w:p>
        </w:tc>
        <w:tc>
          <w:tcPr>
            <w:tcW w:w="960" w:type="dxa"/>
            <w:noWrap/>
            <w:hideMark/>
          </w:tcPr>
          <w:p w14:paraId="02DED206" w14:textId="168C4E3F" w:rsidR="003C3F32" w:rsidRPr="00671662" w:rsidRDefault="003C3F32" w:rsidP="00671662">
            <w:pPr>
              <w:spacing w:line="240" w:lineRule="auto"/>
              <w:ind w:firstLine="0"/>
              <w:rPr>
                <w:bCs/>
              </w:rPr>
            </w:pPr>
            <w:r w:rsidRPr="00363D13">
              <w:t>NA</w:t>
            </w:r>
          </w:p>
        </w:tc>
        <w:tc>
          <w:tcPr>
            <w:tcW w:w="1438" w:type="dxa"/>
            <w:noWrap/>
            <w:hideMark/>
          </w:tcPr>
          <w:p w14:paraId="392BE707" w14:textId="36CFD85F" w:rsidR="003C3F32" w:rsidRPr="00671662" w:rsidRDefault="003C3F32" w:rsidP="00671662">
            <w:pPr>
              <w:spacing w:line="240" w:lineRule="auto"/>
              <w:ind w:firstLine="0"/>
              <w:rPr>
                <w:bCs/>
              </w:rPr>
            </w:pPr>
            <w:r w:rsidRPr="00363D13">
              <w:t>NA</w:t>
            </w:r>
          </w:p>
        </w:tc>
        <w:tc>
          <w:tcPr>
            <w:tcW w:w="960" w:type="dxa"/>
            <w:noWrap/>
            <w:hideMark/>
          </w:tcPr>
          <w:p w14:paraId="251607DD" w14:textId="0F0D7D93" w:rsidR="003C3F32" w:rsidRPr="00671662" w:rsidRDefault="003C3F32" w:rsidP="003C3F32">
            <w:pPr>
              <w:spacing w:line="240" w:lineRule="auto"/>
              <w:ind w:firstLine="0"/>
              <w:rPr>
                <w:bCs/>
              </w:rPr>
            </w:pPr>
            <w:r w:rsidRPr="00363D13">
              <w:t>5</w:t>
            </w:r>
          </w:p>
        </w:tc>
        <w:tc>
          <w:tcPr>
            <w:tcW w:w="960" w:type="dxa"/>
            <w:noWrap/>
            <w:hideMark/>
          </w:tcPr>
          <w:p w14:paraId="59387F4D" w14:textId="75AB336C" w:rsidR="003C3F32" w:rsidRPr="00671662" w:rsidRDefault="003C3F32" w:rsidP="003C3F32">
            <w:pPr>
              <w:spacing w:line="240" w:lineRule="auto"/>
              <w:ind w:firstLine="0"/>
              <w:rPr>
                <w:bCs/>
              </w:rPr>
            </w:pPr>
            <w:r w:rsidRPr="00363D13">
              <w:t>172</w:t>
            </w:r>
          </w:p>
        </w:tc>
        <w:tc>
          <w:tcPr>
            <w:tcW w:w="961" w:type="dxa"/>
            <w:noWrap/>
            <w:hideMark/>
          </w:tcPr>
          <w:p w14:paraId="67789AE4" w14:textId="05333EF7" w:rsidR="003C3F32" w:rsidRPr="00671662" w:rsidRDefault="003C3F32" w:rsidP="00671662">
            <w:pPr>
              <w:spacing w:line="240" w:lineRule="auto"/>
              <w:ind w:firstLine="0"/>
              <w:rPr>
                <w:bCs/>
              </w:rPr>
            </w:pPr>
            <w:r w:rsidRPr="00363D13">
              <w:t>-334.48</w:t>
            </w:r>
          </w:p>
        </w:tc>
        <w:tc>
          <w:tcPr>
            <w:tcW w:w="992" w:type="dxa"/>
            <w:noWrap/>
            <w:hideMark/>
          </w:tcPr>
          <w:p w14:paraId="18DB0894" w14:textId="06AC6A52" w:rsidR="003C3F32" w:rsidRPr="00671662" w:rsidRDefault="003C3F32" w:rsidP="00671662">
            <w:pPr>
              <w:spacing w:line="240" w:lineRule="auto"/>
              <w:ind w:firstLine="0"/>
              <w:rPr>
                <w:bCs/>
              </w:rPr>
            </w:pPr>
            <w:r w:rsidRPr="00363D13">
              <w:t>28.21</w:t>
            </w:r>
          </w:p>
        </w:tc>
        <w:tc>
          <w:tcPr>
            <w:tcW w:w="993" w:type="dxa"/>
            <w:noWrap/>
            <w:hideMark/>
          </w:tcPr>
          <w:p w14:paraId="25E4D0E3" w14:textId="47B035FC" w:rsidR="003C3F32" w:rsidRPr="00671662" w:rsidRDefault="003C3F32" w:rsidP="00671662">
            <w:pPr>
              <w:spacing w:line="240" w:lineRule="auto"/>
              <w:ind w:firstLine="0"/>
              <w:rPr>
                <w:bCs/>
              </w:rPr>
            </w:pPr>
            <w:r w:rsidRPr="00363D13">
              <w:t>0.00</w:t>
            </w:r>
          </w:p>
        </w:tc>
      </w:tr>
      <w:tr w:rsidR="003C3F32" w:rsidRPr="00671662" w14:paraId="291CC615" w14:textId="77777777" w:rsidTr="003C3F32">
        <w:trPr>
          <w:trHeight w:val="300"/>
        </w:trPr>
        <w:tc>
          <w:tcPr>
            <w:tcW w:w="960" w:type="dxa"/>
            <w:noWrap/>
            <w:hideMark/>
          </w:tcPr>
          <w:p w14:paraId="4A598567" w14:textId="6C75200E" w:rsidR="003C3F32" w:rsidRPr="00671662" w:rsidRDefault="003C3F32" w:rsidP="00671662">
            <w:pPr>
              <w:spacing w:line="240" w:lineRule="auto"/>
              <w:ind w:firstLine="0"/>
              <w:rPr>
                <w:bCs/>
              </w:rPr>
            </w:pPr>
            <w:r w:rsidRPr="00363D13">
              <w:t>4</w:t>
            </w:r>
          </w:p>
        </w:tc>
        <w:tc>
          <w:tcPr>
            <w:tcW w:w="1145" w:type="dxa"/>
            <w:noWrap/>
            <w:hideMark/>
          </w:tcPr>
          <w:p w14:paraId="675F8E7E" w14:textId="2C33D0D3" w:rsidR="003C3F32" w:rsidRPr="00671662" w:rsidRDefault="003C3F32" w:rsidP="00671662">
            <w:pPr>
              <w:spacing w:line="240" w:lineRule="auto"/>
              <w:ind w:firstLine="0"/>
              <w:rPr>
                <w:bCs/>
              </w:rPr>
            </w:pPr>
            <w:r w:rsidRPr="00363D13">
              <w:t>0.1371</w:t>
            </w:r>
          </w:p>
        </w:tc>
        <w:tc>
          <w:tcPr>
            <w:tcW w:w="1340" w:type="dxa"/>
            <w:noWrap/>
            <w:hideMark/>
          </w:tcPr>
          <w:p w14:paraId="57EA5BF4" w14:textId="394CFBD6" w:rsidR="003C3F32" w:rsidRPr="00671662" w:rsidRDefault="003C3F32" w:rsidP="00671662">
            <w:pPr>
              <w:spacing w:line="240" w:lineRule="auto"/>
              <w:ind w:firstLine="0"/>
              <w:rPr>
                <w:bCs/>
              </w:rPr>
            </w:pPr>
            <w:r w:rsidRPr="00363D13">
              <w:t>NA</w:t>
            </w:r>
          </w:p>
        </w:tc>
        <w:tc>
          <w:tcPr>
            <w:tcW w:w="1072" w:type="dxa"/>
            <w:noWrap/>
            <w:hideMark/>
          </w:tcPr>
          <w:p w14:paraId="54D673DC" w14:textId="391FE574" w:rsidR="003C3F32" w:rsidRPr="00671662" w:rsidRDefault="003C3F32" w:rsidP="00671662">
            <w:pPr>
              <w:spacing w:line="240" w:lineRule="auto"/>
              <w:ind w:firstLine="0"/>
              <w:rPr>
                <w:bCs/>
              </w:rPr>
            </w:pPr>
            <w:r w:rsidRPr="00363D13">
              <w:t>0.0000</w:t>
            </w:r>
          </w:p>
        </w:tc>
        <w:tc>
          <w:tcPr>
            <w:tcW w:w="960" w:type="dxa"/>
            <w:noWrap/>
            <w:hideMark/>
          </w:tcPr>
          <w:p w14:paraId="42279F0E" w14:textId="328490EF" w:rsidR="003C3F32" w:rsidRPr="00671662" w:rsidRDefault="003C3F32" w:rsidP="00671662">
            <w:pPr>
              <w:spacing w:line="240" w:lineRule="auto"/>
              <w:ind w:firstLine="0"/>
              <w:rPr>
                <w:bCs/>
              </w:rPr>
            </w:pPr>
            <w:r w:rsidRPr="00363D13">
              <w:t>0.0004</w:t>
            </w:r>
          </w:p>
        </w:tc>
        <w:tc>
          <w:tcPr>
            <w:tcW w:w="1438" w:type="dxa"/>
            <w:noWrap/>
            <w:hideMark/>
          </w:tcPr>
          <w:p w14:paraId="050DB7A7" w14:textId="2DABBAF9" w:rsidR="003C3F32" w:rsidRPr="00671662" w:rsidRDefault="003C3F32" w:rsidP="00671662">
            <w:pPr>
              <w:spacing w:line="240" w:lineRule="auto"/>
              <w:ind w:firstLine="0"/>
              <w:rPr>
                <w:bCs/>
              </w:rPr>
            </w:pPr>
            <w:r w:rsidRPr="00363D13">
              <w:t>NA</w:t>
            </w:r>
          </w:p>
        </w:tc>
        <w:tc>
          <w:tcPr>
            <w:tcW w:w="960" w:type="dxa"/>
            <w:noWrap/>
            <w:hideMark/>
          </w:tcPr>
          <w:p w14:paraId="320EE071" w14:textId="1397339E" w:rsidR="003C3F32" w:rsidRPr="00671662" w:rsidRDefault="003C3F32" w:rsidP="003C3F32">
            <w:pPr>
              <w:spacing w:line="240" w:lineRule="auto"/>
              <w:ind w:firstLine="0"/>
              <w:rPr>
                <w:bCs/>
              </w:rPr>
            </w:pPr>
            <w:r w:rsidRPr="00363D13">
              <w:t>5</w:t>
            </w:r>
          </w:p>
        </w:tc>
        <w:tc>
          <w:tcPr>
            <w:tcW w:w="960" w:type="dxa"/>
            <w:noWrap/>
            <w:hideMark/>
          </w:tcPr>
          <w:p w14:paraId="7FC525E4" w14:textId="43E09F95" w:rsidR="003C3F32" w:rsidRPr="00671662" w:rsidRDefault="003C3F32" w:rsidP="003C3F32">
            <w:pPr>
              <w:spacing w:line="240" w:lineRule="auto"/>
              <w:ind w:firstLine="0"/>
              <w:rPr>
                <w:bCs/>
              </w:rPr>
            </w:pPr>
            <w:r w:rsidRPr="00363D13">
              <w:t>170</w:t>
            </w:r>
          </w:p>
        </w:tc>
        <w:tc>
          <w:tcPr>
            <w:tcW w:w="961" w:type="dxa"/>
            <w:noWrap/>
            <w:hideMark/>
          </w:tcPr>
          <w:p w14:paraId="494B89AC" w14:textId="69A3E8C2" w:rsidR="003C3F32" w:rsidRPr="00671662" w:rsidRDefault="003C3F32" w:rsidP="00671662">
            <w:pPr>
              <w:spacing w:line="240" w:lineRule="auto"/>
              <w:ind w:firstLine="0"/>
              <w:rPr>
                <w:bCs/>
              </w:rPr>
            </w:pPr>
            <w:r w:rsidRPr="00363D13">
              <w:t>-330.24</w:t>
            </w:r>
          </w:p>
        </w:tc>
        <w:tc>
          <w:tcPr>
            <w:tcW w:w="992" w:type="dxa"/>
            <w:noWrap/>
            <w:hideMark/>
          </w:tcPr>
          <w:p w14:paraId="71ED7043" w14:textId="42B026EB" w:rsidR="003C3F32" w:rsidRPr="00671662" w:rsidRDefault="003C3F32" w:rsidP="00671662">
            <w:pPr>
              <w:spacing w:line="240" w:lineRule="auto"/>
              <w:ind w:firstLine="0"/>
              <w:rPr>
                <w:bCs/>
              </w:rPr>
            </w:pPr>
            <w:r w:rsidRPr="00363D13">
              <w:t>32.44</w:t>
            </w:r>
          </w:p>
        </w:tc>
        <w:tc>
          <w:tcPr>
            <w:tcW w:w="993" w:type="dxa"/>
            <w:noWrap/>
            <w:hideMark/>
          </w:tcPr>
          <w:p w14:paraId="3CF89FF1" w14:textId="623317DB" w:rsidR="003C3F32" w:rsidRPr="00671662" w:rsidRDefault="003C3F32" w:rsidP="00671662">
            <w:pPr>
              <w:spacing w:line="240" w:lineRule="auto"/>
              <w:ind w:firstLine="0"/>
              <w:rPr>
                <w:bCs/>
              </w:rPr>
            </w:pPr>
            <w:r w:rsidRPr="00363D13">
              <w:t>0.00</w:t>
            </w:r>
          </w:p>
        </w:tc>
      </w:tr>
      <w:tr w:rsidR="003C3F32" w:rsidRPr="00671662" w14:paraId="25D54E00" w14:textId="77777777" w:rsidTr="003C3F32">
        <w:trPr>
          <w:trHeight w:val="300"/>
        </w:trPr>
        <w:tc>
          <w:tcPr>
            <w:tcW w:w="960" w:type="dxa"/>
            <w:noWrap/>
            <w:hideMark/>
          </w:tcPr>
          <w:p w14:paraId="4FE7CBD3" w14:textId="3D4447B1" w:rsidR="003C3F32" w:rsidRPr="00671662" w:rsidRDefault="003C3F32" w:rsidP="00671662">
            <w:pPr>
              <w:spacing w:line="240" w:lineRule="auto"/>
              <w:ind w:firstLine="0"/>
              <w:rPr>
                <w:bCs/>
              </w:rPr>
            </w:pPr>
            <w:r w:rsidRPr="00363D13">
              <w:t>2</w:t>
            </w:r>
          </w:p>
        </w:tc>
        <w:tc>
          <w:tcPr>
            <w:tcW w:w="1145" w:type="dxa"/>
            <w:noWrap/>
            <w:hideMark/>
          </w:tcPr>
          <w:p w14:paraId="0A834056" w14:textId="4D648D37" w:rsidR="003C3F32" w:rsidRPr="00671662" w:rsidRDefault="003C3F32" w:rsidP="00671662">
            <w:pPr>
              <w:spacing w:line="240" w:lineRule="auto"/>
              <w:ind w:firstLine="0"/>
              <w:rPr>
                <w:bCs/>
              </w:rPr>
            </w:pPr>
            <w:r w:rsidRPr="00363D13">
              <w:t>0.1864</w:t>
            </w:r>
          </w:p>
        </w:tc>
        <w:tc>
          <w:tcPr>
            <w:tcW w:w="1340" w:type="dxa"/>
            <w:noWrap/>
            <w:hideMark/>
          </w:tcPr>
          <w:p w14:paraId="6847DF2F" w14:textId="45B5E0B0" w:rsidR="003C3F32" w:rsidRPr="00671662" w:rsidRDefault="003C3F32" w:rsidP="00671662">
            <w:pPr>
              <w:spacing w:line="240" w:lineRule="auto"/>
              <w:ind w:firstLine="0"/>
              <w:rPr>
                <w:bCs/>
              </w:rPr>
            </w:pPr>
            <w:r w:rsidRPr="00363D13">
              <w:t>-0.0022</w:t>
            </w:r>
          </w:p>
        </w:tc>
        <w:tc>
          <w:tcPr>
            <w:tcW w:w="1072" w:type="dxa"/>
            <w:noWrap/>
            <w:hideMark/>
          </w:tcPr>
          <w:p w14:paraId="2849F3E7" w14:textId="6A9A9528" w:rsidR="003C3F32" w:rsidRPr="00671662" w:rsidRDefault="003C3F32" w:rsidP="00671662">
            <w:pPr>
              <w:spacing w:line="240" w:lineRule="auto"/>
              <w:ind w:firstLine="0"/>
              <w:rPr>
                <w:bCs/>
              </w:rPr>
            </w:pPr>
            <w:r w:rsidRPr="00363D13">
              <w:t>0.0000</w:t>
            </w:r>
          </w:p>
        </w:tc>
        <w:tc>
          <w:tcPr>
            <w:tcW w:w="960" w:type="dxa"/>
            <w:noWrap/>
            <w:hideMark/>
          </w:tcPr>
          <w:p w14:paraId="381EB8FD" w14:textId="3DB96849" w:rsidR="003C3F32" w:rsidRPr="00671662" w:rsidRDefault="003C3F32" w:rsidP="00671662">
            <w:pPr>
              <w:spacing w:line="240" w:lineRule="auto"/>
              <w:ind w:firstLine="0"/>
              <w:rPr>
                <w:bCs/>
              </w:rPr>
            </w:pPr>
            <w:r w:rsidRPr="00363D13">
              <w:t>0.0003</w:t>
            </w:r>
          </w:p>
        </w:tc>
        <w:tc>
          <w:tcPr>
            <w:tcW w:w="1438" w:type="dxa"/>
            <w:noWrap/>
            <w:hideMark/>
          </w:tcPr>
          <w:p w14:paraId="0DAB941C" w14:textId="690A7CA1" w:rsidR="003C3F32" w:rsidRPr="00671662" w:rsidRDefault="003C3F32" w:rsidP="00671662">
            <w:pPr>
              <w:spacing w:line="240" w:lineRule="auto"/>
              <w:ind w:firstLine="0"/>
              <w:rPr>
                <w:bCs/>
              </w:rPr>
            </w:pPr>
            <w:r w:rsidRPr="00363D13">
              <w:t>NA</w:t>
            </w:r>
          </w:p>
        </w:tc>
        <w:tc>
          <w:tcPr>
            <w:tcW w:w="960" w:type="dxa"/>
            <w:noWrap/>
            <w:hideMark/>
          </w:tcPr>
          <w:p w14:paraId="47C065C7" w14:textId="2AA3E541" w:rsidR="003C3F32" w:rsidRPr="00671662" w:rsidRDefault="003C3F32" w:rsidP="003C3F32">
            <w:pPr>
              <w:spacing w:line="240" w:lineRule="auto"/>
              <w:ind w:firstLine="0"/>
              <w:rPr>
                <w:bCs/>
              </w:rPr>
            </w:pPr>
            <w:r w:rsidRPr="00363D13">
              <w:t>6</w:t>
            </w:r>
          </w:p>
        </w:tc>
        <w:tc>
          <w:tcPr>
            <w:tcW w:w="960" w:type="dxa"/>
            <w:noWrap/>
            <w:hideMark/>
          </w:tcPr>
          <w:p w14:paraId="3B0D51AB" w14:textId="1B56FFCE" w:rsidR="003C3F32" w:rsidRPr="00671662" w:rsidRDefault="003C3F32" w:rsidP="003C3F32">
            <w:pPr>
              <w:spacing w:line="240" w:lineRule="auto"/>
              <w:ind w:firstLine="0"/>
              <w:rPr>
                <w:bCs/>
              </w:rPr>
            </w:pPr>
            <w:r w:rsidRPr="00363D13">
              <w:t>165</w:t>
            </w:r>
          </w:p>
        </w:tc>
        <w:tc>
          <w:tcPr>
            <w:tcW w:w="961" w:type="dxa"/>
            <w:noWrap/>
            <w:hideMark/>
          </w:tcPr>
          <w:p w14:paraId="0902E6D0" w14:textId="608BA2F2" w:rsidR="003C3F32" w:rsidRPr="00671662" w:rsidRDefault="003C3F32" w:rsidP="00671662">
            <w:pPr>
              <w:spacing w:line="240" w:lineRule="auto"/>
              <w:ind w:firstLine="0"/>
              <w:rPr>
                <w:bCs/>
              </w:rPr>
            </w:pPr>
            <w:r w:rsidRPr="00363D13">
              <w:t>-318.55</w:t>
            </w:r>
          </w:p>
        </w:tc>
        <w:tc>
          <w:tcPr>
            <w:tcW w:w="992" w:type="dxa"/>
            <w:noWrap/>
            <w:hideMark/>
          </w:tcPr>
          <w:p w14:paraId="4F5D7D4C" w14:textId="0C570D14" w:rsidR="003C3F32" w:rsidRPr="00671662" w:rsidRDefault="003C3F32" w:rsidP="00671662">
            <w:pPr>
              <w:spacing w:line="240" w:lineRule="auto"/>
              <w:ind w:firstLine="0"/>
              <w:rPr>
                <w:bCs/>
              </w:rPr>
            </w:pPr>
            <w:r w:rsidRPr="00363D13">
              <w:t>44.13</w:t>
            </w:r>
          </w:p>
        </w:tc>
        <w:tc>
          <w:tcPr>
            <w:tcW w:w="993" w:type="dxa"/>
            <w:noWrap/>
            <w:hideMark/>
          </w:tcPr>
          <w:p w14:paraId="509CAE3E" w14:textId="6A63BEE7" w:rsidR="003C3F32" w:rsidRPr="00671662" w:rsidRDefault="003C3F32" w:rsidP="00671662">
            <w:pPr>
              <w:spacing w:line="240" w:lineRule="auto"/>
              <w:ind w:firstLine="0"/>
              <w:rPr>
                <w:bCs/>
              </w:rPr>
            </w:pPr>
            <w:r w:rsidRPr="00363D13">
              <w:t>0.00</w:t>
            </w:r>
          </w:p>
        </w:tc>
      </w:tr>
      <w:tr w:rsidR="003C3F32" w:rsidRPr="00671662" w14:paraId="5B539895" w14:textId="77777777" w:rsidTr="003C3F32">
        <w:trPr>
          <w:trHeight w:val="300"/>
        </w:trPr>
        <w:tc>
          <w:tcPr>
            <w:tcW w:w="960" w:type="dxa"/>
            <w:noWrap/>
            <w:hideMark/>
          </w:tcPr>
          <w:p w14:paraId="031E28CD" w14:textId="78237C0F" w:rsidR="003C3F32" w:rsidRPr="00671662" w:rsidRDefault="003C3F32" w:rsidP="00671662">
            <w:pPr>
              <w:spacing w:line="240" w:lineRule="auto"/>
              <w:ind w:firstLine="0"/>
              <w:rPr>
                <w:bCs/>
              </w:rPr>
            </w:pPr>
            <w:r w:rsidRPr="00363D13">
              <w:t>1</w:t>
            </w:r>
          </w:p>
        </w:tc>
        <w:tc>
          <w:tcPr>
            <w:tcW w:w="1145" w:type="dxa"/>
            <w:noWrap/>
            <w:hideMark/>
          </w:tcPr>
          <w:p w14:paraId="370FE8EF" w14:textId="3A4A5BAE" w:rsidR="003C3F32" w:rsidRPr="00671662" w:rsidRDefault="003C3F32" w:rsidP="00671662">
            <w:pPr>
              <w:spacing w:line="240" w:lineRule="auto"/>
              <w:ind w:firstLine="0"/>
              <w:rPr>
                <w:bCs/>
              </w:rPr>
            </w:pPr>
            <w:r w:rsidRPr="00363D13">
              <w:t>0.1793</w:t>
            </w:r>
          </w:p>
        </w:tc>
        <w:tc>
          <w:tcPr>
            <w:tcW w:w="1340" w:type="dxa"/>
            <w:noWrap/>
            <w:hideMark/>
          </w:tcPr>
          <w:p w14:paraId="7867F5F6" w14:textId="4EF124E2" w:rsidR="003C3F32" w:rsidRPr="00671662" w:rsidRDefault="003C3F32" w:rsidP="00671662">
            <w:pPr>
              <w:spacing w:line="240" w:lineRule="auto"/>
              <w:ind w:firstLine="0"/>
              <w:rPr>
                <w:bCs/>
              </w:rPr>
            </w:pPr>
            <w:r w:rsidRPr="00363D13">
              <w:t>-0.0020</w:t>
            </w:r>
          </w:p>
        </w:tc>
        <w:tc>
          <w:tcPr>
            <w:tcW w:w="1072" w:type="dxa"/>
            <w:noWrap/>
            <w:hideMark/>
          </w:tcPr>
          <w:p w14:paraId="4753C6BE" w14:textId="4BB231E6" w:rsidR="003C3F32" w:rsidRPr="00671662" w:rsidRDefault="003C3F32" w:rsidP="00671662">
            <w:pPr>
              <w:spacing w:line="240" w:lineRule="auto"/>
              <w:ind w:firstLine="0"/>
              <w:rPr>
                <w:bCs/>
              </w:rPr>
            </w:pPr>
            <w:r w:rsidRPr="00363D13">
              <w:t>0.0000</w:t>
            </w:r>
          </w:p>
        </w:tc>
        <w:tc>
          <w:tcPr>
            <w:tcW w:w="960" w:type="dxa"/>
            <w:noWrap/>
            <w:hideMark/>
          </w:tcPr>
          <w:p w14:paraId="73FC41E9" w14:textId="10111BB7" w:rsidR="003C3F32" w:rsidRPr="00671662" w:rsidRDefault="003C3F32" w:rsidP="00671662">
            <w:pPr>
              <w:spacing w:line="240" w:lineRule="auto"/>
              <w:ind w:firstLine="0"/>
              <w:rPr>
                <w:bCs/>
              </w:rPr>
            </w:pPr>
            <w:r w:rsidRPr="00363D13">
              <w:t>-0.0916</w:t>
            </w:r>
          </w:p>
        </w:tc>
        <w:tc>
          <w:tcPr>
            <w:tcW w:w="1438" w:type="dxa"/>
            <w:noWrap/>
            <w:hideMark/>
          </w:tcPr>
          <w:p w14:paraId="2F796E26" w14:textId="53C6FBA1" w:rsidR="003C3F32" w:rsidRPr="00671662" w:rsidRDefault="003C3F32" w:rsidP="00671662">
            <w:pPr>
              <w:spacing w:line="240" w:lineRule="auto"/>
              <w:ind w:firstLine="0"/>
              <w:rPr>
                <w:bCs/>
              </w:rPr>
            </w:pPr>
            <w:r w:rsidRPr="00363D13">
              <w:t>0.0037</w:t>
            </w:r>
          </w:p>
        </w:tc>
        <w:tc>
          <w:tcPr>
            <w:tcW w:w="960" w:type="dxa"/>
            <w:noWrap/>
            <w:hideMark/>
          </w:tcPr>
          <w:p w14:paraId="2D1A8AC2" w14:textId="6C9EB292" w:rsidR="003C3F32" w:rsidRPr="00671662" w:rsidRDefault="003C3F32" w:rsidP="003C3F32">
            <w:pPr>
              <w:spacing w:line="240" w:lineRule="auto"/>
              <w:ind w:firstLine="0"/>
              <w:rPr>
                <w:bCs/>
              </w:rPr>
            </w:pPr>
            <w:r w:rsidRPr="00363D13">
              <w:t>7</w:t>
            </w:r>
          </w:p>
        </w:tc>
        <w:tc>
          <w:tcPr>
            <w:tcW w:w="960" w:type="dxa"/>
            <w:noWrap/>
            <w:hideMark/>
          </w:tcPr>
          <w:p w14:paraId="6E49F549" w14:textId="73A05228" w:rsidR="003C3F32" w:rsidRPr="00671662" w:rsidRDefault="003C3F32" w:rsidP="003C3F32">
            <w:pPr>
              <w:spacing w:line="240" w:lineRule="auto"/>
              <w:ind w:firstLine="0"/>
              <w:rPr>
                <w:bCs/>
              </w:rPr>
            </w:pPr>
            <w:r w:rsidRPr="00363D13">
              <w:t>161</w:t>
            </w:r>
          </w:p>
        </w:tc>
        <w:tc>
          <w:tcPr>
            <w:tcW w:w="961" w:type="dxa"/>
            <w:noWrap/>
            <w:hideMark/>
          </w:tcPr>
          <w:p w14:paraId="2653F64B" w14:textId="581FB392" w:rsidR="003C3F32" w:rsidRPr="00671662" w:rsidRDefault="003C3F32" w:rsidP="00671662">
            <w:pPr>
              <w:spacing w:line="240" w:lineRule="auto"/>
              <w:ind w:firstLine="0"/>
              <w:rPr>
                <w:bCs/>
              </w:rPr>
            </w:pPr>
            <w:r w:rsidRPr="00363D13">
              <w:t>-307.98</w:t>
            </w:r>
          </w:p>
        </w:tc>
        <w:tc>
          <w:tcPr>
            <w:tcW w:w="992" w:type="dxa"/>
            <w:noWrap/>
            <w:hideMark/>
          </w:tcPr>
          <w:p w14:paraId="7E1C6FFD" w14:textId="44589C10" w:rsidR="003C3F32" w:rsidRPr="00671662" w:rsidRDefault="003C3F32" w:rsidP="00671662">
            <w:pPr>
              <w:spacing w:line="240" w:lineRule="auto"/>
              <w:ind w:firstLine="0"/>
              <w:rPr>
                <w:bCs/>
              </w:rPr>
            </w:pPr>
            <w:r w:rsidRPr="00363D13">
              <w:t>54.71</w:t>
            </w:r>
          </w:p>
        </w:tc>
        <w:tc>
          <w:tcPr>
            <w:tcW w:w="993" w:type="dxa"/>
            <w:noWrap/>
            <w:hideMark/>
          </w:tcPr>
          <w:p w14:paraId="24012776" w14:textId="2E0CDD38" w:rsidR="003C3F32" w:rsidRPr="00671662" w:rsidRDefault="003C3F32" w:rsidP="00671662">
            <w:pPr>
              <w:spacing w:line="240" w:lineRule="auto"/>
              <w:ind w:firstLine="0"/>
              <w:rPr>
                <w:bCs/>
              </w:rPr>
            </w:pPr>
            <w:r w:rsidRPr="00363D13">
              <w:t>0.00</w:t>
            </w:r>
          </w:p>
        </w:tc>
      </w:tr>
    </w:tbl>
    <w:p w14:paraId="5223A094" w14:textId="77777777" w:rsidR="00671662" w:rsidRDefault="00671662" w:rsidP="003F55E8">
      <w:pPr>
        <w:spacing w:line="240" w:lineRule="auto"/>
        <w:ind w:firstLine="0"/>
        <w:rPr>
          <w:b/>
          <w:bCs/>
        </w:rPr>
      </w:pPr>
    </w:p>
    <w:p w14:paraId="3BD43864" w14:textId="77777777" w:rsidR="00671662" w:rsidRDefault="00671662" w:rsidP="003F55E8">
      <w:pPr>
        <w:spacing w:line="240" w:lineRule="auto"/>
        <w:ind w:firstLine="0"/>
        <w:rPr>
          <w:b/>
          <w:bCs/>
        </w:rPr>
      </w:pPr>
    </w:p>
    <w:p w14:paraId="014AFF41" w14:textId="77777777" w:rsidR="003C3F32" w:rsidRDefault="003C3F32" w:rsidP="003F55E8">
      <w:pPr>
        <w:spacing w:line="240" w:lineRule="auto"/>
        <w:ind w:firstLine="0"/>
        <w:rPr>
          <w:b/>
          <w:bCs/>
        </w:rPr>
      </w:pPr>
    </w:p>
    <w:p w14:paraId="352F0FE5" w14:textId="77777777" w:rsidR="003C3F32" w:rsidRDefault="003C3F32" w:rsidP="003F55E8">
      <w:pPr>
        <w:spacing w:line="240" w:lineRule="auto"/>
        <w:ind w:firstLine="0"/>
        <w:rPr>
          <w:b/>
          <w:bCs/>
        </w:rPr>
      </w:pPr>
    </w:p>
    <w:tbl>
      <w:tblPr>
        <w:tblStyle w:val="TableGrid"/>
        <w:tblW w:w="0" w:type="auto"/>
        <w:tblInd w:w="93" w:type="dxa"/>
        <w:tblLook w:val="04A0" w:firstRow="1" w:lastRow="0" w:firstColumn="1" w:lastColumn="0" w:noHBand="0" w:noVBand="1"/>
      </w:tblPr>
      <w:tblGrid>
        <w:gridCol w:w="463"/>
        <w:gridCol w:w="1061"/>
        <w:gridCol w:w="1340"/>
        <w:gridCol w:w="1145"/>
        <w:gridCol w:w="1110"/>
        <w:gridCol w:w="2575"/>
        <w:gridCol w:w="1417"/>
        <w:gridCol w:w="1280"/>
        <w:gridCol w:w="1285"/>
        <w:gridCol w:w="1565"/>
        <w:gridCol w:w="1173"/>
      </w:tblGrid>
      <w:tr w:rsidR="00651A4B" w:rsidRPr="00671662" w14:paraId="7CB65227" w14:textId="77777777" w:rsidTr="00771312">
        <w:trPr>
          <w:trHeight w:val="300"/>
        </w:trPr>
        <w:tc>
          <w:tcPr>
            <w:tcW w:w="14414" w:type="dxa"/>
            <w:gridSpan w:val="11"/>
            <w:tcBorders>
              <w:top w:val="nil"/>
              <w:left w:val="single" w:sz="8" w:space="0" w:color="FFFFFF" w:themeColor="background1"/>
              <w:right w:val="single" w:sz="8" w:space="0" w:color="FFFFFF" w:themeColor="background1"/>
            </w:tcBorders>
            <w:noWrap/>
          </w:tcPr>
          <w:p w14:paraId="71D11242" w14:textId="0EEF825B" w:rsidR="00651A4B" w:rsidRPr="00671662" w:rsidRDefault="00651A4B" w:rsidP="009E4774">
            <w:pPr>
              <w:spacing w:line="240" w:lineRule="auto"/>
              <w:ind w:firstLine="0"/>
              <w:rPr>
                <w:bCs/>
              </w:rPr>
            </w:pPr>
            <w:r>
              <w:rPr>
                <w:bCs/>
              </w:rPr>
              <w:lastRenderedPageBreak/>
              <w:t>Table S8d: Model selection for locations during the night time period</w:t>
            </w:r>
          </w:p>
        </w:tc>
      </w:tr>
      <w:tr w:rsidR="00FB2B6F" w:rsidRPr="00671662" w14:paraId="4CD5C216" w14:textId="77777777" w:rsidTr="00FB2B6F">
        <w:trPr>
          <w:trHeight w:val="300"/>
        </w:trPr>
        <w:tc>
          <w:tcPr>
            <w:tcW w:w="464" w:type="dxa"/>
            <w:noWrap/>
            <w:hideMark/>
          </w:tcPr>
          <w:p w14:paraId="797A9CD3" w14:textId="0CCB4ED9" w:rsidR="00771312" w:rsidRPr="00771312" w:rsidRDefault="00771312" w:rsidP="00771312">
            <w:pPr>
              <w:spacing w:line="240" w:lineRule="auto"/>
              <w:ind w:firstLine="0"/>
              <w:rPr>
                <w:bCs/>
                <w:lang w:val="en-GB"/>
              </w:rPr>
            </w:pPr>
          </w:p>
        </w:tc>
        <w:tc>
          <w:tcPr>
            <w:tcW w:w="1061" w:type="dxa"/>
            <w:noWrap/>
            <w:hideMark/>
          </w:tcPr>
          <w:p w14:paraId="6FDF31D3" w14:textId="062EE855" w:rsidR="00771312" w:rsidRPr="00671662" w:rsidRDefault="00771312" w:rsidP="00771312">
            <w:pPr>
              <w:spacing w:line="240" w:lineRule="auto"/>
              <w:ind w:firstLine="0"/>
              <w:rPr>
                <w:bCs/>
              </w:rPr>
            </w:pPr>
            <w:r>
              <w:rPr>
                <w:bCs/>
              </w:rPr>
              <w:t>Intercept</w:t>
            </w:r>
          </w:p>
        </w:tc>
        <w:tc>
          <w:tcPr>
            <w:tcW w:w="1339" w:type="dxa"/>
            <w:noWrap/>
            <w:hideMark/>
          </w:tcPr>
          <w:p w14:paraId="60877080" w14:textId="4F957B66" w:rsidR="00771312" w:rsidRPr="00671662" w:rsidRDefault="00771312" w:rsidP="00771312">
            <w:pPr>
              <w:spacing w:line="240" w:lineRule="auto"/>
              <w:ind w:firstLine="0"/>
              <w:rPr>
                <w:bCs/>
              </w:rPr>
            </w:pPr>
            <w:r>
              <w:rPr>
                <w:bCs/>
              </w:rPr>
              <w:t>Temperature</w:t>
            </w:r>
          </w:p>
        </w:tc>
        <w:tc>
          <w:tcPr>
            <w:tcW w:w="1145" w:type="dxa"/>
            <w:noWrap/>
            <w:hideMark/>
          </w:tcPr>
          <w:p w14:paraId="46F3BA49" w14:textId="75A33890" w:rsidR="00771312" w:rsidRPr="00671662" w:rsidRDefault="00FB2B6F" w:rsidP="00771312">
            <w:pPr>
              <w:spacing w:line="240" w:lineRule="auto"/>
              <w:ind w:firstLine="0"/>
              <w:rPr>
                <w:bCs/>
              </w:rPr>
            </w:pPr>
            <w:r>
              <w:t>Moonlight</w:t>
            </w:r>
          </w:p>
        </w:tc>
        <w:tc>
          <w:tcPr>
            <w:tcW w:w="1110" w:type="dxa"/>
            <w:noWrap/>
            <w:hideMark/>
          </w:tcPr>
          <w:p w14:paraId="0F3E6FEB" w14:textId="3FE17AB7" w:rsidR="00771312" w:rsidRPr="00671662" w:rsidRDefault="00771312" w:rsidP="00771312">
            <w:pPr>
              <w:spacing w:line="240" w:lineRule="auto"/>
              <w:ind w:firstLine="0"/>
              <w:rPr>
                <w:bCs/>
              </w:rPr>
            </w:pPr>
            <w:r>
              <w:rPr>
                <w:bCs/>
              </w:rPr>
              <w:t>Rainfall</w:t>
            </w:r>
          </w:p>
        </w:tc>
        <w:tc>
          <w:tcPr>
            <w:tcW w:w="2575" w:type="dxa"/>
            <w:noWrap/>
            <w:hideMark/>
          </w:tcPr>
          <w:p w14:paraId="69584556" w14:textId="40919AD1" w:rsidR="00771312" w:rsidRPr="00671662" w:rsidRDefault="00771312" w:rsidP="00771312">
            <w:pPr>
              <w:spacing w:line="240" w:lineRule="auto"/>
              <w:ind w:firstLine="0"/>
              <w:rPr>
                <w:bCs/>
              </w:rPr>
            </w:pPr>
            <w:r>
              <w:rPr>
                <w:bCs/>
              </w:rPr>
              <w:t>Temp:</w:t>
            </w:r>
            <w:r w:rsidR="0042311E">
              <w:rPr>
                <w:bCs/>
              </w:rPr>
              <w:t>Rainfall</w:t>
            </w:r>
          </w:p>
        </w:tc>
        <w:tc>
          <w:tcPr>
            <w:tcW w:w="1417" w:type="dxa"/>
            <w:noWrap/>
            <w:hideMark/>
          </w:tcPr>
          <w:p w14:paraId="7A68F291" w14:textId="73EB68D0" w:rsidR="00771312" w:rsidRPr="00671662" w:rsidRDefault="00771312" w:rsidP="00771312">
            <w:pPr>
              <w:spacing w:line="240" w:lineRule="auto"/>
              <w:ind w:firstLine="0"/>
              <w:rPr>
                <w:bCs/>
              </w:rPr>
            </w:pPr>
            <w:r w:rsidRPr="00671662">
              <w:rPr>
                <w:bCs/>
              </w:rPr>
              <w:t>df</w:t>
            </w:r>
          </w:p>
        </w:tc>
        <w:tc>
          <w:tcPr>
            <w:tcW w:w="1280" w:type="dxa"/>
            <w:noWrap/>
            <w:hideMark/>
          </w:tcPr>
          <w:p w14:paraId="272EAE52" w14:textId="6D3D9A17" w:rsidR="00771312" w:rsidRPr="00671662" w:rsidRDefault="00771312" w:rsidP="00771312">
            <w:pPr>
              <w:spacing w:line="240" w:lineRule="auto"/>
              <w:ind w:firstLine="0"/>
              <w:rPr>
                <w:bCs/>
              </w:rPr>
            </w:pPr>
            <w:r w:rsidRPr="00671662">
              <w:rPr>
                <w:bCs/>
              </w:rPr>
              <w:t>logLik</w:t>
            </w:r>
          </w:p>
        </w:tc>
        <w:tc>
          <w:tcPr>
            <w:tcW w:w="1285" w:type="dxa"/>
            <w:noWrap/>
            <w:hideMark/>
          </w:tcPr>
          <w:p w14:paraId="44E24D31" w14:textId="0462D2F1" w:rsidR="00771312" w:rsidRPr="00671662" w:rsidRDefault="00771312" w:rsidP="00771312">
            <w:pPr>
              <w:spacing w:line="240" w:lineRule="auto"/>
              <w:ind w:firstLine="0"/>
              <w:rPr>
                <w:bCs/>
              </w:rPr>
            </w:pPr>
            <w:r w:rsidRPr="00671662">
              <w:rPr>
                <w:bCs/>
              </w:rPr>
              <w:t>AICc</w:t>
            </w:r>
          </w:p>
        </w:tc>
        <w:tc>
          <w:tcPr>
            <w:tcW w:w="1565" w:type="dxa"/>
            <w:noWrap/>
            <w:hideMark/>
          </w:tcPr>
          <w:p w14:paraId="38B81CA1" w14:textId="50D51D2D" w:rsidR="00771312" w:rsidRPr="00671662" w:rsidRDefault="00771312" w:rsidP="00771312">
            <w:pPr>
              <w:spacing w:line="240" w:lineRule="auto"/>
              <w:ind w:firstLine="0"/>
              <w:rPr>
                <w:bCs/>
              </w:rPr>
            </w:pPr>
            <w:r w:rsidRPr="00671662">
              <w:rPr>
                <w:bCs/>
              </w:rPr>
              <w:t>delta</w:t>
            </w:r>
          </w:p>
        </w:tc>
        <w:tc>
          <w:tcPr>
            <w:tcW w:w="1173" w:type="dxa"/>
            <w:noWrap/>
            <w:hideMark/>
          </w:tcPr>
          <w:p w14:paraId="0A2F1F70" w14:textId="4E5613E1" w:rsidR="00771312" w:rsidRPr="00671662" w:rsidRDefault="00771312" w:rsidP="00771312">
            <w:pPr>
              <w:spacing w:line="240" w:lineRule="auto"/>
              <w:ind w:firstLine="0"/>
              <w:rPr>
                <w:bCs/>
              </w:rPr>
            </w:pPr>
            <w:r w:rsidRPr="00671662">
              <w:rPr>
                <w:bCs/>
              </w:rPr>
              <w:t>weight</w:t>
            </w:r>
          </w:p>
        </w:tc>
      </w:tr>
      <w:tr w:rsidR="00FB2B6F" w:rsidRPr="00671662" w14:paraId="475B0C33" w14:textId="77777777" w:rsidTr="00FB2B6F">
        <w:trPr>
          <w:trHeight w:val="300"/>
        </w:trPr>
        <w:tc>
          <w:tcPr>
            <w:tcW w:w="464" w:type="dxa"/>
            <w:noWrap/>
            <w:hideMark/>
          </w:tcPr>
          <w:p w14:paraId="3F839AE3" w14:textId="76433576" w:rsidR="00AF385D" w:rsidRPr="00671662" w:rsidRDefault="00AF385D" w:rsidP="00AF385D">
            <w:pPr>
              <w:spacing w:line="240" w:lineRule="auto"/>
              <w:ind w:firstLine="0"/>
              <w:rPr>
                <w:bCs/>
              </w:rPr>
            </w:pPr>
            <w:r w:rsidRPr="005673F5">
              <w:t>9</w:t>
            </w:r>
          </w:p>
        </w:tc>
        <w:tc>
          <w:tcPr>
            <w:tcW w:w="1061" w:type="dxa"/>
            <w:noWrap/>
            <w:hideMark/>
          </w:tcPr>
          <w:p w14:paraId="36D9C896" w14:textId="53C7D1F3" w:rsidR="00AF385D" w:rsidRPr="00671662" w:rsidRDefault="00AF385D" w:rsidP="00AF385D">
            <w:pPr>
              <w:spacing w:line="240" w:lineRule="auto"/>
              <w:ind w:firstLine="0"/>
              <w:rPr>
                <w:bCs/>
              </w:rPr>
            </w:pPr>
            <w:r w:rsidRPr="005673F5">
              <w:t>0.100</w:t>
            </w:r>
            <w:r>
              <w:t>5</w:t>
            </w:r>
          </w:p>
        </w:tc>
        <w:tc>
          <w:tcPr>
            <w:tcW w:w="1339" w:type="dxa"/>
            <w:noWrap/>
            <w:hideMark/>
          </w:tcPr>
          <w:p w14:paraId="5BF0FF54" w14:textId="720370B2" w:rsidR="00AF385D" w:rsidRPr="00671662" w:rsidRDefault="00AF385D" w:rsidP="00AF385D">
            <w:pPr>
              <w:spacing w:line="240" w:lineRule="auto"/>
              <w:ind w:firstLine="0"/>
              <w:rPr>
                <w:bCs/>
              </w:rPr>
            </w:pPr>
            <w:r w:rsidRPr="005673F5">
              <w:t>NA</w:t>
            </w:r>
          </w:p>
        </w:tc>
        <w:tc>
          <w:tcPr>
            <w:tcW w:w="1145" w:type="dxa"/>
            <w:noWrap/>
            <w:hideMark/>
          </w:tcPr>
          <w:p w14:paraId="47801561" w14:textId="7ABBFFCE" w:rsidR="00AF385D" w:rsidRPr="00671662" w:rsidRDefault="00AF385D" w:rsidP="00AF385D">
            <w:pPr>
              <w:spacing w:line="240" w:lineRule="auto"/>
              <w:ind w:firstLine="0"/>
              <w:rPr>
                <w:bCs/>
              </w:rPr>
            </w:pPr>
            <w:r w:rsidRPr="005673F5">
              <w:t>NA</w:t>
            </w:r>
          </w:p>
        </w:tc>
        <w:tc>
          <w:tcPr>
            <w:tcW w:w="1110" w:type="dxa"/>
            <w:noWrap/>
            <w:hideMark/>
          </w:tcPr>
          <w:p w14:paraId="17C0F83E" w14:textId="67162A08" w:rsidR="00AF385D" w:rsidRPr="00671662" w:rsidRDefault="00AF385D" w:rsidP="00AF385D">
            <w:pPr>
              <w:spacing w:line="240" w:lineRule="auto"/>
              <w:ind w:firstLine="0"/>
              <w:rPr>
                <w:bCs/>
              </w:rPr>
            </w:pPr>
            <w:r w:rsidRPr="005673F5">
              <w:t>NA</w:t>
            </w:r>
          </w:p>
        </w:tc>
        <w:tc>
          <w:tcPr>
            <w:tcW w:w="2575" w:type="dxa"/>
            <w:noWrap/>
            <w:hideMark/>
          </w:tcPr>
          <w:p w14:paraId="6100195F" w14:textId="296EDBCF" w:rsidR="00AF385D" w:rsidRPr="00671662" w:rsidRDefault="00AF385D" w:rsidP="00AF385D">
            <w:pPr>
              <w:spacing w:line="240" w:lineRule="auto"/>
              <w:ind w:firstLine="0"/>
              <w:rPr>
                <w:bCs/>
              </w:rPr>
            </w:pPr>
            <w:r w:rsidRPr="005673F5">
              <w:t>NA</w:t>
            </w:r>
          </w:p>
        </w:tc>
        <w:tc>
          <w:tcPr>
            <w:tcW w:w="1417" w:type="dxa"/>
            <w:noWrap/>
            <w:hideMark/>
          </w:tcPr>
          <w:p w14:paraId="5BDA29DA" w14:textId="21782956" w:rsidR="00AF385D" w:rsidRPr="00671662" w:rsidRDefault="00AF385D" w:rsidP="00AF385D">
            <w:pPr>
              <w:spacing w:line="240" w:lineRule="auto"/>
              <w:ind w:firstLine="0"/>
              <w:rPr>
                <w:bCs/>
              </w:rPr>
            </w:pPr>
            <w:r w:rsidRPr="005673F5">
              <w:t>3</w:t>
            </w:r>
          </w:p>
        </w:tc>
        <w:tc>
          <w:tcPr>
            <w:tcW w:w="1280" w:type="dxa"/>
            <w:noWrap/>
            <w:hideMark/>
          </w:tcPr>
          <w:p w14:paraId="5B846FF4" w14:textId="680DD868" w:rsidR="00AF385D" w:rsidRPr="00671662" w:rsidRDefault="00AF385D" w:rsidP="00AF385D">
            <w:pPr>
              <w:spacing w:line="240" w:lineRule="auto"/>
              <w:ind w:firstLine="0"/>
              <w:rPr>
                <w:bCs/>
              </w:rPr>
            </w:pPr>
            <w:r w:rsidRPr="005673F5">
              <w:t>157.1706</w:t>
            </w:r>
          </w:p>
        </w:tc>
        <w:tc>
          <w:tcPr>
            <w:tcW w:w="1285" w:type="dxa"/>
            <w:noWrap/>
            <w:hideMark/>
          </w:tcPr>
          <w:p w14:paraId="02C7C2BB" w14:textId="08A059B2" w:rsidR="00AF385D" w:rsidRPr="00671662" w:rsidRDefault="00AF385D" w:rsidP="00AF385D">
            <w:pPr>
              <w:spacing w:line="240" w:lineRule="auto"/>
              <w:ind w:firstLine="0"/>
              <w:rPr>
                <w:bCs/>
              </w:rPr>
            </w:pPr>
            <w:r w:rsidRPr="005673F5">
              <w:t>-308.0079</w:t>
            </w:r>
          </w:p>
        </w:tc>
        <w:tc>
          <w:tcPr>
            <w:tcW w:w="1565" w:type="dxa"/>
            <w:noWrap/>
            <w:hideMark/>
          </w:tcPr>
          <w:p w14:paraId="4486204D" w14:textId="561F9143" w:rsidR="00AF385D" w:rsidRPr="00671662" w:rsidRDefault="00AF385D" w:rsidP="00AF385D">
            <w:pPr>
              <w:spacing w:line="240" w:lineRule="auto"/>
              <w:ind w:firstLine="0"/>
              <w:rPr>
                <w:bCs/>
              </w:rPr>
            </w:pPr>
            <w:r w:rsidRPr="005673F5">
              <w:t>0</w:t>
            </w:r>
          </w:p>
        </w:tc>
        <w:tc>
          <w:tcPr>
            <w:tcW w:w="1173" w:type="dxa"/>
            <w:noWrap/>
          </w:tcPr>
          <w:p w14:paraId="689215CB" w14:textId="2582CBAF" w:rsidR="00AF385D" w:rsidRPr="00671662" w:rsidRDefault="00E213EF" w:rsidP="00AF385D">
            <w:pPr>
              <w:spacing w:line="240" w:lineRule="auto"/>
              <w:ind w:firstLine="0"/>
              <w:rPr>
                <w:bCs/>
              </w:rPr>
            </w:pPr>
            <w:r>
              <w:rPr>
                <w:bCs/>
              </w:rPr>
              <w:t>0.977</w:t>
            </w:r>
          </w:p>
        </w:tc>
      </w:tr>
      <w:tr w:rsidR="00FB2B6F" w:rsidRPr="00671662" w14:paraId="047B3C2A" w14:textId="77777777" w:rsidTr="00FB2B6F">
        <w:trPr>
          <w:trHeight w:val="300"/>
        </w:trPr>
        <w:tc>
          <w:tcPr>
            <w:tcW w:w="464" w:type="dxa"/>
            <w:noWrap/>
            <w:hideMark/>
          </w:tcPr>
          <w:p w14:paraId="0AEFD93F" w14:textId="06FAD587" w:rsidR="00AF385D" w:rsidRPr="00671662" w:rsidRDefault="00AF385D" w:rsidP="00AF385D">
            <w:pPr>
              <w:spacing w:line="240" w:lineRule="auto"/>
              <w:ind w:firstLine="0"/>
              <w:rPr>
                <w:bCs/>
              </w:rPr>
            </w:pPr>
            <w:r w:rsidRPr="005673F5">
              <w:t>7</w:t>
            </w:r>
          </w:p>
        </w:tc>
        <w:tc>
          <w:tcPr>
            <w:tcW w:w="1061" w:type="dxa"/>
            <w:noWrap/>
            <w:hideMark/>
          </w:tcPr>
          <w:p w14:paraId="2E6DFBC3" w14:textId="33CE3EE7" w:rsidR="00AF385D" w:rsidRPr="00671662" w:rsidRDefault="00AF385D" w:rsidP="00AF385D">
            <w:pPr>
              <w:spacing w:line="240" w:lineRule="auto"/>
              <w:ind w:firstLine="0"/>
              <w:rPr>
                <w:bCs/>
              </w:rPr>
            </w:pPr>
            <w:r w:rsidRPr="005673F5">
              <w:t>-0.0321</w:t>
            </w:r>
          </w:p>
        </w:tc>
        <w:tc>
          <w:tcPr>
            <w:tcW w:w="1339" w:type="dxa"/>
            <w:noWrap/>
            <w:hideMark/>
          </w:tcPr>
          <w:p w14:paraId="4C603251" w14:textId="194986A0" w:rsidR="00AF385D" w:rsidRPr="00671662" w:rsidRDefault="00AF385D" w:rsidP="00AF385D">
            <w:pPr>
              <w:spacing w:line="240" w:lineRule="auto"/>
              <w:ind w:firstLine="0"/>
              <w:rPr>
                <w:bCs/>
              </w:rPr>
            </w:pPr>
            <w:r w:rsidRPr="005673F5">
              <w:t>0.0050</w:t>
            </w:r>
          </w:p>
        </w:tc>
        <w:tc>
          <w:tcPr>
            <w:tcW w:w="1145" w:type="dxa"/>
            <w:noWrap/>
            <w:hideMark/>
          </w:tcPr>
          <w:p w14:paraId="21773C66" w14:textId="64C4BF69" w:rsidR="00AF385D" w:rsidRPr="00671662" w:rsidRDefault="00AF385D" w:rsidP="00AF385D">
            <w:pPr>
              <w:spacing w:line="240" w:lineRule="auto"/>
              <w:ind w:firstLine="0"/>
              <w:rPr>
                <w:bCs/>
              </w:rPr>
            </w:pPr>
            <w:r w:rsidRPr="005673F5">
              <w:t>NA</w:t>
            </w:r>
          </w:p>
        </w:tc>
        <w:tc>
          <w:tcPr>
            <w:tcW w:w="1110" w:type="dxa"/>
            <w:noWrap/>
            <w:hideMark/>
          </w:tcPr>
          <w:p w14:paraId="7654C8E7" w14:textId="14C7DADB" w:rsidR="00AF385D" w:rsidRPr="00671662" w:rsidRDefault="00AF385D" w:rsidP="00AF385D">
            <w:pPr>
              <w:spacing w:line="240" w:lineRule="auto"/>
              <w:ind w:firstLine="0"/>
              <w:rPr>
                <w:bCs/>
              </w:rPr>
            </w:pPr>
            <w:r w:rsidRPr="005673F5">
              <w:t>NA</w:t>
            </w:r>
          </w:p>
        </w:tc>
        <w:tc>
          <w:tcPr>
            <w:tcW w:w="2575" w:type="dxa"/>
            <w:noWrap/>
            <w:hideMark/>
          </w:tcPr>
          <w:p w14:paraId="2DAC3A6F" w14:textId="436A7551" w:rsidR="00AF385D" w:rsidRPr="00671662" w:rsidRDefault="00AF385D" w:rsidP="00AF385D">
            <w:pPr>
              <w:spacing w:line="240" w:lineRule="auto"/>
              <w:ind w:firstLine="0"/>
              <w:rPr>
                <w:bCs/>
              </w:rPr>
            </w:pPr>
            <w:r w:rsidRPr="005673F5">
              <w:t>NA</w:t>
            </w:r>
          </w:p>
        </w:tc>
        <w:tc>
          <w:tcPr>
            <w:tcW w:w="1417" w:type="dxa"/>
            <w:noWrap/>
            <w:hideMark/>
          </w:tcPr>
          <w:p w14:paraId="434A792F" w14:textId="6E98F409" w:rsidR="00AF385D" w:rsidRPr="00671662" w:rsidRDefault="00AF385D" w:rsidP="00AF385D">
            <w:pPr>
              <w:spacing w:line="240" w:lineRule="auto"/>
              <w:ind w:firstLine="0"/>
              <w:rPr>
                <w:bCs/>
              </w:rPr>
            </w:pPr>
            <w:r w:rsidRPr="005673F5">
              <w:t>4</w:t>
            </w:r>
          </w:p>
        </w:tc>
        <w:tc>
          <w:tcPr>
            <w:tcW w:w="1280" w:type="dxa"/>
            <w:noWrap/>
            <w:hideMark/>
          </w:tcPr>
          <w:p w14:paraId="1B17D725" w14:textId="7633EA8A" w:rsidR="00AF385D" w:rsidRPr="00671662" w:rsidRDefault="00AF385D" w:rsidP="00AF385D">
            <w:pPr>
              <w:spacing w:line="240" w:lineRule="auto"/>
              <w:ind w:firstLine="0"/>
              <w:rPr>
                <w:bCs/>
              </w:rPr>
            </w:pPr>
            <w:r w:rsidRPr="005673F5">
              <w:t>154.4412</w:t>
            </w:r>
          </w:p>
        </w:tc>
        <w:tc>
          <w:tcPr>
            <w:tcW w:w="1285" w:type="dxa"/>
            <w:noWrap/>
            <w:hideMark/>
          </w:tcPr>
          <w:p w14:paraId="7CA55C76" w14:textId="0A9DA8C8" w:rsidR="00AF385D" w:rsidRPr="00671662" w:rsidRDefault="00AF385D" w:rsidP="00AF385D">
            <w:pPr>
              <w:spacing w:line="240" w:lineRule="auto"/>
              <w:ind w:firstLine="0"/>
              <w:rPr>
                <w:bCs/>
              </w:rPr>
            </w:pPr>
            <w:r w:rsidRPr="005673F5">
              <w:t>-300.3191</w:t>
            </w:r>
          </w:p>
        </w:tc>
        <w:tc>
          <w:tcPr>
            <w:tcW w:w="1565" w:type="dxa"/>
            <w:noWrap/>
            <w:hideMark/>
          </w:tcPr>
          <w:p w14:paraId="6ED919A5" w14:textId="40702776" w:rsidR="00AF385D" w:rsidRPr="00671662" w:rsidRDefault="00AF385D" w:rsidP="00AF385D">
            <w:pPr>
              <w:spacing w:line="240" w:lineRule="auto"/>
              <w:ind w:firstLine="0"/>
              <w:rPr>
                <w:bCs/>
              </w:rPr>
            </w:pPr>
            <w:r w:rsidRPr="005673F5">
              <w:t>7.6887</w:t>
            </w:r>
          </w:p>
        </w:tc>
        <w:tc>
          <w:tcPr>
            <w:tcW w:w="1173" w:type="dxa"/>
            <w:noWrap/>
          </w:tcPr>
          <w:p w14:paraId="19B9B5AC" w14:textId="4FCE5A0B" w:rsidR="00AF385D" w:rsidRPr="00671662" w:rsidRDefault="00E213EF" w:rsidP="00AF385D">
            <w:pPr>
              <w:spacing w:line="240" w:lineRule="auto"/>
              <w:ind w:firstLine="0"/>
              <w:rPr>
                <w:bCs/>
              </w:rPr>
            </w:pPr>
            <w:r>
              <w:rPr>
                <w:bCs/>
              </w:rPr>
              <w:t>0.021</w:t>
            </w:r>
          </w:p>
        </w:tc>
      </w:tr>
      <w:tr w:rsidR="00FB2B6F" w:rsidRPr="00671662" w14:paraId="236935B7" w14:textId="77777777" w:rsidTr="00FB2B6F">
        <w:trPr>
          <w:trHeight w:val="300"/>
        </w:trPr>
        <w:tc>
          <w:tcPr>
            <w:tcW w:w="464" w:type="dxa"/>
            <w:noWrap/>
            <w:hideMark/>
          </w:tcPr>
          <w:p w14:paraId="06BFBEF9" w14:textId="0B46398C" w:rsidR="00AF385D" w:rsidRPr="00671662" w:rsidRDefault="00AF385D" w:rsidP="00AF385D">
            <w:pPr>
              <w:spacing w:line="240" w:lineRule="auto"/>
              <w:ind w:firstLine="0"/>
              <w:rPr>
                <w:bCs/>
              </w:rPr>
            </w:pPr>
            <w:r w:rsidRPr="005673F5">
              <w:t>6</w:t>
            </w:r>
          </w:p>
        </w:tc>
        <w:tc>
          <w:tcPr>
            <w:tcW w:w="1061" w:type="dxa"/>
            <w:noWrap/>
            <w:hideMark/>
          </w:tcPr>
          <w:p w14:paraId="050E1447" w14:textId="0A5005C7" w:rsidR="00AF385D" w:rsidRPr="00671662" w:rsidRDefault="00AF385D" w:rsidP="00AF385D">
            <w:pPr>
              <w:spacing w:line="240" w:lineRule="auto"/>
              <w:ind w:firstLine="0"/>
              <w:rPr>
                <w:bCs/>
              </w:rPr>
            </w:pPr>
            <w:r w:rsidRPr="005673F5">
              <w:t>0.1049</w:t>
            </w:r>
          </w:p>
        </w:tc>
        <w:tc>
          <w:tcPr>
            <w:tcW w:w="1339" w:type="dxa"/>
            <w:noWrap/>
            <w:hideMark/>
          </w:tcPr>
          <w:p w14:paraId="082C95A7" w14:textId="46ACC2F9" w:rsidR="00AF385D" w:rsidRPr="00671662" w:rsidRDefault="00AF385D" w:rsidP="00AF385D">
            <w:pPr>
              <w:spacing w:line="240" w:lineRule="auto"/>
              <w:ind w:firstLine="0"/>
              <w:rPr>
                <w:bCs/>
              </w:rPr>
            </w:pPr>
            <w:r w:rsidRPr="005673F5">
              <w:t>NA</w:t>
            </w:r>
          </w:p>
        </w:tc>
        <w:tc>
          <w:tcPr>
            <w:tcW w:w="1145" w:type="dxa"/>
            <w:noWrap/>
            <w:hideMark/>
          </w:tcPr>
          <w:p w14:paraId="3175E170" w14:textId="0028B3EC" w:rsidR="00AF385D" w:rsidRPr="00671662" w:rsidRDefault="00AF385D" w:rsidP="00AF385D">
            <w:pPr>
              <w:spacing w:line="240" w:lineRule="auto"/>
              <w:ind w:firstLine="0"/>
              <w:rPr>
                <w:bCs/>
              </w:rPr>
            </w:pPr>
            <w:r w:rsidRPr="005673F5">
              <w:t>-0.0011</w:t>
            </w:r>
          </w:p>
        </w:tc>
        <w:tc>
          <w:tcPr>
            <w:tcW w:w="1110" w:type="dxa"/>
            <w:noWrap/>
            <w:hideMark/>
          </w:tcPr>
          <w:p w14:paraId="12566141" w14:textId="74330C8C" w:rsidR="00AF385D" w:rsidRPr="00671662" w:rsidRDefault="00AF385D" w:rsidP="00AF385D">
            <w:pPr>
              <w:spacing w:line="240" w:lineRule="auto"/>
              <w:ind w:firstLine="0"/>
              <w:rPr>
                <w:bCs/>
              </w:rPr>
            </w:pPr>
            <w:r w:rsidRPr="005673F5">
              <w:t>NA</w:t>
            </w:r>
          </w:p>
        </w:tc>
        <w:tc>
          <w:tcPr>
            <w:tcW w:w="2575" w:type="dxa"/>
            <w:noWrap/>
            <w:hideMark/>
          </w:tcPr>
          <w:p w14:paraId="16DDACBE" w14:textId="5F6C2BA6" w:rsidR="00AF385D" w:rsidRPr="00671662" w:rsidRDefault="00AF385D" w:rsidP="00AF385D">
            <w:pPr>
              <w:spacing w:line="240" w:lineRule="auto"/>
              <w:ind w:firstLine="0"/>
              <w:rPr>
                <w:bCs/>
              </w:rPr>
            </w:pPr>
            <w:r w:rsidRPr="005673F5">
              <w:t>NA</w:t>
            </w:r>
          </w:p>
        </w:tc>
        <w:tc>
          <w:tcPr>
            <w:tcW w:w="1417" w:type="dxa"/>
            <w:noWrap/>
            <w:hideMark/>
          </w:tcPr>
          <w:p w14:paraId="5138BC5B" w14:textId="6A6600EA" w:rsidR="00AF385D" w:rsidRPr="00671662" w:rsidRDefault="00AF385D" w:rsidP="00AF385D">
            <w:pPr>
              <w:spacing w:line="240" w:lineRule="auto"/>
              <w:ind w:firstLine="0"/>
              <w:rPr>
                <w:bCs/>
              </w:rPr>
            </w:pPr>
            <w:r w:rsidRPr="005673F5">
              <w:t>4</w:t>
            </w:r>
          </w:p>
        </w:tc>
        <w:tc>
          <w:tcPr>
            <w:tcW w:w="1280" w:type="dxa"/>
            <w:noWrap/>
            <w:hideMark/>
          </w:tcPr>
          <w:p w14:paraId="089EC5E7" w14:textId="40B9AB64" w:rsidR="00AF385D" w:rsidRPr="00671662" w:rsidRDefault="00AF385D" w:rsidP="00AF385D">
            <w:pPr>
              <w:spacing w:line="240" w:lineRule="auto"/>
              <w:ind w:firstLine="0"/>
              <w:rPr>
                <w:bCs/>
              </w:rPr>
            </w:pPr>
            <w:r w:rsidRPr="005673F5">
              <w:t>152.1717</w:t>
            </w:r>
          </w:p>
        </w:tc>
        <w:tc>
          <w:tcPr>
            <w:tcW w:w="1285" w:type="dxa"/>
            <w:noWrap/>
            <w:hideMark/>
          </w:tcPr>
          <w:p w14:paraId="4E1AF666" w14:textId="5D60AD16" w:rsidR="00AF385D" w:rsidRPr="00671662" w:rsidRDefault="00AF385D" w:rsidP="00AF385D">
            <w:pPr>
              <w:spacing w:line="240" w:lineRule="auto"/>
              <w:ind w:firstLine="0"/>
              <w:rPr>
                <w:bCs/>
              </w:rPr>
            </w:pPr>
            <w:r w:rsidRPr="005673F5">
              <w:t>-295.7802</w:t>
            </w:r>
          </w:p>
        </w:tc>
        <w:tc>
          <w:tcPr>
            <w:tcW w:w="1565" w:type="dxa"/>
            <w:noWrap/>
            <w:hideMark/>
          </w:tcPr>
          <w:p w14:paraId="7B6B8BD4" w14:textId="29A6A9AB" w:rsidR="00AF385D" w:rsidRPr="00671662" w:rsidRDefault="00AF385D" w:rsidP="00AF385D">
            <w:pPr>
              <w:spacing w:line="240" w:lineRule="auto"/>
              <w:ind w:firstLine="0"/>
              <w:rPr>
                <w:bCs/>
              </w:rPr>
            </w:pPr>
            <w:r w:rsidRPr="005673F5">
              <w:t>12.2277</w:t>
            </w:r>
          </w:p>
        </w:tc>
        <w:tc>
          <w:tcPr>
            <w:tcW w:w="1173" w:type="dxa"/>
            <w:noWrap/>
          </w:tcPr>
          <w:p w14:paraId="67E04FFB" w14:textId="0EFC9748" w:rsidR="00AF385D" w:rsidRPr="00671662" w:rsidRDefault="00E213EF" w:rsidP="00AF385D">
            <w:pPr>
              <w:spacing w:line="240" w:lineRule="auto"/>
              <w:ind w:firstLine="0"/>
              <w:rPr>
                <w:bCs/>
              </w:rPr>
            </w:pPr>
            <w:r>
              <w:rPr>
                <w:bCs/>
              </w:rPr>
              <w:t>0.002</w:t>
            </w:r>
          </w:p>
        </w:tc>
      </w:tr>
      <w:tr w:rsidR="00FB2B6F" w:rsidRPr="00671662" w14:paraId="57D488B1" w14:textId="77777777" w:rsidTr="00FB2B6F">
        <w:trPr>
          <w:trHeight w:val="300"/>
        </w:trPr>
        <w:tc>
          <w:tcPr>
            <w:tcW w:w="464" w:type="dxa"/>
            <w:noWrap/>
            <w:hideMark/>
          </w:tcPr>
          <w:p w14:paraId="163E65AE" w14:textId="2D25A5A7" w:rsidR="00AF385D" w:rsidRPr="00671662" w:rsidRDefault="00AF385D" w:rsidP="00AF385D">
            <w:pPr>
              <w:spacing w:line="240" w:lineRule="auto"/>
              <w:ind w:firstLine="0"/>
              <w:rPr>
                <w:bCs/>
              </w:rPr>
            </w:pPr>
            <w:r w:rsidRPr="005673F5">
              <w:t>8</w:t>
            </w:r>
          </w:p>
        </w:tc>
        <w:tc>
          <w:tcPr>
            <w:tcW w:w="1061" w:type="dxa"/>
            <w:noWrap/>
            <w:hideMark/>
          </w:tcPr>
          <w:p w14:paraId="72CF8087" w14:textId="3227467F" w:rsidR="00AF385D" w:rsidRPr="00671662" w:rsidRDefault="00AF385D" w:rsidP="00AF385D">
            <w:pPr>
              <w:spacing w:line="240" w:lineRule="auto"/>
              <w:ind w:firstLine="0"/>
              <w:rPr>
                <w:bCs/>
              </w:rPr>
            </w:pPr>
            <w:r w:rsidRPr="005673F5">
              <w:t>0.100</w:t>
            </w:r>
            <w:r>
              <w:t>9</w:t>
            </w:r>
          </w:p>
        </w:tc>
        <w:tc>
          <w:tcPr>
            <w:tcW w:w="1339" w:type="dxa"/>
            <w:noWrap/>
            <w:hideMark/>
          </w:tcPr>
          <w:p w14:paraId="1D829D5A" w14:textId="0590B2A1" w:rsidR="00AF385D" w:rsidRPr="00671662" w:rsidRDefault="00AF385D" w:rsidP="00AF385D">
            <w:pPr>
              <w:spacing w:line="240" w:lineRule="auto"/>
              <w:ind w:firstLine="0"/>
              <w:rPr>
                <w:bCs/>
              </w:rPr>
            </w:pPr>
            <w:r w:rsidRPr="005673F5">
              <w:t>NA</w:t>
            </w:r>
          </w:p>
        </w:tc>
        <w:tc>
          <w:tcPr>
            <w:tcW w:w="1145" w:type="dxa"/>
            <w:noWrap/>
            <w:hideMark/>
          </w:tcPr>
          <w:p w14:paraId="36DB4529" w14:textId="6C9A190B" w:rsidR="00AF385D" w:rsidRPr="00671662" w:rsidRDefault="00AF385D" w:rsidP="00AF385D">
            <w:pPr>
              <w:spacing w:line="240" w:lineRule="auto"/>
              <w:ind w:firstLine="0"/>
              <w:rPr>
                <w:bCs/>
              </w:rPr>
            </w:pPr>
            <w:r w:rsidRPr="005673F5">
              <w:t>NA</w:t>
            </w:r>
          </w:p>
        </w:tc>
        <w:tc>
          <w:tcPr>
            <w:tcW w:w="1110" w:type="dxa"/>
            <w:noWrap/>
            <w:hideMark/>
          </w:tcPr>
          <w:p w14:paraId="14F909F8" w14:textId="6442C6E5" w:rsidR="00AF385D" w:rsidRPr="00671662" w:rsidRDefault="00AF385D" w:rsidP="00AF385D">
            <w:pPr>
              <w:spacing w:line="240" w:lineRule="auto"/>
              <w:ind w:firstLine="0"/>
              <w:rPr>
                <w:bCs/>
              </w:rPr>
            </w:pPr>
            <w:r w:rsidRPr="005673F5">
              <w:t>-0.000</w:t>
            </w:r>
            <w:r>
              <w:t>2</w:t>
            </w:r>
          </w:p>
        </w:tc>
        <w:tc>
          <w:tcPr>
            <w:tcW w:w="2575" w:type="dxa"/>
            <w:noWrap/>
            <w:hideMark/>
          </w:tcPr>
          <w:p w14:paraId="31001AEE" w14:textId="14C069B6" w:rsidR="00AF385D" w:rsidRPr="00671662" w:rsidRDefault="00AF385D" w:rsidP="00AF385D">
            <w:pPr>
              <w:spacing w:line="240" w:lineRule="auto"/>
              <w:ind w:firstLine="0"/>
              <w:rPr>
                <w:bCs/>
              </w:rPr>
            </w:pPr>
            <w:r w:rsidRPr="005673F5">
              <w:t>NA</w:t>
            </w:r>
          </w:p>
        </w:tc>
        <w:tc>
          <w:tcPr>
            <w:tcW w:w="1417" w:type="dxa"/>
            <w:noWrap/>
            <w:hideMark/>
          </w:tcPr>
          <w:p w14:paraId="6C15D9E6" w14:textId="69538AE3" w:rsidR="00AF385D" w:rsidRPr="00671662" w:rsidRDefault="00AF385D" w:rsidP="00AF385D">
            <w:pPr>
              <w:spacing w:line="240" w:lineRule="auto"/>
              <w:ind w:firstLine="0"/>
              <w:rPr>
                <w:bCs/>
              </w:rPr>
            </w:pPr>
            <w:r w:rsidRPr="005673F5">
              <w:t>4</w:t>
            </w:r>
          </w:p>
        </w:tc>
        <w:tc>
          <w:tcPr>
            <w:tcW w:w="1280" w:type="dxa"/>
            <w:noWrap/>
            <w:hideMark/>
          </w:tcPr>
          <w:p w14:paraId="1D554AA9" w14:textId="2DF0ED87" w:rsidR="00AF385D" w:rsidRPr="00671662" w:rsidRDefault="00AF385D" w:rsidP="00AF385D">
            <w:pPr>
              <w:spacing w:line="240" w:lineRule="auto"/>
              <w:ind w:firstLine="0"/>
              <w:rPr>
                <w:bCs/>
              </w:rPr>
            </w:pPr>
            <w:r w:rsidRPr="005673F5">
              <w:t>150.3616</w:t>
            </w:r>
          </w:p>
        </w:tc>
        <w:tc>
          <w:tcPr>
            <w:tcW w:w="1285" w:type="dxa"/>
            <w:noWrap/>
            <w:hideMark/>
          </w:tcPr>
          <w:p w14:paraId="6C1E03D8" w14:textId="60DD1A2E" w:rsidR="00AF385D" w:rsidRPr="00671662" w:rsidRDefault="00AF385D" w:rsidP="00AF385D">
            <w:pPr>
              <w:spacing w:line="240" w:lineRule="auto"/>
              <w:ind w:firstLine="0"/>
              <w:rPr>
                <w:bCs/>
              </w:rPr>
            </w:pPr>
            <w:r w:rsidRPr="005673F5">
              <w:t>-292.1599</w:t>
            </w:r>
          </w:p>
        </w:tc>
        <w:tc>
          <w:tcPr>
            <w:tcW w:w="1565" w:type="dxa"/>
            <w:noWrap/>
            <w:hideMark/>
          </w:tcPr>
          <w:p w14:paraId="56865620" w14:textId="79C7C9C1" w:rsidR="00AF385D" w:rsidRPr="00671662" w:rsidRDefault="00AF385D" w:rsidP="00AF385D">
            <w:pPr>
              <w:spacing w:line="240" w:lineRule="auto"/>
              <w:ind w:firstLine="0"/>
              <w:rPr>
                <w:bCs/>
              </w:rPr>
            </w:pPr>
            <w:r w:rsidRPr="005673F5">
              <w:t>15.8479</w:t>
            </w:r>
          </w:p>
        </w:tc>
        <w:tc>
          <w:tcPr>
            <w:tcW w:w="1173" w:type="dxa"/>
            <w:noWrap/>
          </w:tcPr>
          <w:p w14:paraId="7AA2EFC0" w14:textId="0B445CAF" w:rsidR="00AF385D" w:rsidRPr="00671662" w:rsidRDefault="00E213EF" w:rsidP="00AF385D">
            <w:pPr>
              <w:spacing w:line="240" w:lineRule="auto"/>
              <w:ind w:firstLine="0"/>
              <w:rPr>
                <w:bCs/>
              </w:rPr>
            </w:pPr>
            <w:r>
              <w:rPr>
                <w:bCs/>
              </w:rPr>
              <w:t>0</w:t>
            </w:r>
          </w:p>
        </w:tc>
      </w:tr>
      <w:tr w:rsidR="00FB2B6F" w:rsidRPr="00671662" w14:paraId="0C61298C" w14:textId="77777777" w:rsidTr="00FB2B6F">
        <w:trPr>
          <w:trHeight w:val="300"/>
        </w:trPr>
        <w:tc>
          <w:tcPr>
            <w:tcW w:w="464" w:type="dxa"/>
            <w:noWrap/>
            <w:hideMark/>
          </w:tcPr>
          <w:p w14:paraId="0F8CD688" w14:textId="6BDC03ED" w:rsidR="00AF385D" w:rsidRPr="00671662" w:rsidRDefault="00AF385D" w:rsidP="00AF385D">
            <w:pPr>
              <w:spacing w:line="240" w:lineRule="auto"/>
              <w:ind w:firstLine="0"/>
              <w:rPr>
                <w:bCs/>
              </w:rPr>
            </w:pPr>
            <w:r w:rsidRPr="005673F5">
              <w:t>3</w:t>
            </w:r>
          </w:p>
        </w:tc>
        <w:tc>
          <w:tcPr>
            <w:tcW w:w="1061" w:type="dxa"/>
            <w:noWrap/>
            <w:hideMark/>
          </w:tcPr>
          <w:p w14:paraId="290EC5EC" w14:textId="27C84616" w:rsidR="00AF385D" w:rsidRPr="00671662" w:rsidRDefault="00AF385D" w:rsidP="00AF385D">
            <w:pPr>
              <w:spacing w:line="240" w:lineRule="auto"/>
              <w:ind w:firstLine="0"/>
              <w:rPr>
                <w:bCs/>
              </w:rPr>
            </w:pPr>
            <w:r w:rsidRPr="005673F5">
              <w:t>-0.0099</w:t>
            </w:r>
          </w:p>
        </w:tc>
        <w:tc>
          <w:tcPr>
            <w:tcW w:w="1339" w:type="dxa"/>
            <w:noWrap/>
            <w:hideMark/>
          </w:tcPr>
          <w:p w14:paraId="36CBB026" w14:textId="34BE735B" w:rsidR="00AF385D" w:rsidRPr="00671662" w:rsidRDefault="00AF385D" w:rsidP="00AF385D">
            <w:pPr>
              <w:spacing w:line="240" w:lineRule="auto"/>
              <w:ind w:firstLine="0"/>
              <w:rPr>
                <w:bCs/>
              </w:rPr>
            </w:pPr>
            <w:r w:rsidRPr="005673F5">
              <w:t>0.0042</w:t>
            </w:r>
          </w:p>
        </w:tc>
        <w:tc>
          <w:tcPr>
            <w:tcW w:w="1145" w:type="dxa"/>
            <w:noWrap/>
            <w:hideMark/>
          </w:tcPr>
          <w:p w14:paraId="3F316B3C" w14:textId="553B57AA" w:rsidR="00AF385D" w:rsidRPr="00671662" w:rsidRDefault="00AF385D" w:rsidP="00AF385D">
            <w:pPr>
              <w:spacing w:line="240" w:lineRule="auto"/>
              <w:ind w:firstLine="0"/>
              <w:rPr>
                <w:bCs/>
              </w:rPr>
            </w:pPr>
            <w:r w:rsidRPr="005673F5">
              <w:t>-0.000</w:t>
            </w:r>
            <w:r>
              <w:t>4</w:t>
            </w:r>
          </w:p>
        </w:tc>
        <w:tc>
          <w:tcPr>
            <w:tcW w:w="1110" w:type="dxa"/>
            <w:noWrap/>
            <w:hideMark/>
          </w:tcPr>
          <w:p w14:paraId="65EBB6EF" w14:textId="23A81144" w:rsidR="00AF385D" w:rsidRPr="00671662" w:rsidRDefault="00AF385D" w:rsidP="00AF385D">
            <w:pPr>
              <w:spacing w:line="240" w:lineRule="auto"/>
              <w:ind w:firstLine="0"/>
              <w:rPr>
                <w:bCs/>
              </w:rPr>
            </w:pPr>
            <w:r w:rsidRPr="005673F5">
              <w:t>NA</w:t>
            </w:r>
          </w:p>
        </w:tc>
        <w:tc>
          <w:tcPr>
            <w:tcW w:w="2575" w:type="dxa"/>
            <w:noWrap/>
            <w:hideMark/>
          </w:tcPr>
          <w:p w14:paraId="1ED5DC5F" w14:textId="1D8AA32F" w:rsidR="00AF385D" w:rsidRPr="00671662" w:rsidRDefault="00AF385D" w:rsidP="00AF385D">
            <w:pPr>
              <w:spacing w:line="240" w:lineRule="auto"/>
              <w:ind w:firstLine="0"/>
              <w:rPr>
                <w:bCs/>
              </w:rPr>
            </w:pPr>
            <w:r w:rsidRPr="005673F5">
              <w:t>NA</w:t>
            </w:r>
          </w:p>
        </w:tc>
        <w:tc>
          <w:tcPr>
            <w:tcW w:w="1417" w:type="dxa"/>
            <w:noWrap/>
            <w:hideMark/>
          </w:tcPr>
          <w:p w14:paraId="0D73F16C" w14:textId="61115E9E" w:rsidR="00AF385D" w:rsidRPr="00671662" w:rsidRDefault="00AF385D" w:rsidP="00AF385D">
            <w:pPr>
              <w:spacing w:line="240" w:lineRule="auto"/>
              <w:ind w:firstLine="0"/>
              <w:rPr>
                <w:bCs/>
              </w:rPr>
            </w:pPr>
            <w:r w:rsidRPr="005673F5">
              <w:t>5</w:t>
            </w:r>
          </w:p>
        </w:tc>
        <w:tc>
          <w:tcPr>
            <w:tcW w:w="1280" w:type="dxa"/>
            <w:noWrap/>
            <w:hideMark/>
          </w:tcPr>
          <w:p w14:paraId="34016599" w14:textId="0ED5117D" w:rsidR="00AF385D" w:rsidRPr="00671662" w:rsidRDefault="00AF385D" w:rsidP="00AF385D">
            <w:pPr>
              <w:spacing w:line="240" w:lineRule="auto"/>
              <w:ind w:firstLine="0"/>
              <w:rPr>
                <w:bCs/>
              </w:rPr>
            </w:pPr>
            <w:r w:rsidRPr="005673F5">
              <w:t>148.3469</w:t>
            </w:r>
          </w:p>
        </w:tc>
        <w:tc>
          <w:tcPr>
            <w:tcW w:w="1285" w:type="dxa"/>
            <w:noWrap/>
            <w:hideMark/>
          </w:tcPr>
          <w:p w14:paraId="34A35C40" w14:textId="1D4233D9" w:rsidR="00AF385D" w:rsidRPr="00671662" w:rsidRDefault="00AF385D" w:rsidP="00AF385D">
            <w:pPr>
              <w:spacing w:line="240" w:lineRule="auto"/>
              <w:ind w:firstLine="0"/>
              <w:rPr>
                <w:bCs/>
              </w:rPr>
            </w:pPr>
            <w:r w:rsidRPr="005673F5">
              <w:t>-285.8367</w:t>
            </w:r>
          </w:p>
        </w:tc>
        <w:tc>
          <w:tcPr>
            <w:tcW w:w="1565" w:type="dxa"/>
            <w:noWrap/>
            <w:hideMark/>
          </w:tcPr>
          <w:p w14:paraId="7A16C988" w14:textId="0093D9A4" w:rsidR="00AF385D" w:rsidRPr="00671662" w:rsidRDefault="00AF385D" w:rsidP="00AF385D">
            <w:pPr>
              <w:spacing w:line="240" w:lineRule="auto"/>
              <w:ind w:firstLine="0"/>
              <w:rPr>
                <w:bCs/>
              </w:rPr>
            </w:pPr>
            <w:r w:rsidRPr="005673F5">
              <w:t>22.1711</w:t>
            </w:r>
          </w:p>
        </w:tc>
        <w:tc>
          <w:tcPr>
            <w:tcW w:w="1173" w:type="dxa"/>
            <w:noWrap/>
          </w:tcPr>
          <w:p w14:paraId="573E4EC8" w14:textId="58A4498A" w:rsidR="00AF385D" w:rsidRPr="00671662" w:rsidRDefault="00E213EF" w:rsidP="00AF385D">
            <w:pPr>
              <w:spacing w:line="240" w:lineRule="auto"/>
              <w:ind w:firstLine="0"/>
              <w:rPr>
                <w:bCs/>
              </w:rPr>
            </w:pPr>
            <w:r>
              <w:rPr>
                <w:bCs/>
              </w:rPr>
              <w:t>0</w:t>
            </w:r>
          </w:p>
        </w:tc>
      </w:tr>
      <w:tr w:rsidR="00FB2B6F" w:rsidRPr="00671662" w14:paraId="715CD8D4" w14:textId="77777777" w:rsidTr="00FB2B6F">
        <w:trPr>
          <w:trHeight w:val="300"/>
        </w:trPr>
        <w:tc>
          <w:tcPr>
            <w:tcW w:w="464" w:type="dxa"/>
            <w:noWrap/>
            <w:hideMark/>
          </w:tcPr>
          <w:p w14:paraId="0683A000" w14:textId="09B3113E" w:rsidR="00AF385D" w:rsidRPr="00671662" w:rsidRDefault="00AF385D" w:rsidP="00AF385D">
            <w:pPr>
              <w:spacing w:line="240" w:lineRule="auto"/>
              <w:ind w:firstLine="0"/>
              <w:rPr>
                <w:bCs/>
              </w:rPr>
            </w:pPr>
            <w:r w:rsidRPr="005673F5">
              <w:t>5</w:t>
            </w:r>
          </w:p>
        </w:tc>
        <w:tc>
          <w:tcPr>
            <w:tcW w:w="1061" w:type="dxa"/>
            <w:noWrap/>
            <w:hideMark/>
          </w:tcPr>
          <w:p w14:paraId="029DE610" w14:textId="49358C90" w:rsidR="00AF385D" w:rsidRPr="00671662" w:rsidRDefault="00AF385D" w:rsidP="00AF385D">
            <w:pPr>
              <w:spacing w:line="240" w:lineRule="auto"/>
              <w:ind w:firstLine="0"/>
              <w:rPr>
                <w:bCs/>
              </w:rPr>
            </w:pPr>
            <w:r w:rsidRPr="005673F5">
              <w:t>-0.0099</w:t>
            </w:r>
          </w:p>
        </w:tc>
        <w:tc>
          <w:tcPr>
            <w:tcW w:w="1339" w:type="dxa"/>
            <w:noWrap/>
            <w:hideMark/>
          </w:tcPr>
          <w:p w14:paraId="7E8FA0EA" w14:textId="095C2BA0" w:rsidR="00AF385D" w:rsidRPr="00671662" w:rsidRDefault="00AF385D" w:rsidP="00AF385D">
            <w:pPr>
              <w:spacing w:line="240" w:lineRule="auto"/>
              <w:ind w:firstLine="0"/>
              <w:rPr>
                <w:bCs/>
              </w:rPr>
            </w:pPr>
            <w:r w:rsidRPr="005673F5">
              <w:t>0.0042</w:t>
            </w:r>
          </w:p>
        </w:tc>
        <w:tc>
          <w:tcPr>
            <w:tcW w:w="1145" w:type="dxa"/>
            <w:noWrap/>
            <w:hideMark/>
          </w:tcPr>
          <w:p w14:paraId="671D3E8C" w14:textId="4BE698BF" w:rsidR="00AF385D" w:rsidRPr="00671662" w:rsidRDefault="00AF385D" w:rsidP="00AF385D">
            <w:pPr>
              <w:spacing w:line="240" w:lineRule="auto"/>
              <w:ind w:firstLine="0"/>
              <w:rPr>
                <w:bCs/>
              </w:rPr>
            </w:pPr>
            <w:r w:rsidRPr="005673F5">
              <w:t>-0.000</w:t>
            </w:r>
            <w:r>
              <w:t>4</w:t>
            </w:r>
          </w:p>
        </w:tc>
        <w:tc>
          <w:tcPr>
            <w:tcW w:w="1110" w:type="dxa"/>
            <w:noWrap/>
            <w:hideMark/>
          </w:tcPr>
          <w:p w14:paraId="67F57645" w14:textId="0826FFCC" w:rsidR="00AF385D" w:rsidRPr="00671662" w:rsidRDefault="00AF385D" w:rsidP="00AF385D">
            <w:pPr>
              <w:spacing w:line="240" w:lineRule="auto"/>
              <w:ind w:firstLine="0"/>
              <w:rPr>
                <w:bCs/>
              </w:rPr>
            </w:pPr>
            <w:r w:rsidRPr="005673F5">
              <w:t>NA</w:t>
            </w:r>
          </w:p>
        </w:tc>
        <w:tc>
          <w:tcPr>
            <w:tcW w:w="2575" w:type="dxa"/>
            <w:noWrap/>
            <w:hideMark/>
          </w:tcPr>
          <w:p w14:paraId="4EC7271B" w14:textId="556B31A6" w:rsidR="00AF385D" w:rsidRPr="00671662" w:rsidRDefault="00AF385D" w:rsidP="00AF385D">
            <w:pPr>
              <w:spacing w:line="240" w:lineRule="auto"/>
              <w:ind w:firstLine="0"/>
              <w:rPr>
                <w:bCs/>
              </w:rPr>
            </w:pPr>
            <w:r w:rsidRPr="005673F5">
              <w:t>NA</w:t>
            </w:r>
          </w:p>
        </w:tc>
        <w:tc>
          <w:tcPr>
            <w:tcW w:w="1417" w:type="dxa"/>
            <w:noWrap/>
            <w:hideMark/>
          </w:tcPr>
          <w:p w14:paraId="4934222E" w14:textId="192653D7" w:rsidR="00AF385D" w:rsidRPr="00671662" w:rsidRDefault="00AF385D" w:rsidP="00AF385D">
            <w:pPr>
              <w:spacing w:line="240" w:lineRule="auto"/>
              <w:ind w:firstLine="0"/>
              <w:rPr>
                <w:bCs/>
              </w:rPr>
            </w:pPr>
            <w:r w:rsidRPr="005673F5">
              <w:t>5</w:t>
            </w:r>
          </w:p>
        </w:tc>
        <w:tc>
          <w:tcPr>
            <w:tcW w:w="1280" w:type="dxa"/>
            <w:noWrap/>
            <w:hideMark/>
          </w:tcPr>
          <w:p w14:paraId="701023B6" w14:textId="1F0C99CA" w:rsidR="00AF385D" w:rsidRPr="00671662" w:rsidRDefault="00AF385D" w:rsidP="00AF385D">
            <w:pPr>
              <w:spacing w:line="240" w:lineRule="auto"/>
              <w:ind w:firstLine="0"/>
              <w:rPr>
                <w:bCs/>
              </w:rPr>
            </w:pPr>
            <w:r w:rsidRPr="005673F5">
              <w:t>148.3469</w:t>
            </w:r>
          </w:p>
        </w:tc>
        <w:tc>
          <w:tcPr>
            <w:tcW w:w="1285" w:type="dxa"/>
            <w:noWrap/>
            <w:hideMark/>
          </w:tcPr>
          <w:p w14:paraId="3636F7A0" w14:textId="2ADC4843" w:rsidR="00AF385D" w:rsidRPr="00671662" w:rsidRDefault="00AF385D" w:rsidP="00AF385D">
            <w:pPr>
              <w:spacing w:line="240" w:lineRule="auto"/>
              <w:ind w:firstLine="0"/>
              <w:rPr>
                <w:bCs/>
              </w:rPr>
            </w:pPr>
            <w:r w:rsidRPr="005673F5">
              <w:t>-285.8367</w:t>
            </w:r>
          </w:p>
        </w:tc>
        <w:tc>
          <w:tcPr>
            <w:tcW w:w="1565" w:type="dxa"/>
            <w:noWrap/>
            <w:hideMark/>
          </w:tcPr>
          <w:p w14:paraId="75C68E5D" w14:textId="43112B0A" w:rsidR="00AF385D" w:rsidRPr="00671662" w:rsidRDefault="00AF385D" w:rsidP="00AF385D">
            <w:pPr>
              <w:spacing w:line="240" w:lineRule="auto"/>
              <w:ind w:firstLine="0"/>
              <w:rPr>
                <w:bCs/>
              </w:rPr>
            </w:pPr>
            <w:r w:rsidRPr="005673F5">
              <w:t>22.1711</w:t>
            </w:r>
          </w:p>
        </w:tc>
        <w:tc>
          <w:tcPr>
            <w:tcW w:w="1173" w:type="dxa"/>
            <w:noWrap/>
          </w:tcPr>
          <w:p w14:paraId="5D506C6F" w14:textId="31A6142B" w:rsidR="00AF385D" w:rsidRPr="00671662" w:rsidRDefault="00E213EF" w:rsidP="00AF385D">
            <w:pPr>
              <w:spacing w:line="240" w:lineRule="auto"/>
              <w:ind w:firstLine="0"/>
              <w:rPr>
                <w:bCs/>
              </w:rPr>
            </w:pPr>
            <w:r>
              <w:rPr>
                <w:bCs/>
              </w:rPr>
              <w:t>0</w:t>
            </w:r>
          </w:p>
        </w:tc>
      </w:tr>
      <w:tr w:rsidR="00FB2B6F" w:rsidRPr="00671662" w14:paraId="6CC73ACD" w14:textId="77777777" w:rsidTr="00FB2B6F">
        <w:trPr>
          <w:trHeight w:val="300"/>
        </w:trPr>
        <w:tc>
          <w:tcPr>
            <w:tcW w:w="464" w:type="dxa"/>
            <w:noWrap/>
            <w:hideMark/>
          </w:tcPr>
          <w:p w14:paraId="11F73C8C" w14:textId="389551A2" w:rsidR="00AF385D" w:rsidRPr="00671662" w:rsidRDefault="00AF385D" w:rsidP="00AF385D">
            <w:pPr>
              <w:spacing w:line="240" w:lineRule="auto"/>
              <w:ind w:firstLine="0"/>
              <w:rPr>
                <w:bCs/>
              </w:rPr>
            </w:pPr>
            <w:r w:rsidRPr="005673F5">
              <w:t>4</w:t>
            </w:r>
          </w:p>
        </w:tc>
        <w:tc>
          <w:tcPr>
            <w:tcW w:w="1061" w:type="dxa"/>
            <w:noWrap/>
            <w:hideMark/>
          </w:tcPr>
          <w:p w14:paraId="54DA8054" w14:textId="265E5099" w:rsidR="00AF385D" w:rsidRPr="00671662" w:rsidRDefault="00AF385D" w:rsidP="00AF385D">
            <w:pPr>
              <w:spacing w:line="240" w:lineRule="auto"/>
              <w:ind w:firstLine="0"/>
              <w:rPr>
                <w:bCs/>
              </w:rPr>
            </w:pPr>
            <w:r w:rsidRPr="005673F5">
              <w:t>0.1051</w:t>
            </w:r>
          </w:p>
        </w:tc>
        <w:tc>
          <w:tcPr>
            <w:tcW w:w="1339" w:type="dxa"/>
            <w:noWrap/>
            <w:hideMark/>
          </w:tcPr>
          <w:p w14:paraId="5D79FC91" w14:textId="19C15EA1" w:rsidR="00AF385D" w:rsidRPr="00671662" w:rsidRDefault="00AF385D" w:rsidP="00AF385D">
            <w:pPr>
              <w:spacing w:line="240" w:lineRule="auto"/>
              <w:ind w:firstLine="0"/>
              <w:rPr>
                <w:bCs/>
              </w:rPr>
            </w:pPr>
            <w:r w:rsidRPr="005673F5">
              <w:t>NA</w:t>
            </w:r>
          </w:p>
        </w:tc>
        <w:tc>
          <w:tcPr>
            <w:tcW w:w="1145" w:type="dxa"/>
            <w:noWrap/>
            <w:hideMark/>
          </w:tcPr>
          <w:p w14:paraId="2BDB2FA7" w14:textId="38BDF1A5" w:rsidR="00AF385D" w:rsidRPr="00671662" w:rsidRDefault="00AF385D" w:rsidP="00AF385D">
            <w:pPr>
              <w:spacing w:line="240" w:lineRule="auto"/>
              <w:ind w:firstLine="0"/>
              <w:rPr>
                <w:bCs/>
              </w:rPr>
            </w:pPr>
            <w:r w:rsidRPr="005673F5">
              <w:t>-0.001</w:t>
            </w:r>
            <w:r>
              <w:t>1</w:t>
            </w:r>
          </w:p>
        </w:tc>
        <w:tc>
          <w:tcPr>
            <w:tcW w:w="1110" w:type="dxa"/>
            <w:noWrap/>
            <w:hideMark/>
          </w:tcPr>
          <w:p w14:paraId="12BFDF81" w14:textId="70D53846" w:rsidR="00AF385D" w:rsidRPr="00671662" w:rsidRDefault="00AF385D" w:rsidP="00AF385D">
            <w:pPr>
              <w:spacing w:line="240" w:lineRule="auto"/>
              <w:ind w:firstLine="0"/>
              <w:rPr>
                <w:bCs/>
              </w:rPr>
            </w:pPr>
            <w:r w:rsidRPr="005673F5">
              <w:t>-0.0001</w:t>
            </w:r>
          </w:p>
        </w:tc>
        <w:tc>
          <w:tcPr>
            <w:tcW w:w="2575" w:type="dxa"/>
            <w:noWrap/>
            <w:hideMark/>
          </w:tcPr>
          <w:p w14:paraId="65EE166D" w14:textId="72B6C1F8" w:rsidR="00AF385D" w:rsidRPr="00671662" w:rsidRDefault="00AF385D" w:rsidP="00AF385D">
            <w:pPr>
              <w:spacing w:line="240" w:lineRule="auto"/>
              <w:ind w:firstLine="0"/>
              <w:rPr>
                <w:bCs/>
              </w:rPr>
            </w:pPr>
            <w:r w:rsidRPr="005673F5">
              <w:t>NA</w:t>
            </w:r>
          </w:p>
        </w:tc>
        <w:tc>
          <w:tcPr>
            <w:tcW w:w="1417" w:type="dxa"/>
            <w:noWrap/>
            <w:hideMark/>
          </w:tcPr>
          <w:p w14:paraId="79DF4722" w14:textId="434624C0" w:rsidR="00AF385D" w:rsidRPr="00671662" w:rsidRDefault="00AF385D" w:rsidP="00AF385D">
            <w:pPr>
              <w:spacing w:line="240" w:lineRule="auto"/>
              <w:ind w:firstLine="0"/>
              <w:rPr>
                <w:bCs/>
              </w:rPr>
            </w:pPr>
            <w:r w:rsidRPr="005673F5">
              <w:t>5</w:t>
            </w:r>
          </w:p>
        </w:tc>
        <w:tc>
          <w:tcPr>
            <w:tcW w:w="1280" w:type="dxa"/>
            <w:noWrap/>
            <w:hideMark/>
          </w:tcPr>
          <w:p w14:paraId="05B8E701" w14:textId="4174A8C2" w:rsidR="00AF385D" w:rsidRPr="00671662" w:rsidRDefault="00AF385D" w:rsidP="00AF385D">
            <w:pPr>
              <w:spacing w:line="240" w:lineRule="auto"/>
              <w:ind w:firstLine="0"/>
              <w:rPr>
                <w:bCs/>
              </w:rPr>
            </w:pPr>
            <w:r w:rsidRPr="005673F5">
              <w:t>145.2840</w:t>
            </w:r>
          </w:p>
        </w:tc>
        <w:tc>
          <w:tcPr>
            <w:tcW w:w="1285" w:type="dxa"/>
            <w:noWrap/>
            <w:hideMark/>
          </w:tcPr>
          <w:p w14:paraId="2182CA63" w14:textId="57423EED" w:rsidR="00AF385D" w:rsidRPr="00671662" w:rsidRDefault="00AF385D" w:rsidP="00AF385D">
            <w:pPr>
              <w:spacing w:line="240" w:lineRule="auto"/>
              <w:ind w:firstLine="0"/>
              <w:rPr>
                <w:bCs/>
              </w:rPr>
            </w:pPr>
            <w:r w:rsidRPr="005673F5">
              <w:t>-279.7109</w:t>
            </w:r>
          </w:p>
        </w:tc>
        <w:tc>
          <w:tcPr>
            <w:tcW w:w="1565" w:type="dxa"/>
            <w:noWrap/>
            <w:hideMark/>
          </w:tcPr>
          <w:p w14:paraId="319AF435" w14:textId="04ACFCE6" w:rsidR="00AF385D" w:rsidRPr="00671662" w:rsidRDefault="00AF385D" w:rsidP="00AF385D">
            <w:pPr>
              <w:spacing w:line="240" w:lineRule="auto"/>
              <w:ind w:firstLine="0"/>
              <w:rPr>
                <w:bCs/>
              </w:rPr>
            </w:pPr>
            <w:r w:rsidRPr="005673F5">
              <w:t>28.2969</w:t>
            </w:r>
          </w:p>
        </w:tc>
        <w:tc>
          <w:tcPr>
            <w:tcW w:w="1173" w:type="dxa"/>
            <w:noWrap/>
          </w:tcPr>
          <w:p w14:paraId="20977098" w14:textId="4B6071B7" w:rsidR="00AF385D" w:rsidRPr="00671662" w:rsidRDefault="00E213EF" w:rsidP="00AF385D">
            <w:pPr>
              <w:spacing w:line="240" w:lineRule="auto"/>
              <w:ind w:firstLine="0"/>
              <w:rPr>
                <w:bCs/>
              </w:rPr>
            </w:pPr>
            <w:r>
              <w:rPr>
                <w:bCs/>
              </w:rPr>
              <w:t>0</w:t>
            </w:r>
          </w:p>
        </w:tc>
      </w:tr>
      <w:tr w:rsidR="00FB2B6F" w:rsidRPr="00671662" w14:paraId="6F4C5286" w14:textId="77777777" w:rsidTr="00FB2B6F">
        <w:trPr>
          <w:trHeight w:val="300"/>
        </w:trPr>
        <w:tc>
          <w:tcPr>
            <w:tcW w:w="464" w:type="dxa"/>
            <w:noWrap/>
            <w:hideMark/>
          </w:tcPr>
          <w:p w14:paraId="3227C488" w14:textId="149E4344" w:rsidR="00AF385D" w:rsidRPr="00671662" w:rsidRDefault="00AF385D" w:rsidP="00AF385D">
            <w:pPr>
              <w:spacing w:line="240" w:lineRule="auto"/>
              <w:ind w:firstLine="0"/>
              <w:rPr>
                <w:bCs/>
              </w:rPr>
            </w:pPr>
            <w:r w:rsidRPr="005673F5">
              <w:t>2</w:t>
            </w:r>
          </w:p>
        </w:tc>
        <w:tc>
          <w:tcPr>
            <w:tcW w:w="1061" w:type="dxa"/>
            <w:noWrap/>
            <w:hideMark/>
          </w:tcPr>
          <w:p w14:paraId="3AAB6B33" w14:textId="2A1BC59D" w:rsidR="00AF385D" w:rsidRPr="00671662" w:rsidRDefault="00AF385D" w:rsidP="00AF385D">
            <w:pPr>
              <w:spacing w:line="240" w:lineRule="auto"/>
              <w:ind w:firstLine="0"/>
              <w:rPr>
                <w:bCs/>
              </w:rPr>
            </w:pPr>
            <w:r w:rsidRPr="005673F5">
              <w:t>-0.017</w:t>
            </w:r>
            <w:r>
              <w:t>6</w:t>
            </w:r>
          </w:p>
        </w:tc>
        <w:tc>
          <w:tcPr>
            <w:tcW w:w="1339" w:type="dxa"/>
            <w:noWrap/>
            <w:hideMark/>
          </w:tcPr>
          <w:p w14:paraId="5D3C5C8A" w14:textId="30024A21" w:rsidR="00AF385D" w:rsidRPr="00671662" w:rsidRDefault="00AF385D" w:rsidP="00AF385D">
            <w:pPr>
              <w:spacing w:line="240" w:lineRule="auto"/>
              <w:ind w:firstLine="0"/>
              <w:rPr>
                <w:bCs/>
              </w:rPr>
            </w:pPr>
            <w:r w:rsidRPr="005673F5">
              <w:t>0.0045</w:t>
            </w:r>
          </w:p>
        </w:tc>
        <w:tc>
          <w:tcPr>
            <w:tcW w:w="1145" w:type="dxa"/>
            <w:noWrap/>
            <w:hideMark/>
          </w:tcPr>
          <w:p w14:paraId="6FB7123E" w14:textId="23816105" w:rsidR="00AF385D" w:rsidRPr="00671662" w:rsidRDefault="00AF385D" w:rsidP="00AF385D">
            <w:pPr>
              <w:spacing w:line="240" w:lineRule="auto"/>
              <w:ind w:firstLine="0"/>
              <w:rPr>
                <w:bCs/>
              </w:rPr>
            </w:pPr>
            <w:r w:rsidRPr="005673F5">
              <w:t>-0.000</w:t>
            </w:r>
            <w:r>
              <w:t>4</w:t>
            </w:r>
          </w:p>
        </w:tc>
        <w:tc>
          <w:tcPr>
            <w:tcW w:w="1110" w:type="dxa"/>
            <w:noWrap/>
            <w:hideMark/>
          </w:tcPr>
          <w:p w14:paraId="5D43B4E1" w14:textId="3EDCC3A6" w:rsidR="00AF385D" w:rsidRPr="00671662" w:rsidRDefault="00AF385D" w:rsidP="00AF385D">
            <w:pPr>
              <w:spacing w:line="240" w:lineRule="auto"/>
              <w:ind w:firstLine="0"/>
              <w:rPr>
                <w:bCs/>
              </w:rPr>
            </w:pPr>
            <w:r w:rsidRPr="005673F5">
              <w:t>0.0001</w:t>
            </w:r>
          </w:p>
        </w:tc>
        <w:tc>
          <w:tcPr>
            <w:tcW w:w="2575" w:type="dxa"/>
            <w:noWrap/>
            <w:hideMark/>
          </w:tcPr>
          <w:p w14:paraId="097F0C5C" w14:textId="2F58FC77" w:rsidR="00AF385D" w:rsidRPr="00671662" w:rsidRDefault="00AF385D" w:rsidP="00AF385D">
            <w:pPr>
              <w:spacing w:line="240" w:lineRule="auto"/>
              <w:ind w:firstLine="0"/>
              <w:rPr>
                <w:bCs/>
              </w:rPr>
            </w:pPr>
            <w:r w:rsidRPr="005673F5">
              <w:t>NA</w:t>
            </w:r>
          </w:p>
        </w:tc>
        <w:tc>
          <w:tcPr>
            <w:tcW w:w="1417" w:type="dxa"/>
            <w:noWrap/>
            <w:hideMark/>
          </w:tcPr>
          <w:p w14:paraId="6A09D91F" w14:textId="72C6CA99" w:rsidR="00AF385D" w:rsidRPr="00671662" w:rsidRDefault="00AF385D" w:rsidP="00AF385D">
            <w:pPr>
              <w:spacing w:line="240" w:lineRule="auto"/>
              <w:ind w:firstLine="0"/>
              <w:rPr>
                <w:bCs/>
              </w:rPr>
            </w:pPr>
            <w:r w:rsidRPr="005673F5">
              <w:t>6</w:t>
            </w:r>
          </w:p>
        </w:tc>
        <w:tc>
          <w:tcPr>
            <w:tcW w:w="1280" w:type="dxa"/>
            <w:noWrap/>
            <w:hideMark/>
          </w:tcPr>
          <w:p w14:paraId="16DB60D7" w14:textId="337AF42B" w:rsidR="00AF385D" w:rsidRPr="00671662" w:rsidRDefault="00AF385D" w:rsidP="00AF385D">
            <w:pPr>
              <w:spacing w:line="240" w:lineRule="auto"/>
              <w:ind w:firstLine="0"/>
              <w:rPr>
                <w:bCs/>
              </w:rPr>
            </w:pPr>
            <w:r w:rsidRPr="005673F5">
              <w:t>141.5154</w:t>
            </w:r>
          </w:p>
        </w:tc>
        <w:tc>
          <w:tcPr>
            <w:tcW w:w="1285" w:type="dxa"/>
            <w:noWrap/>
            <w:hideMark/>
          </w:tcPr>
          <w:p w14:paraId="791EE521" w14:textId="2374F399" w:rsidR="00AF385D" w:rsidRPr="00671662" w:rsidRDefault="00AF385D" w:rsidP="00AF385D">
            <w:pPr>
              <w:spacing w:line="240" w:lineRule="auto"/>
              <w:ind w:firstLine="0"/>
              <w:rPr>
                <w:bCs/>
              </w:rPr>
            </w:pPr>
            <w:r w:rsidRPr="005673F5">
              <w:t>-269.8135</w:t>
            </w:r>
          </w:p>
        </w:tc>
        <w:tc>
          <w:tcPr>
            <w:tcW w:w="1565" w:type="dxa"/>
            <w:noWrap/>
            <w:hideMark/>
          </w:tcPr>
          <w:p w14:paraId="314918B4" w14:textId="7B6EAF76" w:rsidR="00AF385D" w:rsidRPr="00671662" w:rsidRDefault="00AF385D" w:rsidP="00AF385D">
            <w:pPr>
              <w:spacing w:line="240" w:lineRule="auto"/>
              <w:ind w:firstLine="0"/>
              <w:rPr>
                <w:bCs/>
              </w:rPr>
            </w:pPr>
            <w:r w:rsidRPr="005673F5">
              <w:t>38.1943</w:t>
            </w:r>
          </w:p>
        </w:tc>
        <w:tc>
          <w:tcPr>
            <w:tcW w:w="1173" w:type="dxa"/>
            <w:noWrap/>
          </w:tcPr>
          <w:p w14:paraId="5C4572A7" w14:textId="4DF746E2" w:rsidR="00AF385D" w:rsidRPr="00671662" w:rsidRDefault="00E213EF" w:rsidP="00AF385D">
            <w:pPr>
              <w:spacing w:line="240" w:lineRule="auto"/>
              <w:ind w:firstLine="0"/>
              <w:rPr>
                <w:bCs/>
              </w:rPr>
            </w:pPr>
            <w:r>
              <w:rPr>
                <w:bCs/>
              </w:rPr>
              <w:t>0</w:t>
            </w:r>
          </w:p>
        </w:tc>
      </w:tr>
      <w:tr w:rsidR="00FB2B6F" w:rsidRPr="00671662" w14:paraId="4204C9AC" w14:textId="77777777" w:rsidTr="00FB2B6F">
        <w:trPr>
          <w:trHeight w:val="300"/>
        </w:trPr>
        <w:tc>
          <w:tcPr>
            <w:tcW w:w="464" w:type="dxa"/>
            <w:noWrap/>
            <w:hideMark/>
          </w:tcPr>
          <w:p w14:paraId="5E06C10F" w14:textId="606B7D8C" w:rsidR="00AF385D" w:rsidRPr="00671662" w:rsidRDefault="00AF385D" w:rsidP="00AF385D">
            <w:pPr>
              <w:spacing w:line="240" w:lineRule="auto"/>
              <w:ind w:firstLine="0"/>
              <w:rPr>
                <w:bCs/>
              </w:rPr>
            </w:pPr>
            <w:r w:rsidRPr="005673F5">
              <w:t>1</w:t>
            </w:r>
          </w:p>
        </w:tc>
        <w:tc>
          <w:tcPr>
            <w:tcW w:w="1061" w:type="dxa"/>
            <w:noWrap/>
            <w:hideMark/>
          </w:tcPr>
          <w:p w14:paraId="44294952" w14:textId="68CCF114" w:rsidR="00AF385D" w:rsidRPr="00671662" w:rsidRDefault="00AF385D" w:rsidP="00AF385D">
            <w:pPr>
              <w:spacing w:line="240" w:lineRule="auto"/>
              <w:ind w:firstLine="0"/>
              <w:rPr>
                <w:bCs/>
              </w:rPr>
            </w:pPr>
            <w:r w:rsidRPr="005673F5">
              <w:t>0.021</w:t>
            </w:r>
            <w:r>
              <w:t>6</w:t>
            </w:r>
          </w:p>
        </w:tc>
        <w:tc>
          <w:tcPr>
            <w:tcW w:w="1339" w:type="dxa"/>
            <w:noWrap/>
            <w:hideMark/>
          </w:tcPr>
          <w:p w14:paraId="7EEEA5B4" w14:textId="2C02BD66" w:rsidR="00AF385D" w:rsidRPr="00671662" w:rsidRDefault="00AF385D" w:rsidP="00AF385D">
            <w:pPr>
              <w:spacing w:line="240" w:lineRule="auto"/>
              <w:ind w:firstLine="0"/>
              <w:rPr>
                <w:bCs/>
              </w:rPr>
            </w:pPr>
            <w:r w:rsidRPr="005673F5">
              <w:t>0.003</w:t>
            </w:r>
            <w:r>
              <w:t>2</w:t>
            </w:r>
          </w:p>
        </w:tc>
        <w:tc>
          <w:tcPr>
            <w:tcW w:w="1145" w:type="dxa"/>
            <w:noWrap/>
            <w:hideMark/>
          </w:tcPr>
          <w:p w14:paraId="2457DF35" w14:textId="3573BA09" w:rsidR="00AF385D" w:rsidRPr="00671662" w:rsidRDefault="00AF385D" w:rsidP="00AF385D">
            <w:pPr>
              <w:spacing w:line="240" w:lineRule="auto"/>
              <w:ind w:firstLine="0"/>
              <w:rPr>
                <w:bCs/>
              </w:rPr>
            </w:pPr>
            <w:r w:rsidRPr="005673F5">
              <w:t>-0.0006</w:t>
            </w:r>
          </w:p>
        </w:tc>
        <w:tc>
          <w:tcPr>
            <w:tcW w:w="1110" w:type="dxa"/>
            <w:noWrap/>
            <w:hideMark/>
          </w:tcPr>
          <w:p w14:paraId="5A1AAE9F" w14:textId="7A4AA588" w:rsidR="00AF385D" w:rsidRPr="00671662" w:rsidRDefault="00AF385D" w:rsidP="00AF385D">
            <w:pPr>
              <w:spacing w:line="240" w:lineRule="auto"/>
              <w:ind w:firstLine="0"/>
              <w:rPr>
                <w:bCs/>
              </w:rPr>
            </w:pPr>
            <w:r w:rsidRPr="005673F5">
              <w:t>0.340</w:t>
            </w:r>
            <w:r>
              <w:t>4</w:t>
            </w:r>
          </w:p>
        </w:tc>
        <w:tc>
          <w:tcPr>
            <w:tcW w:w="2575" w:type="dxa"/>
            <w:noWrap/>
            <w:hideMark/>
          </w:tcPr>
          <w:p w14:paraId="4CA9F6B5" w14:textId="1CBD3EFB" w:rsidR="00AF385D" w:rsidRPr="00671662" w:rsidRDefault="00AF385D" w:rsidP="00AF385D">
            <w:pPr>
              <w:spacing w:line="240" w:lineRule="auto"/>
              <w:ind w:firstLine="0"/>
              <w:rPr>
                <w:bCs/>
              </w:rPr>
            </w:pPr>
            <w:r w:rsidRPr="005673F5">
              <w:t>-0.0137</w:t>
            </w:r>
          </w:p>
        </w:tc>
        <w:tc>
          <w:tcPr>
            <w:tcW w:w="1417" w:type="dxa"/>
            <w:noWrap/>
            <w:hideMark/>
          </w:tcPr>
          <w:p w14:paraId="2F6A5BA4" w14:textId="0827123F" w:rsidR="00AF385D" w:rsidRPr="00671662" w:rsidRDefault="00AF385D" w:rsidP="00AF385D">
            <w:pPr>
              <w:spacing w:line="240" w:lineRule="auto"/>
              <w:ind w:firstLine="0"/>
              <w:rPr>
                <w:bCs/>
              </w:rPr>
            </w:pPr>
            <w:r w:rsidRPr="005673F5">
              <w:t>7</w:t>
            </w:r>
          </w:p>
        </w:tc>
        <w:tc>
          <w:tcPr>
            <w:tcW w:w="1280" w:type="dxa"/>
            <w:noWrap/>
            <w:hideMark/>
          </w:tcPr>
          <w:p w14:paraId="1E4A6CE9" w14:textId="0EF5D95C" w:rsidR="00AF385D" w:rsidRPr="00671662" w:rsidRDefault="00AF385D" w:rsidP="00AF385D">
            <w:pPr>
              <w:spacing w:line="240" w:lineRule="auto"/>
              <w:ind w:firstLine="0"/>
              <w:rPr>
                <w:bCs/>
              </w:rPr>
            </w:pPr>
            <w:r w:rsidRPr="005673F5">
              <w:t>139.5672</w:t>
            </w:r>
          </w:p>
        </w:tc>
        <w:tc>
          <w:tcPr>
            <w:tcW w:w="1285" w:type="dxa"/>
            <w:noWrap/>
            <w:hideMark/>
          </w:tcPr>
          <w:p w14:paraId="2840E151" w14:textId="58B204D4" w:rsidR="00AF385D" w:rsidRPr="00671662" w:rsidRDefault="00AF385D" w:rsidP="00AF385D">
            <w:pPr>
              <w:spacing w:line="240" w:lineRule="auto"/>
              <w:ind w:firstLine="0"/>
              <w:rPr>
                <w:bCs/>
              </w:rPr>
            </w:pPr>
            <w:r w:rsidRPr="005673F5">
              <w:t>-263.4875</w:t>
            </w:r>
          </w:p>
        </w:tc>
        <w:tc>
          <w:tcPr>
            <w:tcW w:w="1565" w:type="dxa"/>
            <w:noWrap/>
            <w:hideMark/>
          </w:tcPr>
          <w:p w14:paraId="5C109C84" w14:textId="604E2CA3" w:rsidR="00AF385D" w:rsidRPr="00671662" w:rsidRDefault="00AF385D" w:rsidP="00AF385D">
            <w:pPr>
              <w:spacing w:line="240" w:lineRule="auto"/>
              <w:ind w:firstLine="0"/>
              <w:rPr>
                <w:bCs/>
              </w:rPr>
            </w:pPr>
            <w:r w:rsidRPr="005673F5">
              <w:t>44.5204</w:t>
            </w:r>
          </w:p>
        </w:tc>
        <w:tc>
          <w:tcPr>
            <w:tcW w:w="1173" w:type="dxa"/>
            <w:noWrap/>
          </w:tcPr>
          <w:p w14:paraId="045167B9" w14:textId="226717EE" w:rsidR="00AF385D" w:rsidRPr="00671662" w:rsidRDefault="00E213EF" w:rsidP="00AF385D">
            <w:pPr>
              <w:spacing w:line="240" w:lineRule="auto"/>
              <w:ind w:firstLine="0"/>
              <w:rPr>
                <w:bCs/>
              </w:rPr>
            </w:pPr>
            <w:r>
              <w:rPr>
                <w:bCs/>
              </w:rPr>
              <w:t>0</w:t>
            </w:r>
          </w:p>
        </w:tc>
      </w:tr>
    </w:tbl>
    <w:p w14:paraId="438E9063" w14:textId="77777777" w:rsidR="00651A4B" w:rsidRDefault="00651A4B">
      <w:pPr>
        <w:spacing w:line="240" w:lineRule="auto"/>
        <w:ind w:firstLine="0"/>
        <w:rPr>
          <w:b/>
          <w:bCs/>
        </w:rPr>
      </w:pPr>
      <w:r>
        <w:rPr>
          <w:b/>
          <w:bCs/>
        </w:rPr>
        <w:br w:type="page"/>
      </w:r>
    </w:p>
    <w:p w14:paraId="303EF116" w14:textId="6DE69FD5" w:rsidR="003C3F32" w:rsidRDefault="003C3F32" w:rsidP="003C3F32">
      <w:pPr>
        <w:spacing w:line="240" w:lineRule="auto"/>
        <w:ind w:firstLine="0"/>
        <w:rPr>
          <w:bCs/>
        </w:rPr>
      </w:pPr>
      <w:r w:rsidRPr="0050086D">
        <w:rPr>
          <w:b/>
          <w:bCs/>
        </w:rPr>
        <w:lastRenderedPageBreak/>
        <w:t xml:space="preserve">Table </w:t>
      </w:r>
      <w:r w:rsidR="0079494F">
        <w:rPr>
          <w:b/>
          <w:bCs/>
        </w:rPr>
        <w:t>S9</w:t>
      </w:r>
      <w:r>
        <w:rPr>
          <w:b/>
          <w:bCs/>
        </w:rPr>
        <w:t xml:space="preserve"> a:</w:t>
      </w:r>
      <w:r w:rsidR="00B74FD2">
        <w:rPr>
          <w:b/>
          <w:bCs/>
        </w:rPr>
        <w:t>d</w:t>
      </w:r>
      <w:r>
        <w:rPr>
          <w:b/>
          <w:bCs/>
        </w:rPr>
        <w:t xml:space="preserve"> </w:t>
      </w:r>
      <w:r>
        <w:rPr>
          <w:bCs/>
        </w:rPr>
        <w:t xml:space="preserve">Model selection tables for woody cover </w:t>
      </w:r>
      <w:r w:rsidR="00B47E32">
        <w:rPr>
          <w:bCs/>
        </w:rPr>
        <w:t>use</w:t>
      </w:r>
      <w:r>
        <w:rPr>
          <w:bCs/>
        </w:rPr>
        <w:t xml:space="preserve"> by impala</w:t>
      </w:r>
    </w:p>
    <w:p w14:paraId="15D95E81" w14:textId="77777777" w:rsidR="0079494F" w:rsidRDefault="0079494F" w:rsidP="003C3F32">
      <w:pPr>
        <w:spacing w:line="240" w:lineRule="auto"/>
        <w:ind w:firstLine="0"/>
        <w:rPr>
          <w:bCs/>
        </w:rPr>
      </w:pPr>
    </w:p>
    <w:tbl>
      <w:tblPr>
        <w:tblStyle w:val="TableGrid"/>
        <w:tblW w:w="0" w:type="auto"/>
        <w:tblInd w:w="93" w:type="dxa"/>
        <w:tblLook w:val="04A0" w:firstRow="1" w:lastRow="0" w:firstColumn="1" w:lastColumn="0" w:noHBand="0" w:noVBand="1"/>
      </w:tblPr>
      <w:tblGrid>
        <w:gridCol w:w="998"/>
        <w:gridCol w:w="1145"/>
        <w:gridCol w:w="1340"/>
        <w:gridCol w:w="1169"/>
        <w:gridCol w:w="1072"/>
        <w:gridCol w:w="998"/>
        <w:gridCol w:w="1438"/>
        <w:gridCol w:w="998"/>
        <w:gridCol w:w="1041"/>
        <w:gridCol w:w="1292"/>
        <w:gridCol w:w="1276"/>
        <w:gridCol w:w="998"/>
      </w:tblGrid>
      <w:tr w:rsidR="0079494F" w:rsidRPr="00DD7EAE" w14:paraId="399A5228" w14:textId="77777777" w:rsidTr="00FB7A5F">
        <w:trPr>
          <w:trHeight w:val="300"/>
        </w:trPr>
        <w:tc>
          <w:tcPr>
            <w:tcW w:w="13765" w:type="dxa"/>
            <w:gridSpan w:val="12"/>
            <w:tcBorders>
              <w:top w:val="single" w:sz="8" w:space="0" w:color="FFFFFF" w:themeColor="background1"/>
              <w:left w:val="single" w:sz="8" w:space="0" w:color="FFFFFF" w:themeColor="background1"/>
              <w:right w:val="single" w:sz="8" w:space="0" w:color="FFFFFF" w:themeColor="background1"/>
            </w:tcBorders>
            <w:noWrap/>
          </w:tcPr>
          <w:p w14:paraId="75C8F635" w14:textId="55FAE96A" w:rsidR="0079494F" w:rsidRPr="00DD7EAE" w:rsidRDefault="0079494F" w:rsidP="0079494F">
            <w:pPr>
              <w:spacing w:line="240" w:lineRule="auto"/>
              <w:ind w:firstLine="0"/>
              <w:rPr>
                <w:bCs/>
              </w:rPr>
            </w:pPr>
            <w:r>
              <w:rPr>
                <w:bCs/>
              </w:rPr>
              <w:t>Table S9a: Model selection for whole day</w:t>
            </w:r>
          </w:p>
        </w:tc>
      </w:tr>
      <w:tr w:rsidR="00DD7EAE" w:rsidRPr="00DD7EAE" w14:paraId="24503411" w14:textId="77777777" w:rsidTr="0079494F">
        <w:trPr>
          <w:trHeight w:val="300"/>
        </w:trPr>
        <w:tc>
          <w:tcPr>
            <w:tcW w:w="998" w:type="dxa"/>
            <w:noWrap/>
            <w:hideMark/>
          </w:tcPr>
          <w:p w14:paraId="09DD2B81" w14:textId="77777777" w:rsidR="00DD7EAE" w:rsidRPr="00DD7EAE" w:rsidRDefault="00DD7EAE" w:rsidP="00DD7EAE">
            <w:pPr>
              <w:spacing w:line="240" w:lineRule="auto"/>
              <w:ind w:firstLine="0"/>
              <w:rPr>
                <w:bCs/>
              </w:rPr>
            </w:pPr>
          </w:p>
        </w:tc>
        <w:tc>
          <w:tcPr>
            <w:tcW w:w="1145" w:type="dxa"/>
            <w:noWrap/>
            <w:hideMark/>
          </w:tcPr>
          <w:p w14:paraId="04DAA94B" w14:textId="71ED397B" w:rsidR="00DD7EAE" w:rsidRPr="00DD7EAE" w:rsidRDefault="00DD7EAE" w:rsidP="00DD7EAE">
            <w:pPr>
              <w:spacing w:line="240" w:lineRule="auto"/>
              <w:ind w:firstLine="0"/>
              <w:rPr>
                <w:bCs/>
              </w:rPr>
            </w:pPr>
            <w:r>
              <w:rPr>
                <w:bCs/>
              </w:rPr>
              <w:t>Intercept</w:t>
            </w:r>
          </w:p>
        </w:tc>
        <w:tc>
          <w:tcPr>
            <w:tcW w:w="1340" w:type="dxa"/>
            <w:noWrap/>
            <w:hideMark/>
          </w:tcPr>
          <w:p w14:paraId="539D42EA" w14:textId="3DCE8701" w:rsidR="00DD7EAE" w:rsidRPr="00DD7EAE" w:rsidRDefault="00DD7EAE" w:rsidP="00DD7EAE">
            <w:pPr>
              <w:spacing w:line="240" w:lineRule="auto"/>
              <w:ind w:firstLine="0"/>
              <w:rPr>
                <w:bCs/>
              </w:rPr>
            </w:pPr>
            <w:r>
              <w:rPr>
                <w:bCs/>
              </w:rPr>
              <w:t>Temperature</w:t>
            </w:r>
          </w:p>
        </w:tc>
        <w:tc>
          <w:tcPr>
            <w:tcW w:w="1169" w:type="dxa"/>
            <w:noWrap/>
            <w:hideMark/>
          </w:tcPr>
          <w:p w14:paraId="531CEC57" w14:textId="16B4BAA9" w:rsidR="00DD7EAE" w:rsidRPr="00DD7EAE" w:rsidRDefault="00DD7EAE" w:rsidP="00DD7EAE">
            <w:pPr>
              <w:spacing w:line="240" w:lineRule="auto"/>
              <w:ind w:firstLine="0"/>
              <w:rPr>
                <w:bCs/>
              </w:rPr>
            </w:pPr>
            <w:r>
              <w:rPr>
                <w:bCs/>
              </w:rPr>
              <w:t>Period</w:t>
            </w:r>
          </w:p>
        </w:tc>
        <w:tc>
          <w:tcPr>
            <w:tcW w:w="1072" w:type="dxa"/>
            <w:noWrap/>
            <w:hideMark/>
          </w:tcPr>
          <w:p w14:paraId="17A39D93" w14:textId="25764509" w:rsidR="00DD7EAE" w:rsidRPr="00DD7EAE" w:rsidRDefault="00DD7EAE" w:rsidP="00DD7EAE">
            <w:pPr>
              <w:spacing w:line="240" w:lineRule="auto"/>
              <w:ind w:firstLine="0"/>
              <w:rPr>
                <w:bCs/>
              </w:rPr>
            </w:pPr>
            <w:r w:rsidRPr="00671662">
              <w:rPr>
                <w:bCs/>
              </w:rPr>
              <w:t>Radiation</w:t>
            </w:r>
          </w:p>
        </w:tc>
        <w:tc>
          <w:tcPr>
            <w:tcW w:w="998" w:type="dxa"/>
            <w:noWrap/>
            <w:hideMark/>
          </w:tcPr>
          <w:p w14:paraId="7AE0CD51" w14:textId="408A587E" w:rsidR="00DD7EAE" w:rsidRPr="00DD7EAE" w:rsidRDefault="00DD7EAE" w:rsidP="00DD7EAE">
            <w:pPr>
              <w:spacing w:line="240" w:lineRule="auto"/>
              <w:ind w:firstLine="0"/>
              <w:rPr>
                <w:bCs/>
              </w:rPr>
            </w:pPr>
            <w:r>
              <w:rPr>
                <w:bCs/>
              </w:rPr>
              <w:t>Rainfall</w:t>
            </w:r>
          </w:p>
        </w:tc>
        <w:tc>
          <w:tcPr>
            <w:tcW w:w="1438" w:type="dxa"/>
            <w:noWrap/>
            <w:hideMark/>
          </w:tcPr>
          <w:p w14:paraId="1D31901E" w14:textId="2049DF23" w:rsidR="00DD7EAE" w:rsidRPr="00DD7EAE" w:rsidRDefault="00DD7EAE" w:rsidP="00DD7EAE">
            <w:pPr>
              <w:spacing w:line="240" w:lineRule="auto"/>
              <w:ind w:firstLine="0"/>
              <w:rPr>
                <w:bCs/>
              </w:rPr>
            </w:pPr>
            <w:r>
              <w:rPr>
                <w:bCs/>
              </w:rPr>
              <w:t>Temp:Rain</w:t>
            </w:r>
          </w:p>
        </w:tc>
        <w:tc>
          <w:tcPr>
            <w:tcW w:w="998" w:type="dxa"/>
            <w:noWrap/>
            <w:hideMark/>
          </w:tcPr>
          <w:p w14:paraId="117293C3" w14:textId="77777777" w:rsidR="00DD7EAE" w:rsidRPr="00DD7EAE" w:rsidRDefault="00DD7EAE" w:rsidP="00DD7EAE">
            <w:pPr>
              <w:spacing w:line="240" w:lineRule="auto"/>
              <w:ind w:firstLine="0"/>
              <w:rPr>
                <w:bCs/>
              </w:rPr>
            </w:pPr>
            <w:r w:rsidRPr="00DD7EAE">
              <w:rPr>
                <w:bCs/>
              </w:rPr>
              <w:t>df</w:t>
            </w:r>
          </w:p>
        </w:tc>
        <w:tc>
          <w:tcPr>
            <w:tcW w:w="1041" w:type="dxa"/>
            <w:noWrap/>
            <w:hideMark/>
          </w:tcPr>
          <w:p w14:paraId="739B508A" w14:textId="77777777" w:rsidR="00DD7EAE" w:rsidRPr="00DD7EAE" w:rsidRDefault="00DD7EAE" w:rsidP="00DD7EAE">
            <w:pPr>
              <w:spacing w:line="240" w:lineRule="auto"/>
              <w:ind w:firstLine="0"/>
              <w:rPr>
                <w:bCs/>
              </w:rPr>
            </w:pPr>
            <w:r w:rsidRPr="00DD7EAE">
              <w:rPr>
                <w:bCs/>
              </w:rPr>
              <w:t>logLik</w:t>
            </w:r>
          </w:p>
        </w:tc>
        <w:tc>
          <w:tcPr>
            <w:tcW w:w="1292" w:type="dxa"/>
            <w:noWrap/>
            <w:hideMark/>
          </w:tcPr>
          <w:p w14:paraId="286DC0E2" w14:textId="77777777" w:rsidR="00DD7EAE" w:rsidRPr="00DD7EAE" w:rsidRDefault="00DD7EAE" w:rsidP="00DD7EAE">
            <w:pPr>
              <w:spacing w:line="240" w:lineRule="auto"/>
              <w:ind w:firstLine="0"/>
              <w:rPr>
                <w:bCs/>
              </w:rPr>
            </w:pPr>
            <w:r w:rsidRPr="00DD7EAE">
              <w:rPr>
                <w:bCs/>
              </w:rPr>
              <w:t>AICc</w:t>
            </w:r>
          </w:p>
        </w:tc>
        <w:tc>
          <w:tcPr>
            <w:tcW w:w="1276" w:type="dxa"/>
            <w:noWrap/>
            <w:hideMark/>
          </w:tcPr>
          <w:p w14:paraId="158D7698" w14:textId="77777777" w:rsidR="00DD7EAE" w:rsidRPr="00DD7EAE" w:rsidRDefault="00DD7EAE" w:rsidP="00DD7EAE">
            <w:pPr>
              <w:spacing w:line="240" w:lineRule="auto"/>
              <w:ind w:firstLine="0"/>
              <w:rPr>
                <w:bCs/>
              </w:rPr>
            </w:pPr>
            <w:r w:rsidRPr="00DD7EAE">
              <w:rPr>
                <w:bCs/>
              </w:rPr>
              <w:t>delta</w:t>
            </w:r>
          </w:p>
        </w:tc>
        <w:tc>
          <w:tcPr>
            <w:tcW w:w="998" w:type="dxa"/>
            <w:noWrap/>
            <w:hideMark/>
          </w:tcPr>
          <w:p w14:paraId="6F0B6C8C" w14:textId="77777777" w:rsidR="00DD7EAE" w:rsidRPr="00DD7EAE" w:rsidRDefault="00DD7EAE" w:rsidP="00DD7EAE">
            <w:pPr>
              <w:spacing w:line="240" w:lineRule="auto"/>
              <w:ind w:firstLine="0"/>
              <w:rPr>
                <w:bCs/>
              </w:rPr>
            </w:pPr>
            <w:r w:rsidRPr="00DD7EAE">
              <w:rPr>
                <w:bCs/>
              </w:rPr>
              <w:t>weight</w:t>
            </w:r>
          </w:p>
        </w:tc>
      </w:tr>
      <w:tr w:rsidR="00DD7EAE" w:rsidRPr="00DD7EAE" w14:paraId="59B6434A" w14:textId="77777777" w:rsidTr="0079494F">
        <w:trPr>
          <w:trHeight w:val="300"/>
        </w:trPr>
        <w:tc>
          <w:tcPr>
            <w:tcW w:w="998" w:type="dxa"/>
            <w:noWrap/>
            <w:hideMark/>
          </w:tcPr>
          <w:p w14:paraId="33EA37BC" w14:textId="77777777" w:rsidR="00DD7EAE" w:rsidRPr="00DD7EAE" w:rsidRDefault="00DD7EAE" w:rsidP="00DD7EAE">
            <w:pPr>
              <w:spacing w:line="240" w:lineRule="auto"/>
              <w:ind w:firstLine="0"/>
              <w:rPr>
                <w:bCs/>
              </w:rPr>
            </w:pPr>
            <w:r w:rsidRPr="00DD7EAE">
              <w:rPr>
                <w:bCs/>
              </w:rPr>
              <w:t>6</w:t>
            </w:r>
          </w:p>
        </w:tc>
        <w:tc>
          <w:tcPr>
            <w:tcW w:w="1145" w:type="dxa"/>
            <w:noWrap/>
            <w:hideMark/>
          </w:tcPr>
          <w:p w14:paraId="3B68ECAE" w14:textId="77777777" w:rsidR="00DD7EAE" w:rsidRPr="00DD7EAE" w:rsidRDefault="00DD7EAE" w:rsidP="00DD7EAE">
            <w:pPr>
              <w:spacing w:line="240" w:lineRule="auto"/>
              <w:ind w:firstLine="0"/>
              <w:rPr>
                <w:bCs/>
              </w:rPr>
            </w:pPr>
            <w:r w:rsidRPr="00DD7EAE">
              <w:rPr>
                <w:bCs/>
              </w:rPr>
              <w:t>0.0663</w:t>
            </w:r>
          </w:p>
        </w:tc>
        <w:tc>
          <w:tcPr>
            <w:tcW w:w="1340" w:type="dxa"/>
            <w:noWrap/>
            <w:hideMark/>
          </w:tcPr>
          <w:p w14:paraId="434CB0B1"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70235C33" w14:textId="77777777" w:rsidR="00DD7EAE" w:rsidRPr="00DD7EAE" w:rsidRDefault="00DD7EAE" w:rsidP="00DD7EAE">
            <w:pPr>
              <w:spacing w:line="240" w:lineRule="auto"/>
              <w:ind w:firstLine="0"/>
              <w:rPr>
                <w:bCs/>
              </w:rPr>
            </w:pPr>
            <w:r w:rsidRPr="00DD7EAE">
              <w:rPr>
                <w:bCs/>
              </w:rPr>
              <w:t>+</w:t>
            </w:r>
          </w:p>
        </w:tc>
        <w:tc>
          <w:tcPr>
            <w:tcW w:w="1072" w:type="dxa"/>
            <w:noWrap/>
            <w:hideMark/>
          </w:tcPr>
          <w:p w14:paraId="179511EE"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4CDDA59C"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6E273CD1"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2551462"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44FBFA8C" w14:textId="77777777" w:rsidR="00DD7EAE" w:rsidRPr="00DD7EAE" w:rsidRDefault="00DD7EAE" w:rsidP="00DD7EAE">
            <w:pPr>
              <w:spacing w:line="240" w:lineRule="auto"/>
              <w:ind w:firstLine="0"/>
              <w:rPr>
                <w:bCs/>
              </w:rPr>
            </w:pPr>
            <w:r w:rsidRPr="00DD7EAE">
              <w:rPr>
                <w:bCs/>
              </w:rPr>
              <w:t>33140.45</w:t>
            </w:r>
          </w:p>
        </w:tc>
        <w:tc>
          <w:tcPr>
            <w:tcW w:w="1292" w:type="dxa"/>
            <w:noWrap/>
            <w:hideMark/>
          </w:tcPr>
          <w:p w14:paraId="11C7ABF2" w14:textId="77777777" w:rsidR="00DD7EAE" w:rsidRPr="00DD7EAE" w:rsidRDefault="00DD7EAE" w:rsidP="00DD7EAE">
            <w:pPr>
              <w:spacing w:line="240" w:lineRule="auto"/>
              <w:ind w:firstLine="0"/>
              <w:rPr>
                <w:bCs/>
              </w:rPr>
            </w:pPr>
            <w:r w:rsidRPr="00DD7EAE">
              <w:rPr>
                <w:bCs/>
              </w:rPr>
              <w:t>-66264.90</w:t>
            </w:r>
          </w:p>
        </w:tc>
        <w:tc>
          <w:tcPr>
            <w:tcW w:w="1276" w:type="dxa"/>
            <w:noWrap/>
            <w:hideMark/>
          </w:tcPr>
          <w:p w14:paraId="341C29A6" w14:textId="77777777" w:rsidR="00DD7EAE" w:rsidRPr="00DD7EAE" w:rsidRDefault="00DD7EAE" w:rsidP="00DD7EAE">
            <w:pPr>
              <w:spacing w:line="240" w:lineRule="auto"/>
              <w:ind w:firstLine="0"/>
              <w:rPr>
                <w:bCs/>
              </w:rPr>
            </w:pPr>
            <w:r w:rsidRPr="00DD7EAE">
              <w:rPr>
                <w:bCs/>
              </w:rPr>
              <w:t>0.00</w:t>
            </w:r>
          </w:p>
        </w:tc>
        <w:tc>
          <w:tcPr>
            <w:tcW w:w="998" w:type="dxa"/>
            <w:noWrap/>
            <w:hideMark/>
          </w:tcPr>
          <w:p w14:paraId="37768AC4" w14:textId="77777777" w:rsidR="00DD7EAE" w:rsidRPr="00DD7EAE" w:rsidRDefault="00DD7EAE" w:rsidP="00DD7EAE">
            <w:pPr>
              <w:spacing w:line="240" w:lineRule="auto"/>
              <w:ind w:firstLine="0"/>
              <w:rPr>
                <w:bCs/>
              </w:rPr>
            </w:pPr>
            <w:r w:rsidRPr="00DD7EAE">
              <w:rPr>
                <w:bCs/>
              </w:rPr>
              <w:t>1.00</w:t>
            </w:r>
          </w:p>
        </w:tc>
      </w:tr>
      <w:tr w:rsidR="00DD7EAE" w:rsidRPr="00DD7EAE" w14:paraId="43CB4A9A" w14:textId="77777777" w:rsidTr="0079494F">
        <w:trPr>
          <w:trHeight w:val="300"/>
        </w:trPr>
        <w:tc>
          <w:tcPr>
            <w:tcW w:w="998" w:type="dxa"/>
            <w:noWrap/>
            <w:hideMark/>
          </w:tcPr>
          <w:p w14:paraId="40404FAA" w14:textId="77777777" w:rsidR="00DD7EAE" w:rsidRPr="00DD7EAE" w:rsidRDefault="00DD7EAE" w:rsidP="00DD7EAE">
            <w:pPr>
              <w:spacing w:line="240" w:lineRule="auto"/>
              <w:ind w:firstLine="0"/>
              <w:rPr>
                <w:bCs/>
              </w:rPr>
            </w:pPr>
            <w:r w:rsidRPr="00DD7EAE">
              <w:rPr>
                <w:bCs/>
              </w:rPr>
              <w:t>9</w:t>
            </w:r>
          </w:p>
        </w:tc>
        <w:tc>
          <w:tcPr>
            <w:tcW w:w="1145" w:type="dxa"/>
            <w:noWrap/>
            <w:hideMark/>
          </w:tcPr>
          <w:p w14:paraId="7E3D082B" w14:textId="77777777" w:rsidR="00DD7EAE" w:rsidRPr="00DD7EAE" w:rsidRDefault="00DD7EAE" w:rsidP="00DD7EAE">
            <w:pPr>
              <w:spacing w:line="240" w:lineRule="auto"/>
              <w:ind w:firstLine="0"/>
              <w:rPr>
                <w:bCs/>
              </w:rPr>
            </w:pPr>
            <w:r w:rsidRPr="00DD7EAE">
              <w:rPr>
                <w:bCs/>
              </w:rPr>
              <w:t>0.0968</w:t>
            </w:r>
          </w:p>
        </w:tc>
        <w:tc>
          <w:tcPr>
            <w:tcW w:w="1340" w:type="dxa"/>
            <w:noWrap/>
            <w:hideMark/>
          </w:tcPr>
          <w:p w14:paraId="066F4A8B"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768B5FC7" w14:textId="77777777" w:rsidR="00DD7EAE" w:rsidRPr="00DD7EAE" w:rsidRDefault="00DD7EAE" w:rsidP="00DD7EAE">
            <w:pPr>
              <w:spacing w:line="240" w:lineRule="auto"/>
              <w:ind w:firstLine="0"/>
              <w:rPr>
                <w:bCs/>
              </w:rPr>
            </w:pPr>
            <w:r w:rsidRPr="00DD7EAE">
              <w:rPr>
                <w:bCs/>
              </w:rPr>
              <w:t>+</w:t>
            </w:r>
          </w:p>
        </w:tc>
        <w:tc>
          <w:tcPr>
            <w:tcW w:w="1072" w:type="dxa"/>
            <w:noWrap/>
            <w:hideMark/>
          </w:tcPr>
          <w:p w14:paraId="5BE658B7"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EE65540"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556139E3"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DF697CE" w14:textId="77777777" w:rsidR="00DD7EAE" w:rsidRPr="00DD7EAE" w:rsidRDefault="00DD7EAE" w:rsidP="00DD7EAE">
            <w:pPr>
              <w:spacing w:line="240" w:lineRule="auto"/>
              <w:ind w:firstLine="0"/>
              <w:rPr>
                <w:bCs/>
              </w:rPr>
            </w:pPr>
            <w:r w:rsidRPr="00DD7EAE">
              <w:rPr>
                <w:bCs/>
              </w:rPr>
              <w:t>7</w:t>
            </w:r>
          </w:p>
        </w:tc>
        <w:tc>
          <w:tcPr>
            <w:tcW w:w="1041" w:type="dxa"/>
            <w:noWrap/>
            <w:hideMark/>
          </w:tcPr>
          <w:p w14:paraId="482A6140" w14:textId="77777777" w:rsidR="00DD7EAE" w:rsidRPr="00DD7EAE" w:rsidRDefault="00DD7EAE" w:rsidP="00DD7EAE">
            <w:pPr>
              <w:spacing w:line="240" w:lineRule="auto"/>
              <w:ind w:firstLine="0"/>
              <w:rPr>
                <w:bCs/>
              </w:rPr>
            </w:pPr>
            <w:r w:rsidRPr="00DD7EAE">
              <w:rPr>
                <w:bCs/>
              </w:rPr>
              <w:t>33131.42</w:t>
            </w:r>
          </w:p>
        </w:tc>
        <w:tc>
          <w:tcPr>
            <w:tcW w:w="1292" w:type="dxa"/>
            <w:noWrap/>
            <w:hideMark/>
          </w:tcPr>
          <w:p w14:paraId="1CE19C8F" w14:textId="77777777" w:rsidR="00DD7EAE" w:rsidRPr="00DD7EAE" w:rsidRDefault="00DD7EAE" w:rsidP="00DD7EAE">
            <w:pPr>
              <w:spacing w:line="240" w:lineRule="auto"/>
              <w:ind w:firstLine="0"/>
              <w:rPr>
                <w:bCs/>
              </w:rPr>
            </w:pPr>
            <w:r w:rsidRPr="00DD7EAE">
              <w:rPr>
                <w:bCs/>
              </w:rPr>
              <w:t>-66248.84</w:t>
            </w:r>
          </w:p>
        </w:tc>
        <w:tc>
          <w:tcPr>
            <w:tcW w:w="1276" w:type="dxa"/>
            <w:noWrap/>
            <w:hideMark/>
          </w:tcPr>
          <w:p w14:paraId="163FD84B" w14:textId="77777777" w:rsidR="00DD7EAE" w:rsidRPr="00DD7EAE" w:rsidRDefault="00DD7EAE" w:rsidP="00DD7EAE">
            <w:pPr>
              <w:spacing w:line="240" w:lineRule="auto"/>
              <w:ind w:firstLine="0"/>
              <w:rPr>
                <w:bCs/>
              </w:rPr>
            </w:pPr>
            <w:r w:rsidRPr="00DD7EAE">
              <w:rPr>
                <w:bCs/>
              </w:rPr>
              <w:t>16.06</w:t>
            </w:r>
          </w:p>
        </w:tc>
        <w:tc>
          <w:tcPr>
            <w:tcW w:w="998" w:type="dxa"/>
            <w:noWrap/>
            <w:hideMark/>
          </w:tcPr>
          <w:p w14:paraId="2A596D85" w14:textId="77777777" w:rsidR="00DD7EAE" w:rsidRPr="00DD7EAE" w:rsidRDefault="00DD7EAE" w:rsidP="00DD7EAE">
            <w:pPr>
              <w:spacing w:line="240" w:lineRule="auto"/>
              <w:ind w:firstLine="0"/>
              <w:rPr>
                <w:bCs/>
              </w:rPr>
            </w:pPr>
            <w:r w:rsidRPr="00DD7EAE">
              <w:rPr>
                <w:bCs/>
              </w:rPr>
              <w:t>0.00</w:t>
            </w:r>
          </w:p>
        </w:tc>
      </w:tr>
      <w:tr w:rsidR="00DD7EAE" w:rsidRPr="00DD7EAE" w14:paraId="0C25AF44" w14:textId="77777777" w:rsidTr="0079494F">
        <w:trPr>
          <w:trHeight w:val="300"/>
        </w:trPr>
        <w:tc>
          <w:tcPr>
            <w:tcW w:w="998" w:type="dxa"/>
            <w:noWrap/>
            <w:hideMark/>
          </w:tcPr>
          <w:p w14:paraId="68F9D421" w14:textId="77777777" w:rsidR="00DD7EAE" w:rsidRPr="00DD7EAE" w:rsidRDefault="00DD7EAE" w:rsidP="00DD7EAE">
            <w:pPr>
              <w:spacing w:line="240" w:lineRule="auto"/>
              <w:ind w:firstLine="0"/>
              <w:rPr>
                <w:bCs/>
              </w:rPr>
            </w:pPr>
            <w:r w:rsidRPr="00DD7EAE">
              <w:rPr>
                <w:bCs/>
              </w:rPr>
              <w:t>3</w:t>
            </w:r>
          </w:p>
        </w:tc>
        <w:tc>
          <w:tcPr>
            <w:tcW w:w="1145" w:type="dxa"/>
            <w:noWrap/>
            <w:hideMark/>
          </w:tcPr>
          <w:p w14:paraId="534BDC31" w14:textId="77777777" w:rsidR="00DD7EAE" w:rsidRPr="00DD7EAE" w:rsidRDefault="00DD7EAE" w:rsidP="00DD7EAE">
            <w:pPr>
              <w:spacing w:line="240" w:lineRule="auto"/>
              <w:ind w:firstLine="0"/>
              <w:rPr>
                <w:bCs/>
              </w:rPr>
            </w:pPr>
            <w:r w:rsidRPr="00DD7EAE">
              <w:rPr>
                <w:bCs/>
              </w:rPr>
              <w:t>0.0664</w:t>
            </w:r>
          </w:p>
        </w:tc>
        <w:tc>
          <w:tcPr>
            <w:tcW w:w="1340" w:type="dxa"/>
            <w:noWrap/>
            <w:hideMark/>
          </w:tcPr>
          <w:p w14:paraId="204B145A"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7B587E48" w14:textId="77777777" w:rsidR="00DD7EAE" w:rsidRPr="00DD7EAE" w:rsidRDefault="00DD7EAE" w:rsidP="00DD7EAE">
            <w:pPr>
              <w:spacing w:line="240" w:lineRule="auto"/>
              <w:ind w:firstLine="0"/>
              <w:rPr>
                <w:bCs/>
              </w:rPr>
            </w:pPr>
            <w:r w:rsidRPr="00DD7EAE">
              <w:rPr>
                <w:bCs/>
              </w:rPr>
              <w:t>+</w:t>
            </w:r>
          </w:p>
        </w:tc>
        <w:tc>
          <w:tcPr>
            <w:tcW w:w="1072" w:type="dxa"/>
            <w:noWrap/>
            <w:hideMark/>
          </w:tcPr>
          <w:p w14:paraId="0CF19C3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2C0216BD"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672F0BB4"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12E0D754" w14:textId="77777777" w:rsidR="00DD7EAE" w:rsidRPr="00DD7EAE" w:rsidRDefault="00DD7EAE" w:rsidP="00DD7EAE">
            <w:pPr>
              <w:spacing w:line="240" w:lineRule="auto"/>
              <w:ind w:firstLine="0"/>
              <w:rPr>
                <w:bCs/>
              </w:rPr>
            </w:pPr>
            <w:r w:rsidRPr="00DD7EAE">
              <w:rPr>
                <w:bCs/>
              </w:rPr>
              <w:t>9</w:t>
            </w:r>
          </w:p>
        </w:tc>
        <w:tc>
          <w:tcPr>
            <w:tcW w:w="1041" w:type="dxa"/>
            <w:noWrap/>
            <w:hideMark/>
          </w:tcPr>
          <w:p w14:paraId="56B16A4F" w14:textId="77777777" w:rsidR="00DD7EAE" w:rsidRPr="00DD7EAE" w:rsidRDefault="00DD7EAE" w:rsidP="00DD7EAE">
            <w:pPr>
              <w:spacing w:line="240" w:lineRule="auto"/>
              <w:ind w:firstLine="0"/>
              <w:rPr>
                <w:bCs/>
              </w:rPr>
            </w:pPr>
            <w:r w:rsidRPr="00DD7EAE">
              <w:rPr>
                <w:bCs/>
              </w:rPr>
              <w:t>33127.47</w:t>
            </w:r>
          </w:p>
        </w:tc>
        <w:tc>
          <w:tcPr>
            <w:tcW w:w="1292" w:type="dxa"/>
            <w:noWrap/>
            <w:hideMark/>
          </w:tcPr>
          <w:p w14:paraId="6F484CC3" w14:textId="77777777" w:rsidR="00DD7EAE" w:rsidRPr="00DD7EAE" w:rsidRDefault="00DD7EAE" w:rsidP="00DD7EAE">
            <w:pPr>
              <w:spacing w:line="240" w:lineRule="auto"/>
              <w:ind w:firstLine="0"/>
              <w:rPr>
                <w:bCs/>
              </w:rPr>
            </w:pPr>
            <w:r w:rsidRPr="00DD7EAE">
              <w:rPr>
                <w:bCs/>
              </w:rPr>
              <w:t>-66236.93</w:t>
            </w:r>
          </w:p>
        </w:tc>
        <w:tc>
          <w:tcPr>
            <w:tcW w:w="1276" w:type="dxa"/>
            <w:noWrap/>
            <w:hideMark/>
          </w:tcPr>
          <w:p w14:paraId="43B5BC8A" w14:textId="77777777" w:rsidR="00DD7EAE" w:rsidRPr="00DD7EAE" w:rsidRDefault="00DD7EAE" w:rsidP="00DD7EAE">
            <w:pPr>
              <w:spacing w:line="240" w:lineRule="auto"/>
              <w:ind w:firstLine="0"/>
              <w:rPr>
                <w:bCs/>
              </w:rPr>
            </w:pPr>
            <w:r w:rsidRPr="00DD7EAE">
              <w:rPr>
                <w:bCs/>
              </w:rPr>
              <w:t>27.97</w:t>
            </w:r>
          </w:p>
        </w:tc>
        <w:tc>
          <w:tcPr>
            <w:tcW w:w="998" w:type="dxa"/>
            <w:noWrap/>
            <w:hideMark/>
          </w:tcPr>
          <w:p w14:paraId="2E0EE2F5" w14:textId="77777777" w:rsidR="00DD7EAE" w:rsidRPr="00DD7EAE" w:rsidRDefault="00DD7EAE" w:rsidP="00DD7EAE">
            <w:pPr>
              <w:spacing w:line="240" w:lineRule="auto"/>
              <w:ind w:firstLine="0"/>
              <w:rPr>
                <w:bCs/>
              </w:rPr>
            </w:pPr>
            <w:r w:rsidRPr="00DD7EAE">
              <w:rPr>
                <w:bCs/>
              </w:rPr>
              <w:t>0.00</w:t>
            </w:r>
          </w:p>
        </w:tc>
      </w:tr>
      <w:tr w:rsidR="00DD7EAE" w:rsidRPr="00DD7EAE" w14:paraId="02F32268" w14:textId="77777777" w:rsidTr="0079494F">
        <w:trPr>
          <w:trHeight w:val="300"/>
        </w:trPr>
        <w:tc>
          <w:tcPr>
            <w:tcW w:w="998" w:type="dxa"/>
            <w:noWrap/>
            <w:hideMark/>
          </w:tcPr>
          <w:p w14:paraId="1CC18A83" w14:textId="77777777" w:rsidR="00DD7EAE" w:rsidRPr="00DD7EAE" w:rsidRDefault="00DD7EAE" w:rsidP="00DD7EAE">
            <w:pPr>
              <w:spacing w:line="240" w:lineRule="auto"/>
              <w:ind w:firstLine="0"/>
              <w:rPr>
                <w:bCs/>
              </w:rPr>
            </w:pPr>
            <w:r w:rsidRPr="00DD7EAE">
              <w:rPr>
                <w:bCs/>
              </w:rPr>
              <w:t>7</w:t>
            </w:r>
          </w:p>
        </w:tc>
        <w:tc>
          <w:tcPr>
            <w:tcW w:w="1145" w:type="dxa"/>
            <w:noWrap/>
            <w:hideMark/>
          </w:tcPr>
          <w:p w14:paraId="47EB9004" w14:textId="77777777" w:rsidR="00DD7EAE" w:rsidRPr="00DD7EAE" w:rsidRDefault="00DD7EAE" w:rsidP="00DD7EAE">
            <w:pPr>
              <w:spacing w:line="240" w:lineRule="auto"/>
              <w:ind w:firstLine="0"/>
              <w:rPr>
                <w:bCs/>
              </w:rPr>
            </w:pPr>
            <w:r w:rsidRPr="00DD7EAE">
              <w:rPr>
                <w:bCs/>
              </w:rPr>
              <w:t>0.0969</w:t>
            </w:r>
          </w:p>
        </w:tc>
        <w:tc>
          <w:tcPr>
            <w:tcW w:w="1340" w:type="dxa"/>
            <w:noWrap/>
            <w:hideMark/>
          </w:tcPr>
          <w:p w14:paraId="3300CDC9"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40E353D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6C132A73"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36508074"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495CB396"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4626C58"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4EE32031" w14:textId="77777777" w:rsidR="00DD7EAE" w:rsidRPr="00DD7EAE" w:rsidRDefault="00DD7EAE" w:rsidP="00DD7EAE">
            <w:pPr>
              <w:spacing w:line="240" w:lineRule="auto"/>
              <w:ind w:firstLine="0"/>
              <w:rPr>
                <w:bCs/>
              </w:rPr>
            </w:pPr>
            <w:r w:rsidRPr="00DD7EAE">
              <w:rPr>
                <w:bCs/>
              </w:rPr>
              <w:t>33122.61</w:t>
            </w:r>
          </w:p>
        </w:tc>
        <w:tc>
          <w:tcPr>
            <w:tcW w:w="1292" w:type="dxa"/>
            <w:noWrap/>
            <w:hideMark/>
          </w:tcPr>
          <w:p w14:paraId="7A56E8CA" w14:textId="77777777" w:rsidR="00DD7EAE" w:rsidRPr="00DD7EAE" w:rsidRDefault="00DD7EAE" w:rsidP="00DD7EAE">
            <w:pPr>
              <w:spacing w:line="240" w:lineRule="auto"/>
              <w:ind w:firstLine="0"/>
              <w:rPr>
                <w:bCs/>
              </w:rPr>
            </w:pPr>
            <w:r w:rsidRPr="00DD7EAE">
              <w:rPr>
                <w:bCs/>
              </w:rPr>
              <w:t>-66229.22</w:t>
            </w:r>
          </w:p>
        </w:tc>
        <w:tc>
          <w:tcPr>
            <w:tcW w:w="1276" w:type="dxa"/>
            <w:noWrap/>
            <w:hideMark/>
          </w:tcPr>
          <w:p w14:paraId="732D8A49" w14:textId="77777777" w:rsidR="00DD7EAE" w:rsidRPr="00DD7EAE" w:rsidRDefault="00DD7EAE" w:rsidP="00DD7EAE">
            <w:pPr>
              <w:spacing w:line="240" w:lineRule="auto"/>
              <w:ind w:firstLine="0"/>
              <w:rPr>
                <w:bCs/>
              </w:rPr>
            </w:pPr>
            <w:r w:rsidRPr="00DD7EAE">
              <w:rPr>
                <w:bCs/>
              </w:rPr>
              <w:t>35.68</w:t>
            </w:r>
          </w:p>
        </w:tc>
        <w:tc>
          <w:tcPr>
            <w:tcW w:w="998" w:type="dxa"/>
            <w:noWrap/>
            <w:hideMark/>
          </w:tcPr>
          <w:p w14:paraId="351F0AEE" w14:textId="77777777" w:rsidR="00DD7EAE" w:rsidRPr="00DD7EAE" w:rsidRDefault="00DD7EAE" w:rsidP="00DD7EAE">
            <w:pPr>
              <w:spacing w:line="240" w:lineRule="auto"/>
              <w:ind w:firstLine="0"/>
              <w:rPr>
                <w:bCs/>
              </w:rPr>
            </w:pPr>
            <w:r w:rsidRPr="00DD7EAE">
              <w:rPr>
                <w:bCs/>
              </w:rPr>
              <w:t>0.00</w:t>
            </w:r>
          </w:p>
        </w:tc>
      </w:tr>
      <w:tr w:rsidR="00DD7EAE" w:rsidRPr="00DD7EAE" w14:paraId="73671A5B" w14:textId="77777777" w:rsidTr="0079494F">
        <w:trPr>
          <w:trHeight w:val="300"/>
        </w:trPr>
        <w:tc>
          <w:tcPr>
            <w:tcW w:w="998" w:type="dxa"/>
            <w:noWrap/>
            <w:hideMark/>
          </w:tcPr>
          <w:p w14:paraId="447BB05F" w14:textId="77777777" w:rsidR="00DD7EAE" w:rsidRPr="00DD7EAE" w:rsidRDefault="00DD7EAE" w:rsidP="00DD7EAE">
            <w:pPr>
              <w:spacing w:line="240" w:lineRule="auto"/>
              <w:ind w:firstLine="0"/>
              <w:rPr>
                <w:bCs/>
              </w:rPr>
            </w:pPr>
            <w:r w:rsidRPr="00DD7EAE">
              <w:rPr>
                <w:bCs/>
              </w:rPr>
              <w:t>5</w:t>
            </w:r>
          </w:p>
        </w:tc>
        <w:tc>
          <w:tcPr>
            <w:tcW w:w="1145" w:type="dxa"/>
            <w:noWrap/>
            <w:hideMark/>
          </w:tcPr>
          <w:p w14:paraId="5829F604" w14:textId="77777777" w:rsidR="00DD7EAE" w:rsidRPr="00DD7EAE" w:rsidRDefault="00DD7EAE" w:rsidP="00DD7EAE">
            <w:pPr>
              <w:spacing w:line="240" w:lineRule="auto"/>
              <w:ind w:firstLine="0"/>
              <w:rPr>
                <w:bCs/>
              </w:rPr>
            </w:pPr>
            <w:r w:rsidRPr="00DD7EAE">
              <w:rPr>
                <w:bCs/>
              </w:rPr>
              <w:t>0.0950</w:t>
            </w:r>
          </w:p>
        </w:tc>
        <w:tc>
          <w:tcPr>
            <w:tcW w:w="1340" w:type="dxa"/>
            <w:noWrap/>
            <w:hideMark/>
          </w:tcPr>
          <w:p w14:paraId="5CCFEF90"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302647AC" w14:textId="77777777" w:rsidR="00DD7EAE" w:rsidRPr="00DD7EAE" w:rsidRDefault="00DD7EAE" w:rsidP="00DD7EAE">
            <w:pPr>
              <w:spacing w:line="240" w:lineRule="auto"/>
              <w:ind w:firstLine="0"/>
              <w:rPr>
                <w:bCs/>
              </w:rPr>
            </w:pPr>
            <w:r w:rsidRPr="00DD7EAE">
              <w:rPr>
                <w:bCs/>
              </w:rPr>
              <w:t>+</w:t>
            </w:r>
          </w:p>
        </w:tc>
        <w:tc>
          <w:tcPr>
            <w:tcW w:w="1072" w:type="dxa"/>
            <w:noWrap/>
            <w:hideMark/>
          </w:tcPr>
          <w:p w14:paraId="47985B97"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AFE7BFC"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FE73B00"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4CF61A3"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52E1A6F8" w14:textId="77777777" w:rsidR="00DD7EAE" w:rsidRPr="00DD7EAE" w:rsidRDefault="00DD7EAE" w:rsidP="00DD7EAE">
            <w:pPr>
              <w:spacing w:line="240" w:lineRule="auto"/>
              <w:ind w:firstLine="0"/>
              <w:rPr>
                <w:bCs/>
              </w:rPr>
            </w:pPr>
            <w:r w:rsidRPr="00DD7EAE">
              <w:rPr>
                <w:bCs/>
              </w:rPr>
              <w:t>33120.22</w:t>
            </w:r>
          </w:p>
        </w:tc>
        <w:tc>
          <w:tcPr>
            <w:tcW w:w="1292" w:type="dxa"/>
            <w:noWrap/>
            <w:hideMark/>
          </w:tcPr>
          <w:p w14:paraId="35CF6291" w14:textId="77777777" w:rsidR="00DD7EAE" w:rsidRPr="00DD7EAE" w:rsidRDefault="00DD7EAE" w:rsidP="00DD7EAE">
            <w:pPr>
              <w:spacing w:line="240" w:lineRule="auto"/>
              <w:ind w:firstLine="0"/>
              <w:rPr>
                <w:bCs/>
              </w:rPr>
            </w:pPr>
            <w:r w:rsidRPr="00DD7EAE">
              <w:rPr>
                <w:bCs/>
              </w:rPr>
              <w:t>-66224.44</w:t>
            </w:r>
          </w:p>
        </w:tc>
        <w:tc>
          <w:tcPr>
            <w:tcW w:w="1276" w:type="dxa"/>
            <w:noWrap/>
            <w:hideMark/>
          </w:tcPr>
          <w:p w14:paraId="700532C8" w14:textId="77777777" w:rsidR="00DD7EAE" w:rsidRPr="00DD7EAE" w:rsidRDefault="00DD7EAE" w:rsidP="00DD7EAE">
            <w:pPr>
              <w:spacing w:line="240" w:lineRule="auto"/>
              <w:ind w:firstLine="0"/>
              <w:rPr>
                <w:bCs/>
              </w:rPr>
            </w:pPr>
            <w:r w:rsidRPr="00DD7EAE">
              <w:rPr>
                <w:bCs/>
              </w:rPr>
              <w:t>40.46</w:t>
            </w:r>
          </w:p>
        </w:tc>
        <w:tc>
          <w:tcPr>
            <w:tcW w:w="998" w:type="dxa"/>
            <w:noWrap/>
            <w:hideMark/>
          </w:tcPr>
          <w:p w14:paraId="127A2842" w14:textId="77777777" w:rsidR="00DD7EAE" w:rsidRPr="00DD7EAE" w:rsidRDefault="00DD7EAE" w:rsidP="00DD7EAE">
            <w:pPr>
              <w:spacing w:line="240" w:lineRule="auto"/>
              <w:ind w:firstLine="0"/>
              <w:rPr>
                <w:bCs/>
              </w:rPr>
            </w:pPr>
            <w:r w:rsidRPr="00DD7EAE">
              <w:rPr>
                <w:bCs/>
              </w:rPr>
              <w:t>0.00</w:t>
            </w:r>
          </w:p>
        </w:tc>
      </w:tr>
      <w:tr w:rsidR="00DD7EAE" w:rsidRPr="00DD7EAE" w14:paraId="5598AFDA" w14:textId="77777777" w:rsidTr="0079494F">
        <w:trPr>
          <w:trHeight w:val="300"/>
        </w:trPr>
        <w:tc>
          <w:tcPr>
            <w:tcW w:w="998" w:type="dxa"/>
            <w:noWrap/>
            <w:hideMark/>
          </w:tcPr>
          <w:p w14:paraId="556AFF9B" w14:textId="77777777" w:rsidR="00DD7EAE" w:rsidRPr="00DD7EAE" w:rsidRDefault="00DD7EAE" w:rsidP="00DD7EAE">
            <w:pPr>
              <w:spacing w:line="240" w:lineRule="auto"/>
              <w:ind w:firstLine="0"/>
              <w:rPr>
                <w:bCs/>
              </w:rPr>
            </w:pPr>
            <w:r w:rsidRPr="00DD7EAE">
              <w:rPr>
                <w:bCs/>
              </w:rPr>
              <w:t>2</w:t>
            </w:r>
          </w:p>
        </w:tc>
        <w:tc>
          <w:tcPr>
            <w:tcW w:w="1145" w:type="dxa"/>
            <w:noWrap/>
            <w:hideMark/>
          </w:tcPr>
          <w:p w14:paraId="04DCC264" w14:textId="77777777" w:rsidR="00DD7EAE" w:rsidRPr="00DD7EAE" w:rsidRDefault="00DD7EAE" w:rsidP="00DD7EAE">
            <w:pPr>
              <w:spacing w:line="240" w:lineRule="auto"/>
              <w:ind w:firstLine="0"/>
              <w:rPr>
                <w:bCs/>
              </w:rPr>
            </w:pPr>
            <w:r w:rsidRPr="00DD7EAE">
              <w:rPr>
                <w:bCs/>
              </w:rPr>
              <w:t>0.0662</w:t>
            </w:r>
          </w:p>
        </w:tc>
        <w:tc>
          <w:tcPr>
            <w:tcW w:w="1340" w:type="dxa"/>
            <w:noWrap/>
            <w:hideMark/>
          </w:tcPr>
          <w:p w14:paraId="241A2B14"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1AF3735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089B7DC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50345012"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01F09F28"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7166221" w14:textId="77777777" w:rsidR="00DD7EAE" w:rsidRPr="00DD7EAE" w:rsidRDefault="00DD7EAE" w:rsidP="00DD7EAE">
            <w:pPr>
              <w:spacing w:line="240" w:lineRule="auto"/>
              <w:ind w:firstLine="0"/>
              <w:rPr>
                <w:bCs/>
              </w:rPr>
            </w:pPr>
            <w:r w:rsidRPr="00DD7EAE">
              <w:rPr>
                <w:bCs/>
              </w:rPr>
              <w:t>10</w:t>
            </w:r>
          </w:p>
        </w:tc>
        <w:tc>
          <w:tcPr>
            <w:tcW w:w="1041" w:type="dxa"/>
            <w:noWrap/>
            <w:hideMark/>
          </w:tcPr>
          <w:p w14:paraId="00BF3FFF" w14:textId="77777777" w:rsidR="00DD7EAE" w:rsidRPr="00DD7EAE" w:rsidRDefault="00DD7EAE" w:rsidP="00DD7EAE">
            <w:pPr>
              <w:spacing w:line="240" w:lineRule="auto"/>
              <w:ind w:firstLine="0"/>
              <w:rPr>
                <w:bCs/>
              </w:rPr>
            </w:pPr>
            <w:r w:rsidRPr="00DD7EAE">
              <w:rPr>
                <w:bCs/>
              </w:rPr>
              <w:t>33118.57</w:t>
            </w:r>
          </w:p>
        </w:tc>
        <w:tc>
          <w:tcPr>
            <w:tcW w:w="1292" w:type="dxa"/>
            <w:noWrap/>
            <w:hideMark/>
          </w:tcPr>
          <w:p w14:paraId="4406BFFE" w14:textId="77777777" w:rsidR="00DD7EAE" w:rsidRPr="00DD7EAE" w:rsidRDefault="00DD7EAE" w:rsidP="00DD7EAE">
            <w:pPr>
              <w:spacing w:line="240" w:lineRule="auto"/>
              <w:ind w:firstLine="0"/>
              <w:rPr>
                <w:bCs/>
              </w:rPr>
            </w:pPr>
            <w:r w:rsidRPr="00DD7EAE">
              <w:rPr>
                <w:bCs/>
              </w:rPr>
              <w:t>-66217.13</w:t>
            </w:r>
          </w:p>
        </w:tc>
        <w:tc>
          <w:tcPr>
            <w:tcW w:w="1276" w:type="dxa"/>
            <w:noWrap/>
            <w:hideMark/>
          </w:tcPr>
          <w:p w14:paraId="52003DDB" w14:textId="77777777" w:rsidR="00DD7EAE" w:rsidRPr="00DD7EAE" w:rsidRDefault="00DD7EAE" w:rsidP="00DD7EAE">
            <w:pPr>
              <w:spacing w:line="240" w:lineRule="auto"/>
              <w:ind w:firstLine="0"/>
              <w:rPr>
                <w:bCs/>
              </w:rPr>
            </w:pPr>
            <w:r w:rsidRPr="00DD7EAE">
              <w:rPr>
                <w:bCs/>
              </w:rPr>
              <w:t>47.77</w:t>
            </w:r>
          </w:p>
        </w:tc>
        <w:tc>
          <w:tcPr>
            <w:tcW w:w="998" w:type="dxa"/>
            <w:noWrap/>
            <w:hideMark/>
          </w:tcPr>
          <w:p w14:paraId="6E51DD03" w14:textId="77777777" w:rsidR="00DD7EAE" w:rsidRPr="00DD7EAE" w:rsidRDefault="00DD7EAE" w:rsidP="00DD7EAE">
            <w:pPr>
              <w:spacing w:line="240" w:lineRule="auto"/>
              <w:ind w:firstLine="0"/>
              <w:rPr>
                <w:bCs/>
              </w:rPr>
            </w:pPr>
            <w:r w:rsidRPr="00DD7EAE">
              <w:rPr>
                <w:bCs/>
              </w:rPr>
              <w:t>0.00</w:t>
            </w:r>
          </w:p>
        </w:tc>
      </w:tr>
      <w:tr w:rsidR="00DD7EAE" w:rsidRPr="00DD7EAE" w14:paraId="3EDA75D4" w14:textId="77777777" w:rsidTr="0079494F">
        <w:trPr>
          <w:trHeight w:val="300"/>
        </w:trPr>
        <w:tc>
          <w:tcPr>
            <w:tcW w:w="998" w:type="dxa"/>
            <w:noWrap/>
            <w:hideMark/>
          </w:tcPr>
          <w:p w14:paraId="5D9F3076" w14:textId="77777777" w:rsidR="00DD7EAE" w:rsidRPr="00DD7EAE" w:rsidRDefault="00DD7EAE" w:rsidP="00DD7EAE">
            <w:pPr>
              <w:spacing w:line="240" w:lineRule="auto"/>
              <w:ind w:firstLine="0"/>
              <w:rPr>
                <w:bCs/>
              </w:rPr>
            </w:pPr>
            <w:r w:rsidRPr="00DD7EAE">
              <w:rPr>
                <w:bCs/>
              </w:rPr>
              <w:t>4</w:t>
            </w:r>
          </w:p>
        </w:tc>
        <w:tc>
          <w:tcPr>
            <w:tcW w:w="1145" w:type="dxa"/>
            <w:noWrap/>
            <w:hideMark/>
          </w:tcPr>
          <w:p w14:paraId="3F12F8C8" w14:textId="77777777" w:rsidR="00DD7EAE" w:rsidRPr="00DD7EAE" w:rsidRDefault="00DD7EAE" w:rsidP="00DD7EAE">
            <w:pPr>
              <w:spacing w:line="240" w:lineRule="auto"/>
              <w:ind w:firstLine="0"/>
              <w:rPr>
                <w:bCs/>
              </w:rPr>
            </w:pPr>
            <w:r w:rsidRPr="00DD7EAE">
              <w:rPr>
                <w:bCs/>
              </w:rPr>
              <w:t>0.0951</w:t>
            </w:r>
          </w:p>
        </w:tc>
        <w:tc>
          <w:tcPr>
            <w:tcW w:w="1340" w:type="dxa"/>
            <w:noWrap/>
            <w:hideMark/>
          </w:tcPr>
          <w:p w14:paraId="55DEE94C"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63A8DDE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6054CF56"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0A304D6"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78FD6379"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BDE2214" w14:textId="77777777" w:rsidR="00DD7EAE" w:rsidRPr="00DD7EAE" w:rsidRDefault="00DD7EAE" w:rsidP="00DD7EAE">
            <w:pPr>
              <w:spacing w:line="240" w:lineRule="auto"/>
              <w:ind w:firstLine="0"/>
              <w:rPr>
                <w:bCs/>
              </w:rPr>
            </w:pPr>
            <w:r w:rsidRPr="00DD7EAE">
              <w:rPr>
                <w:bCs/>
              </w:rPr>
              <w:t>9</w:t>
            </w:r>
          </w:p>
        </w:tc>
        <w:tc>
          <w:tcPr>
            <w:tcW w:w="1041" w:type="dxa"/>
            <w:noWrap/>
            <w:hideMark/>
          </w:tcPr>
          <w:p w14:paraId="03CE1C2E" w14:textId="77777777" w:rsidR="00DD7EAE" w:rsidRPr="00DD7EAE" w:rsidRDefault="00DD7EAE" w:rsidP="00DD7EAE">
            <w:pPr>
              <w:spacing w:line="240" w:lineRule="auto"/>
              <w:ind w:firstLine="0"/>
              <w:rPr>
                <w:bCs/>
              </w:rPr>
            </w:pPr>
            <w:r w:rsidRPr="00DD7EAE">
              <w:rPr>
                <w:bCs/>
              </w:rPr>
              <w:t>33111.31</w:t>
            </w:r>
          </w:p>
        </w:tc>
        <w:tc>
          <w:tcPr>
            <w:tcW w:w="1292" w:type="dxa"/>
            <w:noWrap/>
            <w:hideMark/>
          </w:tcPr>
          <w:p w14:paraId="151BCC0F" w14:textId="77777777" w:rsidR="00DD7EAE" w:rsidRPr="00DD7EAE" w:rsidRDefault="00DD7EAE" w:rsidP="00DD7EAE">
            <w:pPr>
              <w:spacing w:line="240" w:lineRule="auto"/>
              <w:ind w:firstLine="0"/>
              <w:rPr>
                <w:bCs/>
              </w:rPr>
            </w:pPr>
            <w:r w:rsidRPr="00DD7EAE">
              <w:rPr>
                <w:bCs/>
              </w:rPr>
              <w:t>-66204.61</w:t>
            </w:r>
          </w:p>
        </w:tc>
        <w:tc>
          <w:tcPr>
            <w:tcW w:w="1276" w:type="dxa"/>
            <w:noWrap/>
            <w:hideMark/>
          </w:tcPr>
          <w:p w14:paraId="66700987" w14:textId="77777777" w:rsidR="00DD7EAE" w:rsidRPr="00DD7EAE" w:rsidRDefault="00DD7EAE" w:rsidP="00DD7EAE">
            <w:pPr>
              <w:spacing w:line="240" w:lineRule="auto"/>
              <w:ind w:firstLine="0"/>
              <w:rPr>
                <w:bCs/>
              </w:rPr>
            </w:pPr>
            <w:r w:rsidRPr="00DD7EAE">
              <w:rPr>
                <w:bCs/>
              </w:rPr>
              <w:t>60.29</w:t>
            </w:r>
          </w:p>
        </w:tc>
        <w:tc>
          <w:tcPr>
            <w:tcW w:w="998" w:type="dxa"/>
            <w:noWrap/>
            <w:hideMark/>
          </w:tcPr>
          <w:p w14:paraId="732A7514" w14:textId="77777777" w:rsidR="00DD7EAE" w:rsidRPr="00DD7EAE" w:rsidRDefault="00DD7EAE" w:rsidP="00DD7EAE">
            <w:pPr>
              <w:spacing w:line="240" w:lineRule="auto"/>
              <w:ind w:firstLine="0"/>
              <w:rPr>
                <w:bCs/>
              </w:rPr>
            </w:pPr>
            <w:r w:rsidRPr="00DD7EAE">
              <w:rPr>
                <w:bCs/>
              </w:rPr>
              <w:t>0.00</w:t>
            </w:r>
          </w:p>
        </w:tc>
      </w:tr>
      <w:tr w:rsidR="00DD7EAE" w:rsidRPr="00DD7EAE" w14:paraId="4F2EF443" w14:textId="77777777" w:rsidTr="0079494F">
        <w:trPr>
          <w:trHeight w:val="300"/>
        </w:trPr>
        <w:tc>
          <w:tcPr>
            <w:tcW w:w="998" w:type="dxa"/>
            <w:noWrap/>
            <w:hideMark/>
          </w:tcPr>
          <w:p w14:paraId="5DE71FB4" w14:textId="77777777" w:rsidR="00DD7EAE" w:rsidRPr="00DD7EAE" w:rsidRDefault="00DD7EAE" w:rsidP="00DD7EAE">
            <w:pPr>
              <w:spacing w:line="240" w:lineRule="auto"/>
              <w:ind w:firstLine="0"/>
              <w:rPr>
                <w:bCs/>
              </w:rPr>
            </w:pPr>
            <w:r w:rsidRPr="00DD7EAE">
              <w:rPr>
                <w:bCs/>
              </w:rPr>
              <w:t>1</w:t>
            </w:r>
          </w:p>
        </w:tc>
        <w:tc>
          <w:tcPr>
            <w:tcW w:w="1145" w:type="dxa"/>
            <w:noWrap/>
            <w:hideMark/>
          </w:tcPr>
          <w:p w14:paraId="06B8267E" w14:textId="77777777" w:rsidR="00DD7EAE" w:rsidRPr="00DD7EAE" w:rsidRDefault="00DD7EAE" w:rsidP="00DD7EAE">
            <w:pPr>
              <w:spacing w:line="240" w:lineRule="auto"/>
              <w:ind w:firstLine="0"/>
              <w:rPr>
                <w:bCs/>
              </w:rPr>
            </w:pPr>
            <w:r w:rsidRPr="00DD7EAE">
              <w:rPr>
                <w:bCs/>
              </w:rPr>
              <w:t>0.0680</w:t>
            </w:r>
          </w:p>
        </w:tc>
        <w:tc>
          <w:tcPr>
            <w:tcW w:w="1340" w:type="dxa"/>
            <w:noWrap/>
            <w:hideMark/>
          </w:tcPr>
          <w:p w14:paraId="61A96B0A"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3B7C5279" w14:textId="77777777" w:rsidR="00DD7EAE" w:rsidRPr="00DD7EAE" w:rsidRDefault="00DD7EAE" w:rsidP="00DD7EAE">
            <w:pPr>
              <w:spacing w:line="240" w:lineRule="auto"/>
              <w:ind w:firstLine="0"/>
              <w:rPr>
                <w:bCs/>
              </w:rPr>
            </w:pPr>
            <w:r w:rsidRPr="00DD7EAE">
              <w:rPr>
                <w:bCs/>
              </w:rPr>
              <w:t>+</w:t>
            </w:r>
          </w:p>
        </w:tc>
        <w:tc>
          <w:tcPr>
            <w:tcW w:w="1072" w:type="dxa"/>
            <w:noWrap/>
            <w:hideMark/>
          </w:tcPr>
          <w:p w14:paraId="2B74BEC1"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8C6C0F0" w14:textId="77777777" w:rsidR="00DD7EAE" w:rsidRPr="00DD7EAE" w:rsidRDefault="00DD7EAE" w:rsidP="00DD7EAE">
            <w:pPr>
              <w:spacing w:line="240" w:lineRule="auto"/>
              <w:ind w:firstLine="0"/>
              <w:rPr>
                <w:bCs/>
              </w:rPr>
            </w:pPr>
            <w:r w:rsidRPr="00DD7EAE">
              <w:rPr>
                <w:bCs/>
              </w:rPr>
              <w:t>-0.0008</w:t>
            </w:r>
          </w:p>
        </w:tc>
        <w:tc>
          <w:tcPr>
            <w:tcW w:w="1438" w:type="dxa"/>
            <w:noWrap/>
            <w:hideMark/>
          </w:tcPr>
          <w:p w14:paraId="3BE4945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4B1B0586" w14:textId="77777777" w:rsidR="00DD7EAE" w:rsidRPr="00DD7EAE" w:rsidRDefault="00DD7EAE" w:rsidP="00DD7EAE">
            <w:pPr>
              <w:spacing w:line="240" w:lineRule="auto"/>
              <w:ind w:firstLine="0"/>
              <w:rPr>
                <w:bCs/>
              </w:rPr>
            </w:pPr>
            <w:r w:rsidRPr="00DD7EAE">
              <w:rPr>
                <w:bCs/>
              </w:rPr>
              <w:t>11</w:t>
            </w:r>
          </w:p>
        </w:tc>
        <w:tc>
          <w:tcPr>
            <w:tcW w:w="1041" w:type="dxa"/>
            <w:noWrap/>
            <w:hideMark/>
          </w:tcPr>
          <w:p w14:paraId="66AFC98F" w14:textId="77777777" w:rsidR="00DD7EAE" w:rsidRPr="00DD7EAE" w:rsidRDefault="00DD7EAE" w:rsidP="00DD7EAE">
            <w:pPr>
              <w:spacing w:line="240" w:lineRule="auto"/>
              <w:ind w:firstLine="0"/>
              <w:rPr>
                <w:bCs/>
              </w:rPr>
            </w:pPr>
            <w:r w:rsidRPr="00DD7EAE">
              <w:rPr>
                <w:bCs/>
              </w:rPr>
              <w:t>33109.60</w:t>
            </w:r>
          </w:p>
        </w:tc>
        <w:tc>
          <w:tcPr>
            <w:tcW w:w="1292" w:type="dxa"/>
            <w:noWrap/>
            <w:hideMark/>
          </w:tcPr>
          <w:p w14:paraId="00D451AA" w14:textId="77777777" w:rsidR="00DD7EAE" w:rsidRPr="00DD7EAE" w:rsidRDefault="00DD7EAE" w:rsidP="00DD7EAE">
            <w:pPr>
              <w:spacing w:line="240" w:lineRule="auto"/>
              <w:ind w:firstLine="0"/>
              <w:rPr>
                <w:bCs/>
              </w:rPr>
            </w:pPr>
            <w:r w:rsidRPr="00DD7EAE">
              <w:rPr>
                <w:bCs/>
              </w:rPr>
              <w:t>-66197.19</w:t>
            </w:r>
          </w:p>
        </w:tc>
        <w:tc>
          <w:tcPr>
            <w:tcW w:w="1276" w:type="dxa"/>
            <w:noWrap/>
            <w:hideMark/>
          </w:tcPr>
          <w:p w14:paraId="6C4D8AA5" w14:textId="77777777" w:rsidR="00DD7EAE" w:rsidRPr="00DD7EAE" w:rsidRDefault="00DD7EAE" w:rsidP="00DD7EAE">
            <w:pPr>
              <w:spacing w:line="240" w:lineRule="auto"/>
              <w:ind w:firstLine="0"/>
              <w:rPr>
                <w:bCs/>
              </w:rPr>
            </w:pPr>
            <w:r w:rsidRPr="00DD7EAE">
              <w:rPr>
                <w:bCs/>
              </w:rPr>
              <w:t>67.71</w:t>
            </w:r>
          </w:p>
        </w:tc>
        <w:tc>
          <w:tcPr>
            <w:tcW w:w="998" w:type="dxa"/>
            <w:noWrap/>
            <w:hideMark/>
          </w:tcPr>
          <w:p w14:paraId="75CCDC5E" w14:textId="77777777" w:rsidR="00DD7EAE" w:rsidRPr="00DD7EAE" w:rsidRDefault="00DD7EAE" w:rsidP="00DD7EAE">
            <w:pPr>
              <w:spacing w:line="240" w:lineRule="auto"/>
              <w:ind w:firstLine="0"/>
              <w:rPr>
                <w:bCs/>
              </w:rPr>
            </w:pPr>
            <w:r w:rsidRPr="00DD7EAE">
              <w:rPr>
                <w:bCs/>
              </w:rPr>
              <w:t>0.00</w:t>
            </w:r>
          </w:p>
        </w:tc>
      </w:tr>
      <w:tr w:rsidR="00DD7EAE" w:rsidRPr="00DD7EAE" w14:paraId="6DA7F982" w14:textId="77777777" w:rsidTr="0079494F">
        <w:trPr>
          <w:trHeight w:val="300"/>
        </w:trPr>
        <w:tc>
          <w:tcPr>
            <w:tcW w:w="998" w:type="dxa"/>
            <w:noWrap/>
            <w:hideMark/>
          </w:tcPr>
          <w:p w14:paraId="575DA0C1" w14:textId="77777777" w:rsidR="00DD7EAE" w:rsidRPr="00DD7EAE" w:rsidRDefault="00DD7EAE" w:rsidP="00DD7EAE">
            <w:pPr>
              <w:spacing w:line="240" w:lineRule="auto"/>
              <w:ind w:firstLine="0"/>
              <w:rPr>
                <w:bCs/>
              </w:rPr>
            </w:pPr>
            <w:r w:rsidRPr="00DD7EAE">
              <w:rPr>
                <w:bCs/>
              </w:rPr>
              <w:t>11</w:t>
            </w:r>
          </w:p>
        </w:tc>
        <w:tc>
          <w:tcPr>
            <w:tcW w:w="1145" w:type="dxa"/>
            <w:noWrap/>
            <w:hideMark/>
          </w:tcPr>
          <w:p w14:paraId="3DECF3F7" w14:textId="77777777" w:rsidR="00DD7EAE" w:rsidRPr="00DD7EAE" w:rsidRDefault="00DD7EAE" w:rsidP="00DD7EAE">
            <w:pPr>
              <w:spacing w:line="240" w:lineRule="auto"/>
              <w:ind w:firstLine="0"/>
              <w:rPr>
                <w:bCs/>
              </w:rPr>
            </w:pPr>
            <w:r w:rsidRPr="00DD7EAE">
              <w:rPr>
                <w:bCs/>
              </w:rPr>
              <w:t>0.0596</w:t>
            </w:r>
          </w:p>
        </w:tc>
        <w:tc>
          <w:tcPr>
            <w:tcW w:w="1340" w:type="dxa"/>
            <w:noWrap/>
            <w:hideMark/>
          </w:tcPr>
          <w:p w14:paraId="46581B21" w14:textId="77777777" w:rsidR="00DD7EAE" w:rsidRPr="00DD7EAE" w:rsidRDefault="00DD7EAE" w:rsidP="00DD7EAE">
            <w:pPr>
              <w:spacing w:line="240" w:lineRule="auto"/>
              <w:ind w:firstLine="0"/>
              <w:rPr>
                <w:bCs/>
              </w:rPr>
            </w:pPr>
            <w:r w:rsidRPr="00DD7EAE">
              <w:rPr>
                <w:bCs/>
              </w:rPr>
              <w:t>0.0012</w:t>
            </w:r>
          </w:p>
        </w:tc>
        <w:tc>
          <w:tcPr>
            <w:tcW w:w="1169" w:type="dxa"/>
            <w:noWrap/>
            <w:hideMark/>
          </w:tcPr>
          <w:p w14:paraId="3D159702"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04EEF4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6F3E88E7"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D16E767"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2B82846"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6DEDAE57" w14:textId="77777777" w:rsidR="00DD7EAE" w:rsidRPr="00DD7EAE" w:rsidRDefault="00DD7EAE" w:rsidP="00DD7EAE">
            <w:pPr>
              <w:spacing w:line="240" w:lineRule="auto"/>
              <w:ind w:firstLine="0"/>
              <w:rPr>
                <w:bCs/>
              </w:rPr>
            </w:pPr>
            <w:r w:rsidRPr="00DD7EAE">
              <w:rPr>
                <w:bCs/>
              </w:rPr>
              <w:t>30958.75</w:t>
            </w:r>
          </w:p>
        </w:tc>
        <w:tc>
          <w:tcPr>
            <w:tcW w:w="1292" w:type="dxa"/>
            <w:noWrap/>
            <w:hideMark/>
          </w:tcPr>
          <w:p w14:paraId="52462031" w14:textId="77777777" w:rsidR="00DD7EAE" w:rsidRPr="00DD7EAE" w:rsidRDefault="00DD7EAE" w:rsidP="00DD7EAE">
            <w:pPr>
              <w:spacing w:line="240" w:lineRule="auto"/>
              <w:ind w:firstLine="0"/>
              <w:rPr>
                <w:bCs/>
              </w:rPr>
            </w:pPr>
            <w:r w:rsidRPr="00DD7EAE">
              <w:rPr>
                <w:bCs/>
              </w:rPr>
              <w:t>-61907.51</w:t>
            </w:r>
          </w:p>
        </w:tc>
        <w:tc>
          <w:tcPr>
            <w:tcW w:w="1276" w:type="dxa"/>
            <w:noWrap/>
            <w:hideMark/>
          </w:tcPr>
          <w:p w14:paraId="674DC773" w14:textId="77777777" w:rsidR="00DD7EAE" w:rsidRPr="00DD7EAE" w:rsidRDefault="00DD7EAE" w:rsidP="00DD7EAE">
            <w:pPr>
              <w:spacing w:line="240" w:lineRule="auto"/>
              <w:ind w:firstLine="0"/>
              <w:rPr>
                <w:bCs/>
              </w:rPr>
            </w:pPr>
            <w:r w:rsidRPr="00DD7EAE">
              <w:rPr>
                <w:bCs/>
              </w:rPr>
              <w:t>4357.39</w:t>
            </w:r>
          </w:p>
        </w:tc>
        <w:tc>
          <w:tcPr>
            <w:tcW w:w="998" w:type="dxa"/>
            <w:noWrap/>
            <w:hideMark/>
          </w:tcPr>
          <w:p w14:paraId="2DE963D7" w14:textId="77777777" w:rsidR="00DD7EAE" w:rsidRPr="00DD7EAE" w:rsidRDefault="00DD7EAE" w:rsidP="00DD7EAE">
            <w:pPr>
              <w:spacing w:line="240" w:lineRule="auto"/>
              <w:ind w:firstLine="0"/>
              <w:rPr>
                <w:bCs/>
              </w:rPr>
            </w:pPr>
            <w:r w:rsidRPr="00DD7EAE">
              <w:rPr>
                <w:bCs/>
              </w:rPr>
              <w:t>0.00</w:t>
            </w:r>
          </w:p>
        </w:tc>
      </w:tr>
      <w:tr w:rsidR="00DD7EAE" w:rsidRPr="00DD7EAE" w14:paraId="15230911" w14:textId="77777777" w:rsidTr="0079494F">
        <w:trPr>
          <w:trHeight w:val="300"/>
        </w:trPr>
        <w:tc>
          <w:tcPr>
            <w:tcW w:w="998" w:type="dxa"/>
            <w:noWrap/>
            <w:hideMark/>
          </w:tcPr>
          <w:p w14:paraId="601BD83A" w14:textId="77777777" w:rsidR="00DD7EAE" w:rsidRPr="00DD7EAE" w:rsidRDefault="00DD7EAE" w:rsidP="00DD7EAE">
            <w:pPr>
              <w:spacing w:line="240" w:lineRule="auto"/>
              <w:ind w:firstLine="0"/>
              <w:rPr>
                <w:bCs/>
              </w:rPr>
            </w:pPr>
            <w:r w:rsidRPr="00DD7EAE">
              <w:rPr>
                <w:bCs/>
              </w:rPr>
              <w:t>13</w:t>
            </w:r>
          </w:p>
        </w:tc>
        <w:tc>
          <w:tcPr>
            <w:tcW w:w="1145" w:type="dxa"/>
            <w:noWrap/>
            <w:hideMark/>
          </w:tcPr>
          <w:p w14:paraId="27430768" w14:textId="77777777" w:rsidR="00DD7EAE" w:rsidRPr="00DD7EAE" w:rsidRDefault="00DD7EAE" w:rsidP="00DD7EAE">
            <w:pPr>
              <w:spacing w:line="240" w:lineRule="auto"/>
              <w:ind w:firstLine="0"/>
              <w:rPr>
                <w:bCs/>
              </w:rPr>
            </w:pPr>
            <w:r w:rsidRPr="00DD7EAE">
              <w:rPr>
                <w:bCs/>
              </w:rPr>
              <w:t>0.0906</w:t>
            </w:r>
          </w:p>
        </w:tc>
        <w:tc>
          <w:tcPr>
            <w:tcW w:w="1340" w:type="dxa"/>
            <w:noWrap/>
            <w:hideMark/>
          </w:tcPr>
          <w:p w14:paraId="517FEE8E"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33EFAC42"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CB01E52"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5B87E80F"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07DE711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BA5AA43" w14:textId="77777777" w:rsidR="00DD7EAE" w:rsidRPr="00DD7EAE" w:rsidRDefault="00DD7EAE" w:rsidP="00DD7EAE">
            <w:pPr>
              <w:spacing w:line="240" w:lineRule="auto"/>
              <w:ind w:firstLine="0"/>
              <w:rPr>
                <w:bCs/>
              </w:rPr>
            </w:pPr>
            <w:r w:rsidRPr="00DD7EAE">
              <w:rPr>
                <w:bCs/>
              </w:rPr>
              <w:t>4</w:t>
            </w:r>
          </w:p>
        </w:tc>
        <w:tc>
          <w:tcPr>
            <w:tcW w:w="1041" w:type="dxa"/>
            <w:noWrap/>
            <w:hideMark/>
          </w:tcPr>
          <w:p w14:paraId="1D81D8E8" w14:textId="77777777" w:rsidR="00DD7EAE" w:rsidRPr="00DD7EAE" w:rsidRDefault="00DD7EAE" w:rsidP="00DD7EAE">
            <w:pPr>
              <w:spacing w:line="240" w:lineRule="auto"/>
              <w:ind w:firstLine="0"/>
              <w:rPr>
                <w:bCs/>
              </w:rPr>
            </w:pPr>
            <w:r w:rsidRPr="00DD7EAE">
              <w:rPr>
                <w:bCs/>
              </w:rPr>
              <w:t>30949.25</w:t>
            </w:r>
          </w:p>
        </w:tc>
        <w:tc>
          <w:tcPr>
            <w:tcW w:w="1292" w:type="dxa"/>
            <w:noWrap/>
            <w:hideMark/>
          </w:tcPr>
          <w:p w14:paraId="196B0CD5" w14:textId="77777777" w:rsidR="00DD7EAE" w:rsidRPr="00DD7EAE" w:rsidRDefault="00DD7EAE" w:rsidP="00DD7EAE">
            <w:pPr>
              <w:spacing w:line="240" w:lineRule="auto"/>
              <w:ind w:firstLine="0"/>
              <w:rPr>
                <w:bCs/>
              </w:rPr>
            </w:pPr>
            <w:r w:rsidRPr="00DD7EAE">
              <w:rPr>
                <w:bCs/>
              </w:rPr>
              <w:t>-61890.50</w:t>
            </w:r>
          </w:p>
        </w:tc>
        <w:tc>
          <w:tcPr>
            <w:tcW w:w="1276" w:type="dxa"/>
            <w:noWrap/>
            <w:hideMark/>
          </w:tcPr>
          <w:p w14:paraId="3AD804F8" w14:textId="77777777" w:rsidR="00DD7EAE" w:rsidRPr="00DD7EAE" w:rsidRDefault="00DD7EAE" w:rsidP="00DD7EAE">
            <w:pPr>
              <w:spacing w:line="240" w:lineRule="auto"/>
              <w:ind w:firstLine="0"/>
              <w:rPr>
                <w:bCs/>
              </w:rPr>
            </w:pPr>
            <w:r w:rsidRPr="00DD7EAE">
              <w:rPr>
                <w:bCs/>
              </w:rPr>
              <w:t>4374.40</w:t>
            </w:r>
          </w:p>
        </w:tc>
        <w:tc>
          <w:tcPr>
            <w:tcW w:w="998" w:type="dxa"/>
            <w:noWrap/>
            <w:hideMark/>
          </w:tcPr>
          <w:p w14:paraId="0C4383C6" w14:textId="77777777" w:rsidR="00DD7EAE" w:rsidRPr="00DD7EAE" w:rsidRDefault="00DD7EAE" w:rsidP="00DD7EAE">
            <w:pPr>
              <w:spacing w:line="240" w:lineRule="auto"/>
              <w:ind w:firstLine="0"/>
              <w:rPr>
                <w:bCs/>
              </w:rPr>
            </w:pPr>
            <w:r w:rsidRPr="00DD7EAE">
              <w:rPr>
                <w:bCs/>
              </w:rPr>
              <w:t>0.00</w:t>
            </w:r>
          </w:p>
        </w:tc>
      </w:tr>
      <w:tr w:rsidR="00DD7EAE" w:rsidRPr="00DD7EAE" w14:paraId="7D95D791" w14:textId="77777777" w:rsidTr="0079494F">
        <w:trPr>
          <w:trHeight w:val="300"/>
        </w:trPr>
        <w:tc>
          <w:tcPr>
            <w:tcW w:w="998" w:type="dxa"/>
            <w:noWrap/>
            <w:hideMark/>
          </w:tcPr>
          <w:p w14:paraId="7C1F853F" w14:textId="77777777" w:rsidR="00DD7EAE" w:rsidRPr="00DD7EAE" w:rsidRDefault="00DD7EAE" w:rsidP="00DD7EAE">
            <w:pPr>
              <w:spacing w:line="240" w:lineRule="auto"/>
              <w:ind w:firstLine="0"/>
              <w:rPr>
                <w:bCs/>
              </w:rPr>
            </w:pPr>
            <w:r w:rsidRPr="00DD7EAE">
              <w:rPr>
                <w:bCs/>
              </w:rPr>
              <w:t>8</w:t>
            </w:r>
          </w:p>
        </w:tc>
        <w:tc>
          <w:tcPr>
            <w:tcW w:w="1145" w:type="dxa"/>
            <w:noWrap/>
            <w:hideMark/>
          </w:tcPr>
          <w:p w14:paraId="6047CB4E" w14:textId="77777777" w:rsidR="00DD7EAE" w:rsidRPr="00DD7EAE" w:rsidRDefault="00DD7EAE" w:rsidP="00DD7EAE">
            <w:pPr>
              <w:spacing w:line="240" w:lineRule="auto"/>
              <w:ind w:firstLine="0"/>
              <w:rPr>
                <w:bCs/>
              </w:rPr>
            </w:pPr>
            <w:r w:rsidRPr="00DD7EAE">
              <w:rPr>
                <w:bCs/>
              </w:rPr>
              <w:t>0.0599</w:t>
            </w:r>
          </w:p>
        </w:tc>
        <w:tc>
          <w:tcPr>
            <w:tcW w:w="1340" w:type="dxa"/>
            <w:noWrap/>
            <w:hideMark/>
          </w:tcPr>
          <w:p w14:paraId="3D4F4E1F"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2674CC7C"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69D586FD"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FA87EDD"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3E17ADC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D72FF7E" w14:textId="77777777" w:rsidR="00DD7EAE" w:rsidRPr="00DD7EAE" w:rsidRDefault="00DD7EAE" w:rsidP="00DD7EAE">
            <w:pPr>
              <w:spacing w:line="240" w:lineRule="auto"/>
              <w:ind w:firstLine="0"/>
              <w:rPr>
                <w:bCs/>
              </w:rPr>
            </w:pPr>
            <w:r w:rsidRPr="00DD7EAE">
              <w:rPr>
                <w:bCs/>
              </w:rPr>
              <w:t>6</w:t>
            </w:r>
          </w:p>
        </w:tc>
        <w:tc>
          <w:tcPr>
            <w:tcW w:w="1041" w:type="dxa"/>
            <w:noWrap/>
            <w:hideMark/>
          </w:tcPr>
          <w:p w14:paraId="2FC047D6" w14:textId="77777777" w:rsidR="00DD7EAE" w:rsidRPr="00DD7EAE" w:rsidRDefault="00DD7EAE" w:rsidP="00DD7EAE">
            <w:pPr>
              <w:spacing w:line="240" w:lineRule="auto"/>
              <w:ind w:firstLine="0"/>
              <w:rPr>
                <w:bCs/>
              </w:rPr>
            </w:pPr>
            <w:r w:rsidRPr="00DD7EAE">
              <w:rPr>
                <w:bCs/>
              </w:rPr>
              <w:t>30945.84</w:t>
            </w:r>
          </w:p>
        </w:tc>
        <w:tc>
          <w:tcPr>
            <w:tcW w:w="1292" w:type="dxa"/>
            <w:noWrap/>
            <w:hideMark/>
          </w:tcPr>
          <w:p w14:paraId="7E90A605" w14:textId="77777777" w:rsidR="00DD7EAE" w:rsidRPr="00DD7EAE" w:rsidRDefault="00DD7EAE" w:rsidP="00DD7EAE">
            <w:pPr>
              <w:spacing w:line="240" w:lineRule="auto"/>
              <w:ind w:firstLine="0"/>
              <w:rPr>
                <w:bCs/>
              </w:rPr>
            </w:pPr>
            <w:r w:rsidRPr="00DD7EAE">
              <w:rPr>
                <w:bCs/>
              </w:rPr>
              <w:t>-61879.68</w:t>
            </w:r>
          </w:p>
        </w:tc>
        <w:tc>
          <w:tcPr>
            <w:tcW w:w="1276" w:type="dxa"/>
            <w:noWrap/>
            <w:hideMark/>
          </w:tcPr>
          <w:p w14:paraId="0E3E0063" w14:textId="77777777" w:rsidR="00DD7EAE" w:rsidRPr="00DD7EAE" w:rsidRDefault="00DD7EAE" w:rsidP="00DD7EAE">
            <w:pPr>
              <w:spacing w:line="240" w:lineRule="auto"/>
              <w:ind w:firstLine="0"/>
              <w:rPr>
                <w:bCs/>
              </w:rPr>
            </w:pPr>
            <w:r w:rsidRPr="00DD7EAE">
              <w:rPr>
                <w:bCs/>
              </w:rPr>
              <w:t>4385.22</w:t>
            </w:r>
          </w:p>
        </w:tc>
        <w:tc>
          <w:tcPr>
            <w:tcW w:w="998" w:type="dxa"/>
            <w:noWrap/>
            <w:hideMark/>
          </w:tcPr>
          <w:p w14:paraId="7BA17F19" w14:textId="77777777" w:rsidR="00DD7EAE" w:rsidRPr="00DD7EAE" w:rsidRDefault="00DD7EAE" w:rsidP="00DD7EAE">
            <w:pPr>
              <w:spacing w:line="240" w:lineRule="auto"/>
              <w:ind w:firstLine="0"/>
              <w:rPr>
                <w:bCs/>
              </w:rPr>
            </w:pPr>
            <w:r w:rsidRPr="00DD7EAE">
              <w:rPr>
                <w:bCs/>
              </w:rPr>
              <w:t>0.00</w:t>
            </w:r>
          </w:p>
        </w:tc>
      </w:tr>
      <w:tr w:rsidR="00DD7EAE" w:rsidRPr="00DD7EAE" w14:paraId="2C646A9A" w14:textId="77777777" w:rsidTr="0079494F">
        <w:trPr>
          <w:trHeight w:val="300"/>
        </w:trPr>
        <w:tc>
          <w:tcPr>
            <w:tcW w:w="998" w:type="dxa"/>
            <w:noWrap/>
            <w:hideMark/>
          </w:tcPr>
          <w:p w14:paraId="787BCEAF" w14:textId="77777777" w:rsidR="00DD7EAE" w:rsidRPr="00DD7EAE" w:rsidRDefault="00DD7EAE" w:rsidP="00DD7EAE">
            <w:pPr>
              <w:spacing w:line="240" w:lineRule="auto"/>
              <w:ind w:firstLine="0"/>
              <w:rPr>
                <w:bCs/>
              </w:rPr>
            </w:pPr>
            <w:r w:rsidRPr="00DD7EAE">
              <w:rPr>
                <w:bCs/>
              </w:rPr>
              <w:t>12</w:t>
            </w:r>
          </w:p>
        </w:tc>
        <w:tc>
          <w:tcPr>
            <w:tcW w:w="1145" w:type="dxa"/>
            <w:noWrap/>
            <w:hideMark/>
          </w:tcPr>
          <w:p w14:paraId="40B4F6E7" w14:textId="77777777" w:rsidR="00DD7EAE" w:rsidRPr="00DD7EAE" w:rsidRDefault="00DD7EAE" w:rsidP="00DD7EAE">
            <w:pPr>
              <w:spacing w:line="240" w:lineRule="auto"/>
              <w:ind w:firstLine="0"/>
              <w:rPr>
                <w:bCs/>
              </w:rPr>
            </w:pPr>
            <w:r w:rsidRPr="00DD7EAE">
              <w:rPr>
                <w:bCs/>
              </w:rPr>
              <w:t>0.0907</w:t>
            </w:r>
          </w:p>
        </w:tc>
        <w:tc>
          <w:tcPr>
            <w:tcW w:w="1340" w:type="dxa"/>
            <w:noWrap/>
            <w:hideMark/>
          </w:tcPr>
          <w:p w14:paraId="7970C1F9"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75CE674A"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A5D6910"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3C9442EF"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1ED8A68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879BC32"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7135AF9D" w14:textId="77777777" w:rsidR="00DD7EAE" w:rsidRPr="00DD7EAE" w:rsidRDefault="00DD7EAE" w:rsidP="00DD7EAE">
            <w:pPr>
              <w:spacing w:line="240" w:lineRule="auto"/>
              <w:ind w:firstLine="0"/>
              <w:rPr>
                <w:bCs/>
              </w:rPr>
            </w:pPr>
            <w:r w:rsidRPr="00DD7EAE">
              <w:rPr>
                <w:bCs/>
              </w:rPr>
              <w:t>30940.47</w:t>
            </w:r>
          </w:p>
        </w:tc>
        <w:tc>
          <w:tcPr>
            <w:tcW w:w="1292" w:type="dxa"/>
            <w:noWrap/>
            <w:hideMark/>
          </w:tcPr>
          <w:p w14:paraId="339F17FE" w14:textId="77777777" w:rsidR="00DD7EAE" w:rsidRPr="00DD7EAE" w:rsidRDefault="00DD7EAE" w:rsidP="00DD7EAE">
            <w:pPr>
              <w:spacing w:line="240" w:lineRule="auto"/>
              <w:ind w:firstLine="0"/>
              <w:rPr>
                <w:bCs/>
              </w:rPr>
            </w:pPr>
            <w:r w:rsidRPr="00DD7EAE">
              <w:rPr>
                <w:bCs/>
              </w:rPr>
              <w:t>-61870.93</w:t>
            </w:r>
          </w:p>
        </w:tc>
        <w:tc>
          <w:tcPr>
            <w:tcW w:w="1276" w:type="dxa"/>
            <w:noWrap/>
            <w:hideMark/>
          </w:tcPr>
          <w:p w14:paraId="79682BC9" w14:textId="77777777" w:rsidR="00DD7EAE" w:rsidRPr="00DD7EAE" w:rsidRDefault="00DD7EAE" w:rsidP="00DD7EAE">
            <w:pPr>
              <w:spacing w:line="240" w:lineRule="auto"/>
              <w:ind w:firstLine="0"/>
              <w:rPr>
                <w:bCs/>
              </w:rPr>
            </w:pPr>
            <w:r w:rsidRPr="00DD7EAE">
              <w:rPr>
                <w:bCs/>
              </w:rPr>
              <w:t>4393.97</w:t>
            </w:r>
          </w:p>
        </w:tc>
        <w:tc>
          <w:tcPr>
            <w:tcW w:w="998" w:type="dxa"/>
            <w:noWrap/>
            <w:hideMark/>
          </w:tcPr>
          <w:p w14:paraId="2C64A6EC" w14:textId="77777777" w:rsidR="00DD7EAE" w:rsidRPr="00DD7EAE" w:rsidRDefault="00DD7EAE" w:rsidP="00DD7EAE">
            <w:pPr>
              <w:spacing w:line="240" w:lineRule="auto"/>
              <w:ind w:firstLine="0"/>
              <w:rPr>
                <w:bCs/>
              </w:rPr>
            </w:pPr>
            <w:r w:rsidRPr="00DD7EAE">
              <w:rPr>
                <w:bCs/>
              </w:rPr>
              <w:t>0.00</w:t>
            </w:r>
          </w:p>
        </w:tc>
      </w:tr>
      <w:tr w:rsidR="00DD7EAE" w:rsidRPr="00DD7EAE" w14:paraId="7444B2CD" w14:textId="77777777" w:rsidTr="0079494F">
        <w:trPr>
          <w:trHeight w:val="300"/>
        </w:trPr>
        <w:tc>
          <w:tcPr>
            <w:tcW w:w="998" w:type="dxa"/>
            <w:noWrap/>
            <w:hideMark/>
          </w:tcPr>
          <w:p w14:paraId="235A58A2" w14:textId="77777777" w:rsidR="00DD7EAE" w:rsidRPr="00DD7EAE" w:rsidRDefault="00DD7EAE" w:rsidP="00DD7EAE">
            <w:pPr>
              <w:spacing w:line="240" w:lineRule="auto"/>
              <w:ind w:firstLine="0"/>
              <w:rPr>
                <w:bCs/>
              </w:rPr>
            </w:pPr>
            <w:r w:rsidRPr="00DD7EAE">
              <w:rPr>
                <w:bCs/>
              </w:rPr>
              <w:t>10</w:t>
            </w:r>
          </w:p>
        </w:tc>
        <w:tc>
          <w:tcPr>
            <w:tcW w:w="1145" w:type="dxa"/>
            <w:noWrap/>
            <w:hideMark/>
          </w:tcPr>
          <w:p w14:paraId="5C070BA7" w14:textId="77777777" w:rsidR="00DD7EAE" w:rsidRPr="00DD7EAE" w:rsidRDefault="00DD7EAE" w:rsidP="00DD7EAE">
            <w:pPr>
              <w:spacing w:line="240" w:lineRule="auto"/>
              <w:ind w:firstLine="0"/>
              <w:rPr>
                <w:bCs/>
              </w:rPr>
            </w:pPr>
            <w:r w:rsidRPr="00DD7EAE">
              <w:rPr>
                <w:bCs/>
              </w:rPr>
              <w:t>0.0886</w:t>
            </w:r>
          </w:p>
        </w:tc>
        <w:tc>
          <w:tcPr>
            <w:tcW w:w="1340" w:type="dxa"/>
            <w:noWrap/>
            <w:hideMark/>
          </w:tcPr>
          <w:p w14:paraId="1556E67A"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41D4A3DF"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159F7BC7"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225C4C00"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9DC5326"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46EA6A8"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43FC4A4E" w14:textId="77777777" w:rsidR="00DD7EAE" w:rsidRPr="00DD7EAE" w:rsidRDefault="00DD7EAE" w:rsidP="00DD7EAE">
            <w:pPr>
              <w:spacing w:line="240" w:lineRule="auto"/>
              <w:ind w:firstLine="0"/>
              <w:rPr>
                <w:bCs/>
              </w:rPr>
            </w:pPr>
            <w:r w:rsidRPr="00DD7EAE">
              <w:rPr>
                <w:bCs/>
              </w:rPr>
              <w:t>30938.52</w:t>
            </w:r>
          </w:p>
        </w:tc>
        <w:tc>
          <w:tcPr>
            <w:tcW w:w="1292" w:type="dxa"/>
            <w:noWrap/>
            <w:hideMark/>
          </w:tcPr>
          <w:p w14:paraId="40BB72EB" w14:textId="77777777" w:rsidR="00DD7EAE" w:rsidRPr="00DD7EAE" w:rsidRDefault="00DD7EAE" w:rsidP="00DD7EAE">
            <w:pPr>
              <w:spacing w:line="240" w:lineRule="auto"/>
              <w:ind w:firstLine="0"/>
              <w:rPr>
                <w:bCs/>
              </w:rPr>
            </w:pPr>
            <w:r w:rsidRPr="00DD7EAE">
              <w:rPr>
                <w:bCs/>
              </w:rPr>
              <w:t>-61867.04</w:t>
            </w:r>
          </w:p>
        </w:tc>
        <w:tc>
          <w:tcPr>
            <w:tcW w:w="1276" w:type="dxa"/>
            <w:noWrap/>
            <w:hideMark/>
          </w:tcPr>
          <w:p w14:paraId="72348061" w14:textId="77777777" w:rsidR="00DD7EAE" w:rsidRPr="00DD7EAE" w:rsidRDefault="00DD7EAE" w:rsidP="00DD7EAE">
            <w:pPr>
              <w:spacing w:line="240" w:lineRule="auto"/>
              <w:ind w:firstLine="0"/>
              <w:rPr>
                <w:bCs/>
              </w:rPr>
            </w:pPr>
            <w:r w:rsidRPr="00DD7EAE">
              <w:rPr>
                <w:bCs/>
              </w:rPr>
              <w:t>4397.86</w:t>
            </w:r>
          </w:p>
        </w:tc>
        <w:tc>
          <w:tcPr>
            <w:tcW w:w="998" w:type="dxa"/>
            <w:noWrap/>
            <w:hideMark/>
          </w:tcPr>
          <w:p w14:paraId="632DEF5D" w14:textId="77777777" w:rsidR="00DD7EAE" w:rsidRPr="00DD7EAE" w:rsidRDefault="00DD7EAE" w:rsidP="00DD7EAE">
            <w:pPr>
              <w:spacing w:line="240" w:lineRule="auto"/>
              <w:ind w:firstLine="0"/>
              <w:rPr>
                <w:bCs/>
              </w:rPr>
            </w:pPr>
            <w:r w:rsidRPr="00DD7EAE">
              <w:rPr>
                <w:bCs/>
              </w:rPr>
              <w:t>0.00</w:t>
            </w:r>
          </w:p>
        </w:tc>
      </w:tr>
    </w:tbl>
    <w:p w14:paraId="72EF27DD" w14:textId="77777777" w:rsidR="00B74FD2" w:rsidRDefault="003C3F32">
      <w:pPr>
        <w:spacing w:line="240" w:lineRule="auto"/>
        <w:ind w:firstLine="0"/>
        <w:rPr>
          <w:b/>
          <w:bCs/>
        </w:rPr>
      </w:pPr>
      <w:r>
        <w:rPr>
          <w:b/>
          <w:bCs/>
        </w:rPr>
        <w:br w:type="page"/>
      </w: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600526E4" w14:textId="77777777" w:rsidTr="00FB7A5F">
        <w:trPr>
          <w:trHeight w:val="300"/>
        </w:trPr>
        <w:tc>
          <w:tcPr>
            <w:tcW w:w="11603" w:type="dxa"/>
            <w:gridSpan w:val="11"/>
            <w:tcBorders>
              <w:top w:val="single" w:sz="8" w:space="0" w:color="FFFFFF" w:themeColor="background1"/>
              <w:left w:val="nil"/>
              <w:right w:val="single" w:sz="8" w:space="0" w:color="FFFFFF" w:themeColor="background1"/>
            </w:tcBorders>
            <w:noWrap/>
          </w:tcPr>
          <w:p w14:paraId="67526BF9" w14:textId="3BA02408" w:rsidR="00B74FD2" w:rsidRPr="00B74FD2" w:rsidRDefault="00B74FD2" w:rsidP="00B74FD2">
            <w:pPr>
              <w:spacing w:line="240" w:lineRule="auto"/>
              <w:ind w:firstLine="0"/>
              <w:rPr>
                <w:bCs/>
              </w:rPr>
            </w:pPr>
            <w:r>
              <w:rPr>
                <w:bCs/>
              </w:rPr>
              <w:lastRenderedPageBreak/>
              <w:t>Table S9b: Model selection for the morning period</w:t>
            </w:r>
          </w:p>
        </w:tc>
      </w:tr>
      <w:tr w:rsidR="00B74FD2" w:rsidRPr="00B74FD2" w14:paraId="69E47B5D" w14:textId="77777777" w:rsidTr="00B74FD2">
        <w:trPr>
          <w:trHeight w:val="300"/>
        </w:trPr>
        <w:tc>
          <w:tcPr>
            <w:tcW w:w="960" w:type="dxa"/>
            <w:noWrap/>
            <w:hideMark/>
          </w:tcPr>
          <w:p w14:paraId="5BD94FA1" w14:textId="77777777" w:rsidR="00B74FD2" w:rsidRPr="00B74FD2" w:rsidRDefault="00B74FD2" w:rsidP="00B74FD2">
            <w:pPr>
              <w:spacing w:line="240" w:lineRule="auto"/>
              <w:ind w:firstLine="0"/>
              <w:rPr>
                <w:bCs/>
              </w:rPr>
            </w:pPr>
          </w:p>
        </w:tc>
        <w:tc>
          <w:tcPr>
            <w:tcW w:w="1145" w:type="dxa"/>
            <w:noWrap/>
            <w:hideMark/>
          </w:tcPr>
          <w:p w14:paraId="3AD0C78E" w14:textId="6E13CB6D" w:rsidR="00B74FD2" w:rsidRPr="00B74FD2" w:rsidRDefault="00B74FD2" w:rsidP="00B74FD2">
            <w:pPr>
              <w:spacing w:line="240" w:lineRule="auto"/>
              <w:ind w:firstLine="0"/>
              <w:rPr>
                <w:bCs/>
              </w:rPr>
            </w:pPr>
            <w:r>
              <w:rPr>
                <w:bCs/>
              </w:rPr>
              <w:t>Intercept</w:t>
            </w:r>
          </w:p>
        </w:tc>
        <w:tc>
          <w:tcPr>
            <w:tcW w:w="1035" w:type="dxa"/>
            <w:noWrap/>
            <w:hideMark/>
          </w:tcPr>
          <w:p w14:paraId="768453EC" w14:textId="4BFDCF1F" w:rsidR="00B74FD2" w:rsidRPr="00B74FD2" w:rsidRDefault="00B74FD2" w:rsidP="00B74FD2">
            <w:pPr>
              <w:spacing w:line="240" w:lineRule="auto"/>
              <w:ind w:firstLine="0"/>
              <w:rPr>
                <w:bCs/>
              </w:rPr>
            </w:pPr>
            <w:r>
              <w:rPr>
                <w:bCs/>
              </w:rPr>
              <w:t>Temperature</w:t>
            </w:r>
          </w:p>
        </w:tc>
        <w:tc>
          <w:tcPr>
            <w:tcW w:w="1072" w:type="dxa"/>
            <w:noWrap/>
            <w:hideMark/>
          </w:tcPr>
          <w:p w14:paraId="4D946D8F" w14:textId="0890E7E7" w:rsidR="00B74FD2" w:rsidRPr="00B74FD2" w:rsidRDefault="00B74FD2" w:rsidP="00B74FD2">
            <w:pPr>
              <w:spacing w:line="240" w:lineRule="auto"/>
              <w:ind w:firstLine="0"/>
              <w:rPr>
                <w:bCs/>
              </w:rPr>
            </w:pPr>
            <w:r w:rsidRPr="00671662">
              <w:t>Radiation</w:t>
            </w:r>
          </w:p>
        </w:tc>
        <w:tc>
          <w:tcPr>
            <w:tcW w:w="960" w:type="dxa"/>
            <w:noWrap/>
            <w:hideMark/>
          </w:tcPr>
          <w:p w14:paraId="523BE548" w14:textId="0EDF1DA7" w:rsidR="00B74FD2" w:rsidRPr="00B74FD2" w:rsidRDefault="00B74FD2" w:rsidP="00B74FD2">
            <w:pPr>
              <w:spacing w:line="240" w:lineRule="auto"/>
              <w:ind w:firstLine="0"/>
              <w:rPr>
                <w:bCs/>
              </w:rPr>
            </w:pPr>
            <w:r>
              <w:rPr>
                <w:bCs/>
              </w:rPr>
              <w:t>Rainfall</w:t>
            </w:r>
          </w:p>
        </w:tc>
        <w:tc>
          <w:tcPr>
            <w:tcW w:w="1438" w:type="dxa"/>
            <w:noWrap/>
            <w:hideMark/>
          </w:tcPr>
          <w:p w14:paraId="5ED7EF4B" w14:textId="186FE5D5" w:rsidR="00B74FD2" w:rsidRPr="00B74FD2" w:rsidRDefault="00B74FD2" w:rsidP="00B74FD2">
            <w:pPr>
              <w:spacing w:line="240" w:lineRule="auto"/>
              <w:ind w:firstLine="0"/>
              <w:rPr>
                <w:bCs/>
              </w:rPr>
            </w:pPr>
            <w:r>
              <w:rPr>
                <w:bCs/>
              </w:rPr>
              <w:t>Temp:Rain</w:t>
            </w:r>
          </w:p>
        </w:tc>
        <w:tc>
          <w:tcPr>
            <w:tcW w:w="960" w:type="dxa"/>
            <w:noWrap/>
            <w:hideMark/>
          </w:tcPr>
          <w:p w14:paraId="1D03FEEB" w14:textId="44D0878B" w:rsidR="00B74FD2" w:rsidRPr="00B74FD2" w:rsidRDefault="00B74FD2" w:rsidP="00B74FD2">
            <w:pPr>
              <w:spacing w:line="240" w:lineRule="auto"/>
              <w:ind w:firstLine="0"/>
              <w:rPr>
                <w:bCs/>
              </w:rPr>
            </w:pPr>
            <w:r w:rsidRPr="00671662">
              <w:rPr>
                <w:bCs/>
              </w:rPr>
              <w:t>df</w:t>
            </w:r>
          </w:p>
        </w:tc>
        <w:tc>
          <w:tcPr>
            <w:tcW w:w="960" w:type="dxa"/>
            <w:noWrap/>
            <w:hideMark/>
          </w:tcPr>
          <w:p w14:paraId="3D573BB6" w14:textId="2BC27C14" w:rsidR="00B74FD2" w:rsidRPr="00B74FD2" w:rsidRDefault="00B74FD2" w:rsidP="00B74FD2">
            <w:pPr>
              <w:spacing w:line="240" w:lineRule="auto"/>
              <w:ind w:firstLine="0"/>
              <w:rPr>
                <w:bCs/>
              </w:rPr>
            </w:pPr>
            <w:r w:rsidRPr="00671662">
              <w:rPr>
                <w:bCs/>
              </w:rPr>
              <w:t>logLik</w:t>
            </w:r>
          </w:p>
        </w:tc>
        <w:tc>
          <w:tcPr>
            <w:tcW w:w="1408" w:type="dxa"/>
            <w:noWrap/>
            <w:hideMark/>
          </w:tcPr>
          <w:p w14:paraId="569A93C0" w14:textId="3C5F8FFA" w:rsidR="00B74FD2" w:rsidRPr="00B74FD2" w:rsidRDefault="00B74FD2" w:rsidP="00B74FD2">
            <w:pPr>
              <w:spacing w:line="240" w:lineRule="auto"/>
              <w:ind w:firstLine="0"/>
              <w:rPr>
                <w:bCs/>
              </w:rPr>
            </w:pPr>
            <w:r w:rsidRPr="00671662">
              <w:rPr>
                <w:bCs/>
              </w:rPr>
              <w:t>AICc</w:t>
            </w:r>
          </w:p>
        </w:tc>
        <w:tc>
          <w:tcPr>
            <w:tcW w:w="850" w:type="dxa"/>
            <w:noWrap/>
            <w:hideMark/>
          </w:tcPr>
          <w:p w14:paraId="03231667" w14:textId="17D0A89D" w:rsidR="00B74FD2" w:rsidRPr="00B74FD2" w:rsidRDefault="00B74FD2" w:rsidP="00B74FD2">
            <w:pPr>
              <w:spacing w:line="240" w:lineRule="auto"/>
              <w:ind w:firstLine="0"/>
              <w:rPr>
                <w:bCs/>
              </w:rPr>
            </w:pPr>
            <w:r w:rsidRPr="00671662">
              <w:rPr>
                <w:bCs/>
              </w:rPr>
              <w:t>delta</w:t>
            </w:r>
          </w:p>
        </w:tc>
        <w:tc>
          <w:tcPr>
            <w:tcW w:w="815" w:type="dxa"/>
            <w:noWrap/>
            <w:hideMark/>
          </w:tcPr>
          <w:p w14:paraId="741F253D" w14:textId="711A323B" w:rsidR="00B74FD2" w:rsidRPr="00B74FD2" w:rsidRDefault="00B74FD2" w:rsidP="00B74FD2">
            <w:pPr>
              <w:spacing w:line="240" w:lineRule="auto"/>
              <w:ind w:firstLine="0"/>
              <w:rPr>
                <w:bCs/>
              </w:rPr>
            </w:pPr>
            <w:r w:rsidRPr="00671662">
              <w:rPr>
                <w:bCs/>
              </w:rPr>
              <w:t>weight</w:t>
            </w:r>
          </w:p>
        </w:tc>
      </w:tr>
      <w:tr w:rsidR="00B74FD2" w:rsidRPr="00B74FD2" w14:paraId="5B2C7238" w14:textId="77777777" w:rsidTr="00B74FD2">
        <w:trPr>
          <w:trHeight w:val="300"/>
        </w:trPr>
        <w:tc>
          <w:tcPr>
            <w:tcW w:w="960" w:type="dxa"/>
            <w:noWrap/>
            <w:hideMark/>
          </w:tcPr>
          <w:p w14:paraId="7D5D8642" w14:textId="77777777" w:rsidR="00B74FD2" w:rsidRPr="00B74FD2" w:rsidRDefault="00B74FD2" w:rsidP="00B74FD2">
            <w:pPr>
              <w:spacing w:line="240" w:lineRule="auto"/>
              <w:ind w:firstLine="0"/>
              <w:rPr>
                <w:bCs/>
              </w:rPr>
            </w:pPr>
            <w:r w:rsidRPr="00B74FD2">
              <w:rPr>
                <w:bCs/>
              </w:rPr>
              <w:t>7</w:t>
            </w:r>
          </w:p>
        </w:tc>
        <w:tc>
          <w:tcPr>
            <w:tcW w:w="1145" w:type="dxa"/>
            <w:noWrap/>
            <w:hideMark/>
          </w:tcPr>
          <w:p w14:paraId="07F48C43" w14:textId="77777777" w:rsidR="00B74FD2" w:rsidRPr="00B74FD2" w:rsidRDefault="00B74FD2" w:rsidP="00B74FD2">
            <w:pPr>
              <w:spacing w:line="240" w:lineRule="auto"/>
              <w:ind w:firstLine="0"/>
              <w:rPr>
                <w:bCs/>
              </w:rPr>
            </w:pPr>
            <w:r w:rsidRPr="00B74FD2">
              <w:rPr>
                <w:bCs/>
              </w:rPr>
              <w:t>0.0473</w:t>
            </w:r>
          </w:p>
        </w:tc>
        <w:tc>
          <w:tcPr>
            <w:tcW w:w="1035" w:type="dxa"/>
            <w:noWrap/>
            <w:hideMark/>
          </w:tcPr>
          <w:p w14:paraId="4BB5AA99"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135E9BA2"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2F85467B"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26EDB21B"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07D66BFC"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47F96289" w14:textId="77777777" w:rsidR="00B74FD2" w:rsidRPr="00B74FD2" w:rsidRDefault="00B74FD2" w:rsidP="00B74FD2">
            <w:pPr>
              <w:spacing w:line="240" w:lineRule="auto"/>
              <w:ind w:firstLine="0"/>
              <w:rPr>
                <w:bCs/>
              </w:rPr>
            </w:pPr>
            <w:r w:rsidRPr="00B74FD2">
              <w:rPr>
                <w:bCs/>
              </w:rPr>
              <w:t>8433.19</w:t>
            </w:r>
          </w:p>
        </w:tc>
        <w:tc>
          <w:tcPr>
            <w:tcW w:w="1408" w:type="dxa"/>
            <w:noWrap/>
            <w:hideMark/>
          </w:tcPr>
          <w:p w14:paraId="45460041" w14:textId="77777777" w:rsidR="00B74FD2" w:rsidRPr="00B74FD2" w:rsidRDefault="00B74FD2" w:rsidP="00B74FD2">
            <w:pPr>
              <w:spacing w:line="240" w:lineRule="auto"/>
              <w:ind w:firstLine="0"/>
              <w:rPr>
                <w:bCs/>
              </w:rPr>
            </w:pPr>
            <w:r w:rsidRPr="00B74FD2">
              <w:rPr>
                <w:bCs/>
              </w:rPr>
              <w:t>-16858.38</w:t>
            </w:r>
          </w:p>
        </w:tc>
        <w:tc>
          <w:tcPr>
            <w:tcW w:w="850" w:type="dxa"/>
            <w:noWrap/>
            <w:hideMark/>
          </w:tcPr>
          <w:p w14:paraId="29849954" w14:textId="77777777" w:rsidR="00B74FD2" w:rsidRPr="00B74FD2" w:rsidRDefault="00B74FD2" w:rsidP="00B74FD2">
            <w:pPr>
              <w:spacing w:line="240" w:lineRule="auto"/>
              <w:ind w:firstLine="0"/>
              <w:rPr>
                <w:bCs/>
              </w:rPr>
            </w:pPr>
            <w:r w:rsidRPr="00B74FD2">
              <w:rPr>
                <w:bCs/>
              </w:rPr>
              <w:t>0.00</w:t>
            </w:r>
          </w:p>
        </w:tc>
        <w:tc>
          <w:tcPr>
            <w:tcW w:w="815" w:type="dxa"/>
            <w:noWrap/>
            <w:hideMark/>
          </w:tcPr>
          <w:p w14:paraId="5EFAEB94" w14:textId="77777777" w:rsidR="00B74FD2" w:rsidRPr="00B74FD2" w:rsidRDefault="00B74FD2" w:rsidP="00B74FD2">
            <w:pPr>
              <w:spacing w:line="240" w:lineRule="auto"/>
              <w:ind w:firstLine="0"/>
              <w:rPr>
                <w:bCs/>
              </w:rPr>
            </w:pPr>
            <w:r w:rsidRPr="00B74FD2">
              <w:rPr>
                <w:bCs/>
              </w:rPr>
              <w:t>1.00</w:t>
            </w:r>
          </w:p>
        </w:tc>
      </w:tr>
      <w:tr w:rsidR="00B74FD2" w:rsidRPr="00B74FD2" w14:paraId="47617EFF" w14:textId="77777777" w:rsidTr="00B74FD2">
        <w:trPr>
          <w:trHeight w:val="300"/>
        </w:trPr>
        <w:tc>
          <w:tcPr>
            <w:tcW w:w="960" w:type="dxa"/>
            <w:noWrap/>
            <w:hideMark/>
          </w:tcPr>
          <w:p w14:paraId="5326A5EF" w14:textId="77777777" w:rsidR="00B74FD2" w:rsidRPr="00B74FD2" w:rsidRDefault="00B74FD2" w:rsidP="00B74FD2">
            <w:pPr>
              <w:spacing w:line="240" w:lineRule="auto"/>
              <w:ind w:firstLine="0"/>
              <w:rPr>
                <w:bCs/>
              </w:rPr>
            </w:pPr>
            <w:r w:rsidRPr="00B74FD2">
              <w:rPr>
                <w:bCs/>
              </w:rPr>
              <w:t>9</w:t>
            </w:r>
          </w:p>
        </w:tc>
        <w:tc>
          <w:tcPr>
            <w:tcW w:w="1145" w:type="dxa"/>
            <w:noWrap/>
            <w:hideMark/>
          </w:tcPr>
          <w:p w14:paraId="0CB8A8A1" w14:textId="77777777" w:rsidR="00B74FD2" w:rsidRPr="00B74FD2" w:rsidRDefault="00B74FD2" w:rsidP="00B74FD2">
            <w:pPr>
              <w:spacing w:line="240" w:lineRule="auto"/>
              <w:ind w:firstLine="0"/>
              <w:rPr>
                <w:bCs/>
              </w:rPr>
            </w:pPr>
            <w:r w:rsidRPr="00B74FD2">
              <w:rPr>
                <w:bCs/>
              </w:rPr>
              <w:t>0.0964</w:t>
            </w:r>
          </w:p>
        </w:tc>
        <w:tc>
          <w:tcPr>
            <w:tcW w:w="1035" w:type="dxa"/>
            <w:noWrap/>
            <w:hideMark/>
          </w:tcPr>
          <w:p w14:paraId="2329E40F"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191ED670"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F154900"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7E9E5552"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1B3C2034" w14:textId="77777777" w:rsidR="00B74FD2" w:rsidRPr="00B74FD2" w:rsidRDefault="00B74FD2" w:rsidP="00B74FD2">
            <w:pPr>
              <w:spacing w:line="240" w:lineRule="auto"/>
              <w:ind w:firstLine="0"/>
              <w:rPr>
                <w:bCs/>
              </w:rPr>
            </w:pPr>
            <w:r w:rsidRPr="00B74FD2">
              <w:rPr>
                <w:bCs/>
              </w:rPr>
              <w:t>3.00</w:t>
            </w:r>
          </w:p>
        </w:tc>
        <w:tc>
          <w:tcPr>
            <w:tcW w:w="960" w:type="dxa"/>
            <w:noWrap/>
            <w:hideMark/>
          </w:tcPr>
          <w:p w14:paraId="6CAC36A4" w14:textId="77777777" w:rsidR="00B74FD2" w:rsidRPr="00B74FD2" w:rsidRDefault="00B74FD2" w:rsidP="00B74FD2">
            <w:pPr>
              <w:spacing w:line="240" w:lineRule="auto"/>
              <w:ind w:firstLine="0"/>
              <w:rPr>
                <w:bCs/>
              </w:rPr>
            </w:pPr>
            <w:r w:rsidRPr="00B74FD2">
              <w:rPr>
                <w:bCs/>
              </w:rPr>
              <w:t>8421.91</w:t>
            </w:r>
          </w:p>
        </w:tc>
        <w:tc>
          <w:tcPr>
            <w:tcW w:w="1408" w:type="dxa"/>
            <w:noWrap/>
            <w:hideMark/>
          </w:tcPr>
          <w:p w14:paraId="25B923EC" w14:textId="77777777" w:rsidR="00B74FD2" w:rsidRPr="00B74FD2" w:rsidRDefault="00B74FD2" w:rsidP="00B74FD2">
            <w:pPr>
              <w:spacing w:line="240" w:lineRule="auto"/>
              <w:ind w:firstLine="0"/>
              <w:rPr>
                <w:bCs/>
              </w:rPr>
            </w:pPr>
            <w:r w:rsidRPr="00B74FD2">
              <w:rPr>
                <w:bCs/>
              </w:rPr>
              <w:t>-16837.81</w:t>
            </w:r>
          </w:p>
        </w:tc>
        <w:tc>
          <w:tcPr>
            <w:tcW w:w="850" w:type="dxa"/>
            <w:noWrap/>
            <w:hideMark/>
          </w:tcPr>
          <w:p w14:paraId="4AA3CF41" w14:textId="77777777" w:rsidR="00B74FD2" w:rsidRPr="00B74FD2" w:rsidRDefault="00B74FD2" w:rsidP="00B74FD2">
            <w:pPr>
              <w:spacing w:line="240" w:lineRule="auto"/>
              <w:ind w:firstLine="0"/>
              <w:rPr>
                <w:bCs/>
              </w:rPr>
            </w:pPr>
            <w:r w:rsidRPr="00B74FD2">
              <w:rPr>
                <w:bCs/>
              </w:rPr>
              <w:t>20.57</w:t>
            </w:r>
          </w:p>
        </w:tc>
        <w:tc>
          <w:tcPr>
            <w:tcW w:w="815" w:type="dxa"/>
            <w:noWrap/>
            <w:hideMark/>
          </w:tcPr>
          <w:p w14:paraId="0952C523" w14:textId="77777777" w:rsidR="00B74FD2" w:rsidRPr="00B74FD2" w:rsidRDefault="00B74FD2" w:rsidP="00B74FD2">
            <w:pPr>
              <w:spacing w:line="240" w:lineRule="auto"/>
              <w:ind w:firstLine="0"/>
              <w:rPr>
                <w:bCs/>
              </w:rPr>
            </w:pPr>
            <w:r w:rsidRPr="00B74FD2">
              <w:rPr>
                <w:bCs/>
              </w:rPr>
              <w:t>0.00</w:t>
            </w:r>
          </w:p>
        </w:tc>
      </w:tr>
      <w:tr w:rsidR="00B74FD2" w:rsidRPr="00B74FD2" w14:paraId="488D016A" w14:textId="77777777" w:rsidTr="00B74FD2">
        <w:trPr>
          <w:trHeight w:val="300"/>
        </w:trPr>
        <w:tc>
          <w:tcPr>
            <w:tcW w:w="960" w:type="dxa"/>
            <w:noWrap/>
            <w:hideMark/>
          </w:tcPr>
          <w:p w14:paraId="0251C7B8" w14:textId="77777777" w:rsidR="00B74FD2" w:rsidRPr="00B74FD2" w:rsidRDefault="00B74FD2" w:rsidP="00B74FD2">
            <w:pPr>
              <w:spacing w:line="240" w:lineRule="auto"/>
              <w:ind w:firstLine="0"/>
              <w:rPr>
                <w:bCs/>
              </w:rPr>
            </w:pPr>
            <w:r w:rsidRPr="00B74FD2">
              <w:rPr>
                <w:bCs/>
              </w:rPr>
              <w:t>3</w:t>
            </w:r>
          </w:p>
        </w:tc>
        <w:tc>
          <w:tcPr>
            <w:tcW w:w="1145" w:type="dxa"/>
            <w:noWrap/>
            <w:hideMark/>
          </w:tcPr>
          <w:p w14:paraId="16679179" w14:textId="77777777" w:rsidR="00B74FD2" w:rsidRPr="00B74FD2" w:rsidRDefault="00B74FD2" w:rsidP="00B74FD2">
            <w:pPr>
              <w:spacing w:line="240" w:lineRule="auto"/>
              <w:ind w:firstLine="0"/>
              <w:rPr>
                <w:bCs/>
              </w:rPr>
            </w:pPr>
            <w:r w:rsidRPr="00B74FD2">
              <w:rPr>
                <w:bCs/>
              </w:rPr>
              <w:t>0.0478</w:t>
            </w:r>
          </w:p>
        </w:tc>
        <w:tc>
          <w:tcPr>
            <w:tcW w:w="1035" w:type="dxa"/>
            <w:noWrap/>
            <w:hideMark/>
          </w:tcPr>
          <w:p w14:paraId="1E448835"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462A1B0A"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585C3AE7"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654C9BD0"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70269FB"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42A89FD8" w14:textId="77777777" w:rsidR="00B74FD2" w:rsidRPr="00B74FD2" w:rsidRDefault="00B74FD2" w:rsidP="00B74FD2">
            <w:pPr>
              <w:spacing w:line="240" w:lineRule="auto"/>
              <w:ind w:firstLine="0"/>
              <w:rPr>
                <w:bCs/>
              </w:rPr>
            </w:pPr>
            <w:r w:rsidRPr="00B74FD2">
              <w:rPr>
                <w:bCs/>
              </w:rPr>
              <w:t>8420.71</w:t>
            </w:r>
          </w:p>
        </w:tc>
        <w:tc>
          <w:tcPr>
            <w:tcW w:w="1408" w:type="dxa"/>
            <w:noWrap/>
            <w:hideMark/>
          </w:tcPr>
          <w:p w14:paraId="5A08FD41" w14:textId="77777777" w:rsidR="00B74FD2" w:rsidRPr="00B74FD2" w:rsidRDefault="00B74FD2" w:rsidP="00B74FD2">
            <w:pPr>
              <w:spacing w:line="240" w:lineRule="auto"/>
              <w:ind w:firstLine="0"/>
              <w:rPr>
                <w:bCs/>
              </w:rPr>
            </w:pPr>
            <w:r w:rsidRPr="00B74FD2">
              <w:rPr>
                <w:bCs/>
              </w:rPr>
              <w:t>-16831.41</w:t>
            </w:r>
          </w:p>
        </w:tc>
        <w:tc>
          <w:tcPr>
            <w:tcW w:w="850" w:type="dxa"/>
            <w:noWrap/>
            <w:hideMark/>
          </w:tcPr>
          <w:p w14:paraId="25E89403" w14:textId="77777777" w:rsidR="00B74FD2" w:rsidRPr="00B74FD2" w:rsidRDefault="00B74FD2" w:rsidP="00B74FD2">
            <w:pPr>
              <w:spacing w:line="240" w:lineRule="auto"/>
              <w:ind w:firstLine="0"/>
              <w:rPr>
                <w:bCs/>
              </w:rPr>
            </w:pPr>
            <w:r w:rsidRPr="00B74FD2">
              <w:rPr>
                <w:bCs/>
              </w:rPr>
              <w:t>26.97</w:t>
            </w:r>
          </w:p>
        </w:tc>
        <w:tc>
          <w:tcPr>
            <w:tcW w:w="815" w:type="dxa"/>
            <w:noWrap/>
            <w:hideMark/>
          </w:tcPr>
          <w:p w14:paraId="6682F20E" w14:textId="77777777" w:rsidR="00B74FD2" w:rsidRPr="00B74FD2" w:rsidRDefault="00B74FD2" w:rsidP="00B74FD2">
            <w:pPr>
              <w:spacing w:line="240" w:lineRule="auto"/>
              <w:ind w:firstLine="0"/>
              <w:rPr>
                <w:bCs/>
              </w:rPr>
            </w:pPr>
            <w:r w:rsidRPr="00B74FD2">
              <w:rPr>
                <w:bCs/>
              </w:rPr>
              <w:t>0.00</w:t>
            </w:r>
          </w:p>
        </w:tc>
      </w:tr>
      <w:tr w:rsidR="00B74FD2" w:rsidRPr="00B74FD2" w14:paraId="43071E8C" w14:textId="77777777" w:rsidTr="00B74FD2">
        <w:trPr>
          <w:trHeight w:val="300"/>
        </w:trPr>
        <w:tc>
          <w:tcPr>
            <w:tcW w:w="960" w:type="dxa"/>
            <w:noWrap/>
            <w:hideMark/>
          </w:tcPr>
          <w:p w14:paraId="647C22C9" w14:textId="77777777" w:rsidR="00B74FD2" w:rsidRPr="00B74FD2" w:rsidRDefault="00B74FD2" w:rsidP="00B74FD2">
            <w:pPr>
              <w:spacing w:line="240" w:lineRule="auto"/>
              <w:ind w:firstLine="0"/>
              <w:rPr>
                <w:bCs/>
              </w:rPr>
            </w:pPr>
            <w:r w:rsidRPr="00B74FD2">
              <w:rPr>
                <w:bCs/>
              </w:rPr>
              <w:t>5</w:t>
            </w:r>
          </w:p>
        </w:tc>
        <w:tc>
          <w:tcPr>
            <w:tcW w:w="1145" w:type="dxa"/>
            <w:noWrap/>
            <w:hideMark/>
          </w:tcPr>
          <w:p w14:paraId="094F6CB6" w14:textId="77777777" w:rsidR="00B74FD2" w:rsidRPr="00B74FD2" w:rsidRDefault="00B74FD2" w:rsidP="00B74FD2">
            <w:pPr>
              <w:spacing w:line="240" w:lineRule="auto"/>
              <w:ind w:firstLine="0"/>
              <w:rPr>
                <w:bCs/>
              </w:rPr>
            </w:pPr>
            <w:r w:rsidRPr="00B74FD2">
              <w:rPr>
                <w:bCs/>
              </w:rPr>
              <w:t>0.0478</w:t>
            </w:r>
          </w:p>
        </w:tc>
        <w:tc>
          <w:tcPr>
            <w:tcW w:w="1035" w:type="dxa"/>
            <w:noWrap/>
            <w:hideMark/>
          </w:tcPr>
          <w:p w14:paraId="470A46FA"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7051BBE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AA1CFDB"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7CAFB6AF"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7C004544"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316E3EE9" w14:textId="77777777" w:rsidR="00B74FD2" w:rsidRPr="00B74FD2" w:rsidRDefault="00B74FD2" w:rsidP="00B74FD2">
            <w:pPr>
              <w:spacing w:line="240" w:lineRule="auto"/>
              <w:ind w:firstLine="0"/>
              <w:rPr>
                <w:bCs/>
              </w:rPr>
            </w:pPr>
            <w:r w:rsidRPr="00B74FD2">
              <w:rPr>
                <w:bCs/>
              </w:rPr>
              <w:t>8420.71</w:t>
            </w:r>
          </w:p>
        </w:tc>
        <w:tc>
          <w:tcPr>
            <w:tcW w:w="1408" w:type="dxa"/>
            <w:noWrap/>
            <w:hideMark/>
          </w:tcPr>
          <w:p w14:paraId="6D703833" w14:textId="77777777" w:rsidR="00B74FD2" w:rsidRPr="00B74FD2" w:rsidRDefault="00B74FD2" w:rsidP="00B74FD2">
            <w:pPr>
              <w:spacing w:line="240" w:lineRule="auto"/>
              <w:ind w:firstLine="0"/>
              <w:rPr>
                <w:bCs/>
              </w:rPr>
            </w:pPr>
            <w:r w:rsidRPr="00B74FD2">
              <w:rPr>
                <w:bCs/>
              </w:rPr>
              <w:t>-16831.41</w:t>
            </w:r>
          </w:p>
        </w:tc>
        <w:tc>
          <w:tcPr>
            <w:tcW w:w="850" w:type="dxa"/>
            <w:noWrap/>
            <w:hideMark/>
          </w:tcPr>
          <w:p w14:paraId="0528E847" w14:textId="77777777" w:rsidR="00B74FD2" w:rsidRPr="00B74FD2" w:rsidRDefault="00B74FD2" w:rsidP="00B74FD2">
            <w:pPr>
              <w:spacing w:line="240" w:lineRule="auto"/>
              <w:ind w:firstLine="0"/>
              <w:rPr>
                <w:bCs/>
              </w:rPr>
            </w:pPr>
            <w:r w:rsidRPr="00B74FD2">
              <w:rPr>
                <w:bCs/>
              </w:rPr>
              <w:t>26.97</w:t>
            </w:r>
          </w:p>
        </w:tc>
        <w:tc>
          <w:tcPr>
            <w:tcW w:w="815" w:type="dxa"/>
            <w:noWrap/>
            <w:hideMark/>
          </w:tcPr>
          <w:p w14:paraId="0D63A6EA" w14:textId="77777777" w:rsidR="00B74FD2" w:rsidRPr="00B74FD2" w:rsidRDefault="00B74FD2" w:rsidP="00B74FD2">
            <w:pPr>
              <w:spacing w:line="240" w:lineRule="auto"/>
              <w:ind w:firstLine="0"/>
              <w:rPr>
                <w:bCs/>
              </w:rPr>
            </w:pPr>
            <w:r w:rsidRPr="00B74FD2">
              <w:rPr>
                <w:bCs/>
              </w:rPr>
              <w:t>0.00</w:t>
            </w:r>
          </w:p>
        </w:tc>
      </w:tr>
      <w:tr w:rsidR="00B74FD2" w:rsidRPr="00B74FD2" w14:paraId="1FB3913C" w14:textId="77777777" w:rsidTr="00B74FD2">
        <w:trPr>
          <w:trHeight w:val="300"/>
        </w:trPr>
        <w:tc>
          <w:tcPr>
            <w:tcW w:w="960" w:type="dxa"/>
            <w:noWrap/>
            <w:hideMark/>
          </w:tcPr>
          <w:p w14:paraId="032BBBE7" w14:textId="77777777" w:rsidR="00B74FD2" w:rsidRPr="00B74FD2" w:rsidRDefault="00B74FD2" w:rsidP="00B74FD2">
            <w:pPr>
              <w:spacing w:line="240" w:lineRule="auto"/>
              <w:ind w:firstLine="0"/>
              <w:rPr>
                <w:bCs/>
              </w:rPr>
            </w:pPr>
            <w:r w:rsidRPr="00B74FD2">
              <w:rPr>
                <w:bCs/>
              </w:rPr>
              <w:t>8</w:t>
            </w:r>
          </w:p>
        </w:tc>
        <w:tc>
          <w:tcPr>
            <w:tcW w:w="1145" w:type="dxa"/>
            <w:noWrap/>
            <w:hideMark/>
          </w:tcPr>
          <w:p w14:paraId="3FD434A1" w14:textId="77777777" w:rsidR="00B74FD2" w:rsidRPr="00B74FD2" w:rsidRDefault="00B74FD2" w:rsidP="00B74FD2">
            <w:pPr>
              <w:spacing w:line="240" w:lineRule="auto"/>
              <w:ind w:firstLine="0"/>
              <w:rPr>
                <w:bCs/>
              </w:rPr>
            </w:pPr>
            <w:r w:rsidRPr="00B74FD2">
              <w:rPr>
                <w:bCs/>
              </w:rPr>
              <w:t>0.0967</w:t>
            </w:r>
          </w:p>
        </w:tc>
        <w:tc>
          <w:tcPr>
            <w:tcW w:w="1035" w:type="dxa"/>
            <w:noWrap/>
            <w:hideMark/>
          </w:tcPr>
          <w:p w14:paraId="4AF3E8AB"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0A31D359"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3485AE09" w14:textId="77777777" w:rsidR="00B74FD2" w:rsidRPr="00B74FD2" w:rsidRDefault="00B74FD2" w:rsidP="00B74FD2">
            <w:pPr>
              <w:spacing w:line="240" w:lineRule="auto"/>
              <w:ind w:firstLine="0"/>
              <w:rPr>
                <w:bCs/>
              </w:rPr>
            </w:pPr>
            <w:r w:rsidRPr="00B74FD2">
              <w:rPr>
                <w:bCs/>
              </w:rPr>
              <w:t>-0.0001</w:t>
            </w:r>
          </w:p>
        </w:tc>
        <w:tc>
          <w:tcPr>
            <w:tcW w:w="1438" w:type="dxa"/>
            <w:noWrap/>
            <w:hideMark/>
          </w:tcPr>
          <w:p w14:paraId="07726BA9"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B98E472"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4380D024" w14:textId="77777777" w:rsidR="00B74FD2" w:rsidRPr="00B74FD2" w:rsidRDefault="00B74FD2" w:rsidP="00B74FD2">
            <w:pPr>
              <w:spacing w:line="240" w:lineRule="auto"/>
              <w:ind w:firstLine="0"/>
              <w:rPr>
                <w:bCs/>
              </w:rPr>
            </w:pPr>
            <w:r w:rsidRPr="00B74FD2">
              <w:rPr>
                <w:bCs/>
              </w:rPr>
              <w:t>8414.15</w:t>
            </w:r>
          </w:p>
        </w:tc>
        <w:tc>
          <w:tcPr>
            <w:tcW w:w="1408" w:type="dxa"/>
            <w:noWrap/>
            <w:hideMark/>
          </w:tcPr>
          <w:p w14:paraId="3FBDD00B" w14:textId="77777777" w:rsidR="00B74FD2" w:rsidRPr="00B74FD2" w:rsidRDefault="00B74FD2" w:rsidP="00B74FD2">
            <w:pPr>
              <w:spacing w:line="240" w:lineRule="auto"/>
              <w:ind w:firstLine="0"/>
              <w:rPr>
                <w:bCs/>
              </w:rPr>
            </w:pPr>
            <w:r w:rsidRPr="00B74FD2">
              <w:rPr>
                <w:bCs/>
              </w:rPr>
              <w:t>-16820.30</w:t>
            </w:r>
          </w:p>
        </w:tc>
        <w:tc>
          <w:tcPr>
            <w:tcW w:w="850" w:type="dxa"/>
            <w:noWrap/>
            <w:hideMark/>
          </w:tcPr>
          <w:p w14:paraId="6FE2FD1A" w14:textId="77777777" w:rsidR="00B74FD2" w:rsidRPr="00B74FD2" w:rsidRDefault="00B74FD2" w:rsidP="00B74FD2">
            <w:pPr>
              <w:spacing w:line="240" w:lineRule="auto"/>
              <w:ind w:firstLine="0"/>
              <w:rPr>
                <w:bCs/>
              </w:rPr>
            </w:pPr>
            <w:r w:rsidRPr="00B74FD2">
              <w:rPr>
                <w:bCs/>
              </w:rPr>
              <w:t>38.08</w:t>
            </w:r>
          </w:p>
        </w:tc>
        <w:tc>
          <w:tcPr>
            <w:tcW w:w="815" w:type="dxa"/>
            <w:noWrap/>
            <w:hideMark/>
          </w:tcPr>
          <w:p w14:paraId="7214B6BE" w14:textId="77777777" w:rsidR="00B74FD2" w:rsidRPr="00B74FD2" w:rsidRDefault="00B74FD2" w:rsidP="00B74FD2">
            <w:pPr>
              <w:spacing w:line="240" w:lineRule="auto"/>
              <w:ind w:firstLine="0"/>
              <w:rPr>
                <w:bCs/>
              </w:rPr>
            </w:pPr>
            <w:r w:rsidRPr="00B74FD2">
              <w:rPr>
                <w:bCs/>
              </w:rPr>
              <w:t>0.00</w:t>
            </w:r>
          </w:p>
        </w:tc>
      </w:tr>
      <w:tr w:rsidR="00B74FD2" w:rsidRPr="00B74FD2" w14:paraId="15A14A5A" w14:textId="77777777" w:rsidTr="00B74FD2">
        <w:trPr>
          <w:trHeight w:val="300"/>
        </w:trPr>
        <w:tc>
          <w:tcPr>
            <w:tcW w:w="960" w:type="dxa"/>
            <w:noWrap/>
            <w:hideMark/>
          </w:tcPr>
          <w:p w14:paraId="46D7682A" w14:textId="77777777" w:rsidR="00B74FD2" w:rsidRPr="00B74FD2" w:rsidRDefault="00B74FD2" w:rsidP="00B74FD2">
            <w:pPr>
              <w:spacing w:line="240" w:lineRule="auto"/>
              <w:ind w:firstLine="0"/>
              <w:rPr>
                <w:bCs/>
              </w:rPr>
            </w:pPr>
            <w:r w:rsidRPr="00B74FD2">
              <w:rPr>
                <w:bCs/>
              </w:rPr>
              <w:t>6</w:t>
            </w:r>
          </w:p>
        </w:tc>
        <w:tc>
          <w:tcPr>
            <w:tcW w:w="1145" w:type="dxa"/>
            <w:noWrap/>
            <w:hideMark/>
          </w:tcPr>
          <w:p w14:paraId="50C3E408" w14:textId="77777777" w:rsidR="00B74FD2" w:rsidRPr="00B74FD2" w:rsidRDefault="00B74FD2" w:rsidP="00B74FD2">
            <w:pPr>
              <w:spacing w:line="240" w:lineRule="auto"/>
              <w:ind w:firstLine="0"/>
              <w:rPr>
                <w:bCs/>
              </w:rPr>
            </w:pPr>
            <w:r w:rsidRPr="00B74FD2">
              <w:rPr>
                <w:bCs/>
              </w:rPr>
              <w:t>0.0933</w:t>
            </w:r>
          </w:p>
        </w:tc>
        <w:tc>
          <w:tcPr>
            <w:tcW w:w="1035" w:type="dxa"/>
            <w:noWrap/>
            <w:hideMark/>
          </w:tcPr>
          <w:p w14:paraId="060FD968"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29141DBC"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3C57C8F"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4A482376"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C853178"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2CC7AD00" w14:textId="77777777" w:rsidR="00B74FD2" w:rsidRPr="00B74FD2" w:rsidRDefault="00B74FD2" w:rsidP="00B74FD2">
            <w:pPr>
              <w:spacing w:line="240" w:lineRule="auto"/>
              <w:ind w:firstLine="0"/>
              <w:rPr>
                <w:bCs/>
              </w:rPr>
            </w:pPr>
            <w:r w:rsidRPr="00B74FD2">
              <w:rPr>
                <w:bCs/>
              </w:rPr>
              <w:t>8411.79</w:t>
            </w:r>
          </w:p>
        </w:tc>
        <w:tc>
          <w:tcPr>
            <w:tcW w:w="1408" w:type="dxa"/>
            <w:noWrap/>
            <w:hideMark/>
          </w:tcPr>
          <w:p w14:paraId="03449BC4" w14:textId="77777777" w:rsidR="00B74FD2" w:rsidRPr="00B74FD2" w:rsidRDefault="00B74FD2" w:rsidP="00B74FD2">
            <w:pPr>
              <w:spacing w:line="240" w:lineRule="auto"/>
              <w:ind w:firstLine="0"/>
              <w:rPr>
                <w:bCs/>
              </w:rPr>
            </w:pPr>
            <w:r w:rsidRPr="00B74FD2">
              <w:rPr>
                <w:bCs/>
              </w:rPr>
              <w:t>-16815.58</w:t>
            </w:r>
          </w:p>
        </w:tc>
        <w:tc>
          <w:tcPr>
            <w:tcW w:w="850" w:type="dxa"/>
            <w:noWrap/>
            <w:hideMark/>
          </w:tcPr>
          <w:p w14:paraId="7A185B9B" w14:textId="77777777" w:rsidR="00B74FD2" w:rsidRPr="00B74FD2" w:rsidRDefault="00B74FD2" w:rsidP="00B74FD2">
            <w:pPr>
              <w:spacing w:line="240" w:lineRule="auto"/>
              <w:ind w:firstLine="0"/>
              <w:rPr>
                <w:bCs/>
              </w:rPr>
            </w:pPr>
            <w:r w:rsidRPr="00B74FD2">
              <w:rPr>
                <w:bCs/>
              </w:rPr>
              <w:t>42.80</w:t>
            </w:r>
          </w:p>
        </w:tc>
        <w:tc>
          <w:tcPr>
            <w:tcW w:w="815" w:type="dxa"/>
            <w:noWrap/>
            <w:hideMark/>
          </w:tcPr>
          <w:p w14:paraId="137F4C5D" w14:textId="77777777" w:rsidR="00B74FD2" w:rsidRPr="00B74FD2" w:rsidRDefault="00B74FD2" w:rsidP="00B74FD2">
            <w:pPr>
              <w:spacing w:line="240" w:lineRule="auto"/>
              <w:ind w:firstLine="0"/>
              <w:rPr>
                <w:bCs/>
              </w:rPr>
            </w:pPr>
            <w:r w:rsidRPr="00B74FD2">
              <w:rPr>
                <w:bCs/>
              </w:rPr>
              <w:t>0.00</w:t>
            </w:r>
          </w:p>
        </w:tc>
      </w:tr>
      <w:tr w:rsidR="00B74FD2" w:rsidRPr="00B74FD2" w14:paraId="685F5874" w14:textId="77777777" w:rsidTr="00B74FD2">
        <w:trPr>
          <w:trHeight w:val="300"/>
        </w:trPr>
        <w:tc>
          <w:tcPr>
            <w:tcW w:w="960" w:type="dxa"/>
            <w:noWrap/>
            <w:hideMark/>
          </w:tcPr>
          <w:p w14:paraId="67AE2BDF" w14:textId="77777777" w:rsidR="00B74FD2" w:rsidRPr="00B74FD2" w:rsidRDefault="00B74FD2" w:rsidP="00B74FD2">
            <w:pPr>
              <w:spacing w:line="240" w:lineRule="auto"/>
              <w:ind w:firstLine="0"/>
              <w:rPr>
                <w:bCs/>
              </w:rPr>
            </w:pPr>
            <w:r w:rsidRPr="00B74FD2">
              <w:rPr>
                <w:bCs/>
              </w:rPr>
              <w:t>2</w:t>
            </w:r>
          </w:p>
        </w:tc>
        <w:tc>
          <w:tcPr>
            <w:tcW w:w="1145" w:type="dxa"/>
            <w:noWrap/>
            <w:hideMark/>
          </w:tcPr>
          <w:p w14:paraId="1FD5E74D" w14:textId="77777777" w:rsidR="00B74FD2" w:rsidRPr="00B74FD2" w:rsidRDefault="00B74FD2" w:rsidP="00B74FD2">
            <w:pPr>
              <w:spacing w:line="240" w:lineRule="auto"/>
              <w:ind w:firstLine="0"/>
              <w:rPr>
                <w:bCs/>
              </w:rPr>
            </w:pPr>
            <w:r w:rsidRPr="00B74FD2">
              <w:rPr>
                <w:bCs/>
              </w:rPr>
              <w:t>0.0482</w:t>
            </w:r>
          </w:p>
        </w:tc>
        <w:tc>
          <w:tcPr>
            <w:tcW w:w="1035" w:type="dxa"/>
            <w:noWrap/>
            <w:hideMark/>
          </w:tcPr>
          <w:p w14:paraId="6C172DEA"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50496C0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2BC16843" w14:textId="77777777" w:rsidR="00B74FD2" w:rsidRPr="00B74FD2" w:rsidRDefault="00B74FD2" w:rsidP="00B74FD2">
            <w:pPr>
              <w:spacing w:line="240" w:lineRule="auto"/>
              <w:ind w:firstLine="0"/>
              <w:rPr>
                <w:bCs/>
              </w:rPr>
            </w:pPr>
            <w:r w:rsidRPr="00B74FD2">
              <w:rPr>
                <w:bCs/>
              </w:rPr>
              <w:t>0.0000</w:t>
            </w:r>
          </w:p>
        </w:tc>
        <w:tc>
          <w:tcPr>
            <w:tcW w:w="1438" w:type="dxa"/>
            <w:noWrap/>
            <w:hideMark/>
          </w:tcPr>
          <w:p w14:paraId="35C99C85"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12866D6A" w14:textId="77777777" w:rsidR="00B74FD2" w:rsidRPr="00B74FD2" w:rsidRDefault="00B74FD2" w:rsidP="00B74FD2">
            <w:pPr>
              <w:spacing w:line="240" w:lineRule="auto"/>
              <w:ind w:firstLine="0"/>
              <w:rPr>
                <w:bCs/>
              </w:rPr>
            </w:pPr>
            <w:r w:rsidRPr="00B74FD2">
              <w:rPr>
                <w:bCs/>
              </w:rPr>
              <w:t>6.00</w:t>
            </w:r>
          </w:p>
        </w:tc>
        <w:tc>
          <w:tcPr>
            <w:tcW w:w="960" w:type="dxa"/>
            <w:noWrap/>
            <w:hideMark/>
          </w:tcPr>
          <w:p w14:paraId="4A203FD8" w14:textId="77777777" w:rsidR="00B74FD2" w:rsidRPr="00B74FD2" w:rsidRDefault="00B74FD2" w:rsidP="00B74FD2">
            <w:pPr>
              <w:spacing w:line="240" w:lineRule="auto"/>
              <w:ind w:firstLine="0"/>
              <w:rPr>
                <w:bCs/>
              </w:rPr>
            </w:pPr>
            <w:r w:rsidRPr="00B74FD2">
              <w:rPr>
                <w:bCs/>
              </w:rPr>
              <w:t>8412.30</w:t>
            </w:r>
          </w:p>
        </w:tc>
        <w:tc>
          <w:tcPr>
            <w:tcW w:w="1408" w:type="dxa"/>
            <w:noWrap/>
            <w:hideMark/>
          </w:tcPr>
          <w:p w14:paraId="523E0E1F" w14:textId="77777777" w:rsidR="00B74FD2" w:rsidRPr="00B74FD2" w:rsidRDefault="00B74FD2" w:rsidP="00B74FD2">
            <w:pPr>
              <w:spacing w:line="240" w:lineRule="auto"/>
              <w:ind w:firstLine="0"/>
              <w:rPr>
                <w:bCs/>
              </w:rPr>
            </w:pPr>
            <w:r w:rsidRPr="00B74FD2">
              <w:rPr>
                <w:bCs/>
              </w:rPr>
              <w:t>-16812.58</w:t>
            </w:r>
          </w:p>
        </w:tc>
        <w:tc>
          <w:tcPr>
            <w:tcW w:w="850" w:type="dxa"/>
            <w:noWrap/>
            <w:hideMark/>
          </w:tcPr>
          <w:p w14:paraId="31B08E22" w14:textId="77777777" w:rsidR="00B74FD2" w:rsidRPr="00B74FD2" w:rsidRDefault="00B74FD2" w:rsidP="00B74FD2">
            <w:pPr>
              <w:spacing w:line="240" w:lineRule="auto"/>
              <w:ind w:firstLine="0"/>
              <w:rPr>
                <w:bCs/>
              </w:rPr>
            </w:pPr>
            <w:r w:rsidRPr="00B74FD2">
              <w:rPr>
                <w:bCs/>
              </w:rPr>
              <w:t>45.80</w:t>
            </w:r>
          </w:p>
        </w:tc>
        <w:tc>
          <w:tcPr>
            <w:tcW w:w="815" w:type="dxa"/>
            <w:noWrap/>
            <w:hideMark/>
          </w:tcPr>
          <w:p w14:paraId="5D498425" w14:textId="77777777" w:rsidR="00B74FD2" w:rsidRPr="00B74FD2" w:rsidRDefault="00B74FD2" w:rsidP="00B74FD2">
            <w:pPr>
              <w:spacing w:line="240" w:lineRule="auto"/>
              <w:ind w:firstLine="0"/>
              <w:rPr>
                <w:bCs/>
              </w:rPr>
            </w:pPr>
            <w:r w:rsidRPr="00B74FD2">
              <w:rPr>
                <w:bCs/>
              </w:rPr>
              <w:t>0.00</w:t>
            </w:r>
          </w:p>
        </w:tc>
      </w:tr>
      <w:tr w:rsidR="00B74FD2" w:rsidRPr="00B74FD2" w14:paraId="39DF819A" w14:textId="77777777" w:rsidTr="00B74FD2">
        <w:trPr>
          <w:trHeight w:val="300"/>
        </w:trPr>
        <w:tc>
          <w:tcPr>
            <w:tcW w:w="960" w:type="dxa"/>
            <w:noWrap/>
            <w:hideMark/>
          </w:tcPr>
          <w:p w14:paraId="2CD15241" w14:textId="77777777" w:rsidR="00B74FD2" w:rsidRPr="00B74FD2" w:rsidRDefault="00B74FD2" w:rsidP="00B74FD2">
            <w:pPr>
              <w:spacing w:line="240" w:lineRule="auto"/>
              <w:ind w:firstLine="0"/>
              <w:rPr>
                <w:bCs/>
              </w:rPr>
            </w:pPr>
            <w:r w:rsidRPr="00B74FD2">
              <w:rPr>
                <w:bCs/>
              </w:rPr>
              <w:t>4</w:t>
            </w:r>
          </w:p>
        </w:tc>
        <w:tc>
          <w:tcPr>
            <w:tcW w:w="1145" w:type="dxa"/>
            <w:noWrap/>
            <w:hideMark/>
          </w:tcPr>
          <w:p w14:paraId="754D419B" w14:textId="77777777" w:rsidR="00B74FD2" w:rsidRPr="00B74FD2" w:rsidRDefault="00B74FD2" w:rsidP="00B74FD2">
            <w:pPr>
              <w:spacing w:line="240" w:lineRule="auto"/>
              <w:ind w:firstLine="0"/>
              <w:rPr>
                <w:bCs/>
              </w:rPr>
            </w:pPr>
            <w:r w:rsidRPr="00B74FD2">
              <w:rPr>
                <w:bCs/>
              </w:rPr>
              <w:t>0.0937</w:t>
            </w:r>
          </w:p>
        </w:tc>
        <w:tc>
          <w:tcPr>
            <w:tcW w:w="1035" w:type="dxa"/>
            <w:noWrap/>
            <w:hideMark/>
          </w:tcPr>
          <w:p w14:paraId="2FDAC7C7"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772EE97E"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5DC07C8F" w14:textId="77777777" w:rsidR="00B74FD2" w:rsidRPr="00B74FD2" w:rsidRDefault="00B74FD2" w:rsidP="00B74FD2">
            <w:pPr>
              <w:spacing w:line="240" w:lineRule="auto"/>
              <w:ind w:firstLine="0"/>
              <w:rPr>
                <w:bCs/>
              </w:rPr>
            </w:pPr>
            <w:r w:rsidRPr="00B74FD2">
              <w:rPr>
                <w:bCs/>
              </w:rPr>
              <w:t>-0.0001</w:t>
            </w:r>
          </w:p>
        </w:tc>
        <w:tc>
          <w:tcPr>
            <w:tcW w:w="1438" w:type="dxa"/>
            <w:noWrap/>
            <w:hideMark/>
          </w:tcPr>
          <w:p w14:paraId="3C776878"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BEF9A5C"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4201A24C" w14:textId="77777777" w:rsidR="00B74FD2" w:rsidRPr="00B74FD2" w:rsidRDefault="00B74FD2" w:rsidP="00B74FD2">
            <w:pPr>
              <w:spacing w:line="240" w:lineRule="auto"/>
              <w:ind w:firstLine="0"/>
              <w:rPr>
                <w:bCs/>
              </w:rPr>
            </w:pPr>
            <w:r w:rsidRPr="00B74FD2">
              <w:rPr>
                <w:bCs/>
              </w:rPr>
              <w:t>8403.64</w:t>
            </w:r>
          </w:p>
        </w:tc>
        <w:tc>
          <w:tcPr>
            <w:tcW w:w="1408" w:type="dxa"/>
            <w:noWrap/>
            <w:hideMark/>
          </w:tcPr>
          <w:p w14:paraId="53BC2682" w14:textId="77777777" w:rsidR="00B74FD2" w:rsidRPr="00B74FD2" w:rsidRDefault="00B74FD2" w:rsidP="00B74FD2">
            <w:pPr>
              <w:spacing w:line="240" w:lineRule="auto"/>
              <w:ind w:firstLine="0"/>
              <w:rPr>
                <w:bCs/>
              </w:rPr>
            </w:pPr>
            <w:r w:rsidRPr="00B74FD2">
              <w:rPr>
                <w:bCs/>
              </w:rPr>
              <w:t>-16797.27</w:t>
            </w:r>
          </w:p>
        </w:tc>
        <w:tc>
          <w:tcPr>
            <w:tcW w:w="850" w:type="dxa"/>
            <w:noWrap/>
            <w:hideMark/>
          </w:tcPr>
          <w:p w14:paraId="741E2E74" w14:textId="77777777" w:rsidR="00B74FD2" w:rsidRPr="00B74FD2" w:rsidRDefault="00B74FD2" w:rsidP="00B74FD2">
            <w:pPr>
              <w:spacing w:line="240" w:lineRule="auto"/>
              <w:ind w:firstLine="0"/>
              <w:rPr>
                <w:bCs/>
              </w:rPr>
            </w:pPr>
            <w:r w:rsidRPr="00B74FD2">
              <w:rPr>
                <w:bCs/>
              </w:rPr>
              <w:t>61.11</w:t>
            </w:r>
          </w:p>
        </w:tc>
        <w:tc>
          <w:tcPr>
            <w:tcW w:w="815" w:type="dxa"/>
            <w:noWrap/>
            <w:hideMark/>
          </w:tcPr>
          <w:p w14:paraId="44E90131" w14:textId="77777777" w:rsidR="00B74FD2" w:rsidRPr="00B74FD2" w:rsidRDefault="00B74FD2" w:rsidP="00B74FD2">
            <w:pPr>
              <w:spacing w:line="240" w:lineRule="auto"/>
              <w:ind w:firstLine="0"/>
              <w:rPr>
                <w:bCs/>
              </w:rPr>
            </w:pPr>
            <w:r w:rsidRPr="00B74FD2">
              <w:rPr>
                <w:bCs/>
              </w:rPr>
              <w:t>0.00</w:t>
            </w:r>
          </w:p>
        </w:tc>
      </w:tr>
      <w:tr w:rsidR="00B74FD2" w:rsidRPr="00B74FD2" w14:paraId="6CF9C3C5" w14:textId="77777777" w:rsidTr="00B74FD2">
        <w:trPr>
          <w:trHeight w:val="300"/>
        </w:trPr>
        <w:tc>
          <w:tcPr>
            <w:tcW w:w="960" w:type="dxa"/>
            <w:noWrap/>
            <w:hideMark/>
          </w:tcPr>
          <w:p w14:paraId="4E7BD1C1" w14:textId="77777777" w:rsidR="00B74FD2" w:rsidRPr="00B74FD2" w:rsidRDefault="00B74FD2" w:rsidP="00B74FD2">
            <w:pPr>
              <w:spacing w:line="240" w:lineRule="auto"/>
              <w:ind w:firstLine="0"/>
              <w:rPr>
                <w:bCs/>
              </w:rPr>
            </w:pPr>
            <w:r w:rsidRPr="00B74FD2">
              <w:rPr>
                <w:bCs/>
              </w:rPr>
              <w:t>1</w:t>
            </w:r>
          </w:p>
        </w:tc>
        <w:tc>
          <w:tcPr>
            <w:tcW w:w="1145" w:type="dxa"/>
            <w:noWrap/>
            <w:hideMark/>
          </w:tcPr>
          <w:p w14:paraId="7F2AA6A9" w14:textId="77777777" w:rsidR="00B74FD2" w:rsidRPr="00B74FD2" w:rsidRDefault="00B74FD2" w:rsidP="00B74FD2">
            <w:pPr>
              <w:spacing w:line="240" w:lineRule="auto"/>
              <w:ind w:firstLine="0"/>
              <w:rPr>
                <w:bCs/>
              </w:rPr>
            </w:pPr>
            <w:r w:rsidRPr="00B74FD2">
              <w:rPr>
                <w:bCs/>
              </w:rPr>
              <w:t>0.0462</w:t>
            </w:r>
          </w:p>
        </w:tc>
        <w:tc>
          <w:tcPr>
            <w:tcW w:w="1035" w:type="dxa"/>
            <w:noWrap/>
            <w:hideMark/>
          </w:tcPr>
          <w:p w14:paraId="2248A186" w14:textId="77777777" w:rsidR="00B74FD2" w:rsidRPr="00B74FD2" w:rsidRDefault="00B74FD2" w:rsidP="00B74FD2">
            <w:pPr>
              <w:spacing w:line="240" w:lineRule="auto"/>
              <w:ind w:firstLine="0"/>
              <w:rPr>
                <w:bCs/>
              </w:rPr>
            </w:pPr>
            <w:r w:rsidRPr="00B74FD2">
              <w:rPr>
                <w:bCs/>
              </w:rPr>
              <w:t>0.0019</w:t>
            </w:r>
          </w:p>
        </w:tc>
        <w:tc>
          <w:tcPr>
            <w:tcW w:w="1072" w:type="dxa"/>
            <w:noWrap/>
            <w:hideMark/>
          </w:tcPr>
          <w:p w14:paraId="57695C6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009F91E" w14:textId="77777777" w:rsidR="00B74FD2" w:rsidRPr="00B74FD2" w:rsidRDefault="00B74FD2" w:rsidP="00B74FD2">
            <w:pPr>
              <w:spacing w:line="240" w:lineRule="auto"/>
              <w:ind w:firstLine="0"/>
              <w:rPr>
                <w:bCs/>
              </w:rPr>
            </w:pPr>
            <w:r w:rsidRPr="00B74FD2">
              <w:rPr>
                <w:bCs/>
              </w:rPr>
              <w:t>0.0009</w:t>
            </w:r>
          </w:p>
        </w:tc>
        <w:tc>
          <w:tcPr>
            <w:tcW w:w="1438" w:type="dxa"/>
            <w:noWrap/>
            <w:hideMark/>
          </w:tcPr>
          <w:p w14:paraId="19A69B63"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27A3F43E" w14:textId="77777777" w:rsidR="00B74FD2" w:rsidRPr="00B74FD2" w:rsidRDefault="00B74FD2" w:rsidP="00B74FD2">
            <w:pPr>
              <w:spacing w:line="240" w:lineRule="auto"/>
              <w:ind w:firstLine="0"/>
              <w:rPr>
                <w:bCs/>
              </w:rPr>
            </w:pPr>
            <w:r w:rsidRPr="00B74FD2">
              <w:rPr>
                <w:bCs/>
              </w:rPr>
              <w:t>7.00</w:t>
            </w:r>
          </w:p>
        </w:tc>
        <w:tc>
          <w:tcPr>
            <w:tcW w:w="960" w:type="dxa"/>
            <w:noWrap/>
            <w:hideMark/>
          </w:tcPr>
          <w:p w14:paraId="57DDB666" w14:textId="77777777" w:rsidR="00B74FD2" w:rsidRPr="00B74FD2" w:rsidRDefault="00B74FD2" w:rsidP="00B74FD2">
            <w:pPr>
              <w:spacing w:line="240" w:lineRule="auto"/>
              <w:ind w:firstLine="0"/>
              <w:rPr>
                <w:bCs/>
              </w:rPr>
            </w:pPr>
            <w:r w:rsidRPr="00B74FD2">
              <w:rPr>
                <w:bCs/>
              </w:rPr>
              <w:t>8403.58</w:t>
            </w:r>
          </w:p>
        </w:tc>
        <w:tc>
          <w:tcPr>
            <w:tcW w:w="1408" w:type="dxa"/>
            <w:noWrap/>
            <w:hideMark/>
          </w:tcPr>
          <w:p w14:paraId="6FAB407B" w14:textId="77777777" w:rsidR="00B74FD2" w:rsidRPr="00B74FD2" w:rsidRDefault="00B74FD2" w:rsidP="00B74FD2">
            <w:pPr>
              <w:spacing w:line="240" w:lineRule="auto"/>
              <w:ind w:firstLine="0"/>
              <w:rPr>
                <w:bCs/>
              </w:rPr>
            </w:pPr>
            <w:r w:rsidRPr="00B74FD2">
              <w:rPr>
                <w:bCs/>
              </w:rPr>
              <w:t>-16793.13</w:t>
            </w:r>
          </w:p>
        </w:tc>
        <w:tc>
          <w:tcPr>
            <w:tcW w:w="850" w:type="dxa"/>
            <w:noWrap/>
            <w:hideMark/>
          </w:tcPr>
          <w:p w14:paraId="17D5939D" w14:textId="77777777" w:rsidR="00B74FD2" w:rsidRPr="00B74FD2" w:rsidRDefault="00B74FD2" w:rsidP="00B74FD2">
            <w:pPr>
              <w:spacing w:line="240" w:lineRule="auto"/>
              <w:ind w:firstLine="0"/>
              <w:rPr>
                <w:bCs/>
              </w:rPr>
            </w:pPr>
            <w:r w:rsidRPr="00B74FD2">
              <w:rPr>
                <w:bCs/>
              </w:rPr>
              <w:t>65.25</w:t>
            </w:r>
          </w:p>
        </w:tc>
        <w:tc>
          <w:tcPr>
            <w:tcW w:w="815" w:type="dxa"/>
            <w:noWrap/>
            <w:hideMark/>
          </w:tcPr>
          <w:p w14:paraId="778CBB48" w14:textId="77777777" w:rsidR="00B74FD2" w:rsidRPr="00B74FD2" w:rsidRDefault="00B74FD2" w:rsidP="00B74FD2">
            <w:pPr>
              <w:spacing w:line="240" w:lineRule="auto"/>
              <w:ind w:firstLine="0"/>
              <w:rPr>
                <w:bCs/>
              </w:rPr>
            </w:pPr>
            <w:r w:rsidRPr="00B74FD2">
              <w:rPr>
                <w:bCs/>
              </w:rPr>
              <w:t>0.00</w:t>
            </w:r>
          </w:p>
        </w:tc>
      </w:tr>
    </w:tbl>
    <w:p w14:paraId="465B1B9B" w14:textId="6B388910" w:rsidR="003C3F32" w:rsidRDefault="003C3F32">
      <w:pPr>
        <w:spacing w:line="240" w:lineRule="auto"/>
        <w:ind w:firstLine="0"/>
        <w:rPr>
          <w:b/>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4BDC1A55" w14:textId="77777777" w:rsidTr="00FB7A5F">
        <w:trPr>
          <w:trHeight w:val="300"/>
        </w:trPr>
        <w:tc>
          <w:tcPr>
            <w:tcW w:w="11908" w:type="dxa"/>
            <w:gridSpan w:val="11"/>
            <w:tcBorders>
              <w:top w:val="single" w:sz="8" w:space="0" w:color="FFFFFF" w:themeColor="background1"/>
              <w:left w:val="single" w:sz="8" w:space="0" w:color="FFFFFF" w:themeColor="background1"/>
              <w:right w:val="single" w:sz="8" w:space="0" w:color="FFFFFF" w:themeColor="background1"/>
            </w:tcBorders>
            <w:noWrap/>
          </w:tcPr>
          <w:p w14:paraId="149C5100" w14:textId="19993046" w:rsidR="00B74FD2" w:rsidRPr="00B74FD2" w:rsidRDefault="00B74FD2" w:rsidP="00B74FD2">
            <w:pPr>
              <w:spacing w:line="240" w:lineRule="auto"/>
              <w:ind w:firstLine="0"/>
              <w:rPr>
                <w:bCs/>
              </w:rPr>
            </w:pPr>
            <w:r>
              <w:rPr>
                <w:bCs/>
              </w:rPr>
              <w:t>Table S9b: Model selection for the midday period</w:t>
            </w:r>
          </w:p>
        </w:tc>
      </w:tr>
      <w:tr w:rsidR="00B74FD2" w:rsidRPr="00B74FD2" w14:paraId="17E3057F" w14:textId="77777777" w:rsidTr="00B74FD2">
        <w:trPr>
          <w:trHeight w:val="300"/>
        </w:trPr>
        <w:tc>
          <w:tcPr>
            <w:tcW w:w="960" w:type="dxa"/>
            <w:noWrap/>
            <w:hideMark/>
          </w:tcPr>
          <w:p w14:paraId="55EB0499" w14:textId="77777777" w:rsidR="00B74FD2" w:rsidRPr="00B74FD2" w:rsidRDefault="00B74FD2" w:rsidP="00B74FD2">
            <w:pPr>
              <w:spacing w:line="240" w:lineRule="auto"/>
              <w:ind w:firstLine="0"/>
              <w:rPr>
                <w:bCs/>
              </w:rPr>
            </w:pPr>
          </w:p>
        </w:tc>
        <w:tc>
          <w:tcPr>
            <w:tcW w:w="1145" w:type="dxa"/>
            <w:noWrap/>
            <w:hideMark/>
          </w:tcPr>
          <w:p w14:paraId="341C33A1" w14:textId="77777777" w:rsidR="00B74FD2" w:rsidRPr="00B74FD2" w:rsidRDefault="00B74FD2" w:rsidP="00B74FD2">
            <w:pPr>
              <w:spacing w:line="240" w:lineRule="auto"/>
              <w:ind w:firstLine="0"/>
              <w:rPr>
                <w:bCs/>
              </w:rPr>
            </w:pPr>
            <w:r>
              <w:rPr>
                <w:bCs/>
              </w:rPr>
              <w:t>Intercept</w:t>
            </w:r>
          </w:p>
        </w:tc>
        <w:tc>
          <w:tcPr>
            <w:tcW w:w="1340" w:type="dxa"/>
            <w:noWrap/>
            <w:hideMark/>
          </w:tcPr>
          <w:p w14:paraId="38F57D5B" w14:textId="77777777" w:rsidR="00B74FD2" w:rsidRPr="00B74FD2" w:rsidRDefault="00B74FD2" w:rsidP="00B74FD2">
            <w:pPr>
              <w:spacing w:line="240" w:lineRule="auto"/>
              <w:ind w:firstLine="0"/>
              <w:rPr>
                <w:bCs/>
              </w:rPr>
            </w:pPr>
            <w:r>
              <w:rPr>
                <w:bCs/>
              </w:rPr>
              <w:t>Temperature</w:t>
            </w:r>
          </w:p>
        </w:tc>
        <w:tc>
          <w:tcPr>
            <w:tcW w:w="1072" w:type="dxa"/>
            <w:noWrap/>
            <w:hideMark/>
          </w:tcPr>
          <w:p w14:paraId="3CD6EC0B" w14:textId="77777777" w:rsidR="00B74FD2" w:rsidRPr="00B74FD2" w:rsidRDefault="00B74FD2" w:rsidP="00B74FD2">
            <w:pPr>
              <w:spacing w:line="240" w:lineRule="auto"/>
              <w:ind w:firstLine="0"/>
              <w:rPr>
                <w:bCs/>
              </w:rPr>
            </w:pPr>
            <w:r w:rsidRPr="00671662">
              <w:t>Radiation</w:t>
            </w:r>
          </w:p>
        </w:tc>
        <w:tc>
          <w:tcPr>
            <w:tcW w:w="960" w:type="dxa"/>
            <w:noWrap/>
            <w:hideMark/>
          </w:tcPr>
          <w:p w14:paraId="1C2A2FA0" w14:textId="77777777" w:rsidR="00B74FD2" w:rsidRPr="00B74FD2" w:rsidRDefault="00B74FD2" w:rsidP="00B74FD2">
            <w:pPr>
              <w:spacing w:line="240" w:lineRule="auto"/>
              <w:ind w:firstLine="0"/>
              <w:rPr>
                <w:bCs/>
              </w:rPr>
            </w:pPr>
            <w:r>
              <w:rPr>
                <w:bCs/>
              </w:rPr>
              <w:t>Rainfall</w:t>
            </w:r>
          </w:p>
        </w:tc>
        <w:tc>
          <w:tcPr>
            <w:tcW w:w="1438" w:type="dxa"/>
            <w:noWrap/>
            <w:hideMark/>
          </w:tcPr>
          <w:p w14:paraId="1971C77F" w14:textId="77777777" w:rsidR="00B74FD2" w:rsidRPr="00B74FD2" w:rsidRDefault="00B74FD2" w:rsidP="00B74FD2">
            <w:pPr>
              <w:spacing w:line="240" w:lineRule="auto"/>
              <w:ind w:firstLine="0"/>
              <w:rPr>
                <w:bCs/>
              </w:rPr>
            </w:pPr>
            <w:r>
              <w:rPr>
                <w:bCs/>
              </w:rPr>
              <w:t>Temp:Rain</w:t>
            </w:r>
          </w:p>
        </w:tc>
        <w:tc>
          <w:tcPr>
            <w:tcW w:w="960" w:type="dxa"/>
            <w:noWrap/>
            <w:hideMark/>
          </w:tcPr>
          <w:p w14:paraId="3CFF19B8" w14:textId="77777777" w:rsidR="00B74FD2" w:rsidRPr="00B74FD2" w:rsidRDefault="00B74FD2" w:rsidP="00B74FD2">
            <w:pPr>
              <w:spacing w:line="240" w:lineRule="auto"/>
              <w:ind w:firstLine="0"/>
              <w:rPr>
                <w:bCs/>
              </w:rPr>
            </w:pPr>
            <w:r w:rsidRPr="00671662">
              <w:rPr>
                <w:bCs/>
              </w:rPr>
              <w:t>df</w:t>
            </w:r>
          </w:p>
        </w:tc>
        <w:tc>
          <w:tcPr>
            <w:tcW w:w="960" w:type="dxa"/>
            <w:noWrap/>
            <w:hideMark/>
          </w:tcPr>
          <w:p w14:paraId="218A85BB" w14:textId="77777777" w:rsidR="00B74FD2" w:rsidRPr="00B74FD2" w:rsidRDefault="00B74FD2" w:rsidP="00B74FD2">
            <w:pPr>
              <w:spacing w:line="240" w:lineRule="auto"/>
              <w:ind w:firstLine="0"/>
              <w:rPr>
                <w:bCs/>
              </w:rPr>
            </w:pPr>
            <w:r w:rsidRPr="00671662">
              <w:rPr>
                <w:bCs/>
              </w:rPr>
              <w:t>logLik</w:t>
            </w:r>
          </w:p>
        </w:tc>
        <w:tc>
          <w:tcPr>
            <w:tcW w:w="1408" w:type="dxa"/>
            <w:noWrap/>
            <w:hideMark/>
          </w:tcPr>
          <w:p w14:paraId="5A392143" w14:textId="77777777" w:rsidR="00B74FD2" w:rsidRPr="00B74FD2" w:rsidRDefault="00B74FD2" w:rsidP="00B74FD2">
            <w:pPr>
              <w:spacing w:line="240" w:lineRule="auto"/>
              <w:ind w:firstLine="0"/>
              <w:rPr>
                <w:bCs/>
              </w:rPr>
            </w:pPr>
            <w:r w:rsidRPr="00671662">
              <w:rPr>
                <w:bCs/>
              </w:rPr>
              <w:t>AICc</w:t>
            </w:r>
          </w:p>
        </w:tc>
        <w:tc>
          <w:tcPr>
            <w:tcW w:w="850" w:type="dxa"/>
            <w:noWrap/>
            <w:hideMark/>
          </w:tcPr>
          <w:p w14:paraId="5CBDE85F" w14:textId="77777777" w:rsidR="00B74FD2" w:rsidRPr="00B74FD2" w:rsidRDefault="00B74FD2" w:rsidP="00B74FD2">
            <w:pPr>
              <w:spacing w:line="240" w:lineRule="auto"/>
              <w:ind w:firstLine="0"/>
              <w:rPr>
                <w:bCs/>
              </w:rPr>
            </w:pPr>
            <w:r w:rsidRPr="00671662">
              <w:rPr>
                <w:bCs/>
              </w:rPr>
              <w:t>delta</w:t>
            </w:r>
          </w:p>
        </w:tc>
        <w:tc>
          <w:tcPr>
            <w:tcW w:w="815" w:type="dxa"/>
            <w:noWrap/>
            <w:hideMark/>
          </w:tcPr>
          <w:p w14:paraId="7C8866F7" w14:textId="77777777" w:rsidR="00B74FD2" w:rsidRPr="00B74FD2" w:rsidRDefault="00B74FD2" w:rsidP="00B74FD2">
            <w:pPr>
              <w:spacing w:line="240" w:lineRule="auto"/>
              <w:ind w:firstLine="0"/>
              <w:rPr>
                <w:bCs/>
              </w:rPr>
            </w:pPr>
            <w:r w:rsidRPr="00671662">
              <w:rPr>
                <w:bCs/>
              </w:rPr>
              <w:t>weight</w:t>
            </w:r>
          </w:p>
        </w:tc>
      </w:tr>
      <w:tr w:rsidR="00B74FD2" w:rsidRPr="00B74FD2" w14:paraId="6BF40A78" w14:textId="77777777" w:rsidTr="00B74FD2">
        <w:trPr>
          <w:trHeight w:val="300"/>
        </w:trPr>
        <w:tc>
          <w:tcPr>
            <w:tcW w:w="960" w:type="dxa"/>
            <w:noWrap/>
            <w:hideMark/>
          </w:tcPr>
          <w:p w14:paraId="7B56A509" w14:textId="6EA7CB11" w:rsidR="00B74FD2" w:rsidRPr="00B74FD2" w:rsidRDefault="00B74FD2" w:rsidP="00B74FD2">
            <w:pPr>
              <w:spacing w:line="240" w:lineRule="auto"/>
              <w:ind w:firstLine="0"/>
              <w:rPr>
                <w:bCs/>
              </w:rPr>
            </w:pPr>
            <w:r w:rsidRPr="00006702">
              <w:t>7</w:t>
            </w:r>
          </w:p>
        </w:tc>
        <w:tc>
          <w:tcPr>
            <w:tcW w:w="1145" w:type="dxa"/>
            <w:noWrap/>
            <w:hideMark/>
          </w:tcPr>
          <w:p w14:paraId="46064A8C" w14:textId="72E7DF48" w:rsidR="00B74FD2" w:rsidRPr="00B74FD2" w:rsidRDefault="00B74FD2" w:rsidP="00B74FD2">
            <w:pPr>
              <w:spacing w:line="240" w:lineRule="auto"/>
              <w:ind w:firstLine="0"/>
              <w:rPr>
                <w:bCs/>
              </w:rPr>
            </w:pPr>
            <w:r w:rsidRPr="00006702">
              <w:t>0.0772</w:t>
            </w:r>
          </w:p>
        </w:tc>
        <w:tc>
          <w:tcPr>
            <w:tcW w:w="1340" w:type="dxa"/>
            <w:noWrap/>
            <w:hideMark/>
          </w:tcPr>
          <w:p w14:paraId="7A66B57F" w14:textId="439CF1E5" w:rsidR="00B74FD2" w:rsidRPr="00B74FD2" w:rsidRDefault="00B74FD2" w:rsidP="00B74FD2">
            <w:pPr>
              <w:spacing w:line="240" w:lineRule="auto"/>
              <w:ind w:firstLine="0"/>
              <w:rPr>
                <w:bCs/>
              </w:rPr>
            </w:pPr>
            <w:r w:rsidRPr="00006702">
              <w:t>0.0014</w:t>
            </w:r>
          </w:p>
        </w:tc>
        <w:tc>
          <w:tcPr>
            <w:tcW w:w="1072" w:type="dxa"/>
            <w:noWrap/>
            <w:hideMark/>
          </w:tcPr>
          <w:p w14:paraId="514DC4C5" w14:textId="3FA771D8" w:rsidR="00B74FD2" w:rsidRPr="00B74FD2" w:rsidRDefault="00B74FD2" w:rsidP="00B74FD2">
            <w:pPr>
              <w:spacing w:line="240" w:lineRule="auto"/>
              <w:ind w:firstLine="0"/>
              <w:rPr>
                <w:bCs/>
              </w:rPr>
            </w:pPr>
            <w:r w:rsidRPr="00006702">
              <w:t>NA</w:t>
            </w:r>
          </w:p>
        </w:tc>
        <w:tc>
          <w:tcPr>
            <w:tcW w:w="960" w:type="dxa"/>
            <w:noWrap/>
            <w:hideMark/>
          </w:tcPr>
          <w:p w14:paraId="2F82882B" w14:textId="1927F476" w:rsidR="00B74FD2" w:rsidRPr="00B74FD2" w:rsidRDefault="00B74FD2" w:rsidP="00B74FD2">
            <w:pPr>
              <w:spacing w:line="240" w:lineRule="auto"/>
              <w:ind w:firstLine="0"/>
              <w:rPr>
                <w:bCs/>
              </w:rPr>
            </w:pPr>
            <w:r w:rsidRPr="00006702">
              <w:t>NA</w:t>
            </w:r>
          </w:p>
        </w:tc>
        <w:tc>
          <w:tcPr>
            <w:tcW w:w="1438" w:type="dxa"/>
            <w:noWrap/>
            <w:hideMark/>
          </w:tcPr>
          <w:p w14:paraId="3DAEA1DA" w14:textId="42A835D9" w:rsidR="00B74FD2" w:rsidRPr="00B74FD2" w:rsidRDefault="00B74FD2" w:rsidP="00B74FD2">
            <w:pPr>
              <w:spacing w:line="240" w:lineRule="auto"/>
              <w:ind w:firstLine="0"/>
              <w:rPr>
                <w:bCs/>
              </w:rPr>
            </w:pPr>
            <w:r w:rsidRPr="00006702">
              <w:t>NA</w:t>
            </w:r>
          </w:p>
        </w:tc>
        <w:tc>
          <w:tcPr>
            <w:tcW w:w="960" w:type="dxa"/>
            <w:noWrap/>
            <w:hideMark/>
          </w:tcPr>
          <w:p w14:paraId="6F8405EE" w14:textId="479D1196" w:rsidR="00B74FD2" w:rsidRPr="00B74FD2" w:rsidRDefault="00B74FD2" w:rsidP="00B74FD2">
            <w:pPr>
              <w:spacing w:line="240" w:lineRule="auto"/>
              <w:ind w:firstLine="0"/>
              <w:rPr>
                <w:bCs/>
              </w:rPr>
            </w:pPr>
            <w:r w:rsidRPr="00006702">
              <w:t>4.00</w:t>
            </w:r>
          </w:p>
        </w:tc>
        <w:tc>
          <w:tcPr>
            <w:tcW w:w="960" w:type="dxa"/>
            <w:noWrap/>
            <w:hideMark/>
          </w:tcPr>
          <w:p w14:paraId="36E45E38" w14:textId="147FE8F8" w:rsidR="00B74FD2" w:rsidRPr="00B74FD2" w:rsidRDefault="00B74FD2" w:rsidP="00B74FD2">
            <w:pPr>
              <w:spacing w:line="240" w:lineRule="auto"/>
              <w:ind w:firstLine="0"/>
              <w:rPr>
                <w:bCs/>
              </w:rPr>
            </w:pPr>
            <w:r w:rsidRPr="00006702">
              <w:t>8262.36</w:t>
            </w:r>
          </w:p>
        </w:tc>
        <w:tc>
          <w:tcPr>
            <w:tcW w:w="1408" w:type="dxa"/>
            <w:noWrap/>
            <w:hideMark/>
          </w:tcPr>
          <w:p w14:paraId="71FF4D41" w14:textId="00D76E52" w:rsidR="00B74FD2" w:rsidRPr="00B74FD2" w:rsidRDefault="00B74FD2" w:rsidP="00B74FD2">
            <w:pPr>
              <w:spacing w:line="240" w:lineRule="auto"/>
              <w:ind w:firstLine="0"/>
              <w:rPr>
                <w:bCs/>
              </w:rPr>
            </w:pPr>
            <w:r w:rsidRPr="00006702">
              <w:t>-16516.71</w:t>
            </w:r>
          </w:p>
        </w:tc>
        <w:tc>
          <w:tcPr>
            <w:tcW w:w="850" w:type="dxa"/>
            <w:noWrap/>
            <w:hideMark/>
          </w:tcPr>
          <w:p w14:paraId="6A439851" w14:textId="6EE956D3" w:rsidR="00B74FD2" w:rsidRPr="00B74FD2" w:rsidRDefault="00B74FD2" w:rsidP="00B74FD2">
            <w:pPr>
              <w:spacing w:line="240" w:lineRule="auto"/>
              <w:ind w:firstLine="0"/>
              <w:rPr>
                <w:bCs/>
              </w:rPr>
            </w:pPr>
            <w:r w:rsidRPr="00006702">
              <w:t>0.00</w:t>
            </w:r>
          </w:p>
        </w:tc>
        <w:tc>
          <w:tcPr>
            <w:tcW w:w="815" w:type="dxa"/>
            <w:noWrap/>
            <w:hideMark/>
          </w:tcPr>
          <w:p w14:paraId="3E37563C" w14:textId="1A6D530E" w:rsidR="00B74FD2" w:rsidRPr="00B74FD2" w:rsidRDefault="00B74FD2" w:rsidP="00B74FD2">
            <w:pPr>
              <w:spacing w:line="240" w:lineRule="auto"/>
              <w:ind w:firstLine="0"/>
              <w:rPr>
                <w:bCs/>
              </w:rPr>
            </w:pPr>
            <w:r w:rsidRPr="00006702">
              <w:t>0.85</w:t>
            </w:r>
          </w:p>
        </w:tc>
      </w:tr>
      <w:tr w:rsidR="00B74FD2" w:rsidRPr="00B74FD2" w14:paraId="3119C3CA" w14:textId="77777777" w:rsidTr="00B74FD2">
        <w:trPr>
          <w:trHeight w:val="300"/>
        </w:trPr>
        <w:tc>
          <w:tcPr>
            <w:tcW w:w="960" w:type="dxa"/>
            <w:noWrap/>
            <w:hideMark/>
          </w:tcPr>
          <w:p w14:paraId="0C429329" w14:textId="092EDBB7" w:rsidR="00B74FD2" w:rsidRPr="00B74FD2" w:rsidRDefault="00B74FD2" w:rsidP="00B74FD2">
            <w:pPr>
              <w:spacing w:line="240" w:lineRule="auto"/>
              <w:ind w:firstLine="0"/>
              <w:rPr>
                <w:bCs/>
              </w:rPr>
            </w:pPr>
            <w:r w:rsidRPr="00006702">
              <w:t>9</w:t>
            </w:r>
          </w:p>
        </w:tc>
        <w:tc>
          <w:tcPr>
            <w:tcW w:w="1145" w:type="dxa"/>
            <w:noWrap/>
            <w:hideMark/>
          </w:tcPr>
          <w:p w14:paraId="71143F38" w14:textId="2033BA8A" w:rsidR="00B74FD2" w:rsidRPr="00B74FD2" w:rsidRDefault="00B74FD2" w:rsidP="00B74FD2">
            <w:pPr>
              <w:spacing w:line="240" w:lineRule="auto"/>
              <w:ind w:firstLine="0"/>
              <w:rPr>
                <w:bCs/>
              </w:rPr>
            </w:pPr>
            <w:r w:rsidRPr="00006702">
              <w:t>0.1148</w:t>
            </w:r>
          </w:p>
        </w:tc>
        <w:tc>
          <w:tcPr>
            <w:tcW w:w="1340" w:type="dxa"/>
            <w:noWrap/>
            <w:hideMark/>
          </w:tcPr>
          <w:p w14:paraId="30CA3172" w14:textId="2CC414E0" w:rsidR="00B74FD2" w:rsidRPr="00B74FD2" w:rsidRDefault="00B74FD2" w:rsidP="00B74FD2">
            <w:pPr>
              <w:spacing w:line="240" w:lineRule="auto"/>
              <w:ind w:firstLine="0"/>
              <w:rPr>
                <w:bCs/>
              </w:rPr>
            </w:pPr>
            <w:r w:rsidRPr="00006702">
              <w:t>NA</w:t>
            </w:r>
          </w:p>
        </w:tc>
        <w:tc>
          <w:tcPr>
            <w:tcW w:w="1072" w:type="dxa"/>
            <w:noWrap/>
            <w:hideMark/>
          </w:tcPr>
          <w:p w14:paraId="57D79DAE" w14:textId="31CB36D4" w:rsidR="00B74FD2" w:rsidRPr="00B74FD2" w:rsidRDefault="00B74FD2" w:rsidP="00B74FD2">
            <w:pPr>
              <w:spacing w:line="240" w:lineRule="auto"/>
              <w:ind w:firstLine="0"/>
              <w:rPr>
                <w:bCs/>
              </w:rPr>
            </w:pPr>
            <w:r w:rsidRPr="00006702">
              <w:t>NA</w:t>
            </w:r>
          </w:p>
        </w:tc>
        <w:tc>
          <w:tcPr>
            <w:tcW w:w="960" w:type="dxa"/>
            <w:noWrap/>
            <w:hideMark/>
          </w:tcPr>
          <w:p w14:paraId="05C9100E" w14:textId="01CCC00C" w:rsidR="00B74FD2" w:rsidRPr="00B74FD2" w:rsidRDefault="00B74FD2" w:rsidP="00B74FD2">
            <w:pPr>
              <w:spacing w:line="240" w:lineRule="auto"/>
              <w:ind w:firstLine="0"/>
              <w:rPr>
                <w:bCs/>
              </w:rPr>
            </w:pPr>
            <w:r w:rsidRPr="00006702">
              <w:t>NA</w:t>
            </w:r>
          </w:p>
        </w:tc>
        <w:tc>
          <w:tcPr>
            <w:tcW w:w="1438" w:type="dxa"/>
            <w:noWrap/>
            <w:hideMark/>
          </w:tcPr>
          <w:p w14:paraId="0D799586" w14:textId="6988C985" w:rsidR="00B74FD2" w:rsidRPr="00B74FD2" w:rsidRDefault="00B74FD2" w:rsidP="00B74FD2">
            <w:pPr>
              <w:spacing w:line="240" w:lineRule="auto"/>
              <w:ind w:firstLine="0"/>
              <w:rPr>
                <w:bCs/>
              </w:rPr>
            </w:pPr>
            <w:r w:rsidRPr="00006702">
              <w:t>NA</w:t>
            </w:r>
          </w:p>
        </w:tc>
        <w:tc>
          <w:tcPr>
            <w:tcW w:w="960" w:type="dxa"/>
            <w:noWrap/>
            <w:hideMark/>
          </w:tcPr>
          <w:p w14:paraId="0C69DE25" w14:textId="246A9E36" w:rsidR="00B74FD2" w:rsidRPr="00B74FD2" w:rsidRDefault="00B74FD2" w:rsidP="00B74FD2">
            <w:pPr>
              <w:spacing w:line="240" w:lineRule="auto"/>
              <w:ind w:firstLine="0"/>
              <w:rPr>
                <w:bCs/>
              </w:rPr>
            </w:pPr>
            <w:r w:rsidRPr="00006702">
              <w:t>3.00</w:t>
            </w:r>
          </w:p>
        </w:tc>
        <w:tc>
          <w:tcPr>
            <w:tcW w:w="960" w:type="dxa"/>
            <w:noWrap/>
            <w:hideMark/>
          </w:tcPr>
          <w:p w14:paraId="547BE837" w14:textId="3D0A1E9E" w:rsidR="00B74FD2" w:rsidRPr="00B74FD2" w:rsidRDefault="00B74FD2" w:rsidP="00B74FD2">
            <w:pPr>
              <w:spacing w:line="240" w:lineRule="auto"/>
              <w:ind w:firstLine="0"/>
              <w:rPr>
                <w:bCs/>
              </w:rPr>
            </w:pPr>
            <w:r w:rsidRPr="00006702">
              <w:t>8259.66</w:t>
            </w:r>
          </w:p>
        </w:tc>
        <w:tc>
          <w:tcPr>
            <w:tcW w:w="1408" w:type="dxa"/>
            <w:noWrap/>
            <w:hideMark/>
          </w:tcPr>
          <w:p w14:paraId="3088575B" w14:textId="29827A16" w:rsidR="00B74FD2" w:rsidRPr="00B74FD2" w:rsidRDefault="00B74FD2" w:rsidP="00B74FD2">
            <w:pPr>
              <w:spacing w:line="240" w:lineRule="auto"/>
              <w:ind w:firstLine="0"/>
              <w:rPr>
                <w:bCs/>
              </w:rPr>
            </w:pPr>
            <w:r w:rsidRPr="00006702">
              <w:t>-16513.31</w:t>
            </w:r>
          </w:p>
        </w:tc>
        <w:tc>
          <w:tcPr>
            <w:tcW w:w="850" w:type="dxa"/>
            <w:noWrap/>
            <w:hideMark/>
          </w:tcPr>
          <w:p w14:paraId="798BFB92" w14:textId="4337C427" w:rsidR="00B74FD2" w:rsidRPr="00B74FD2" w:rsidRDefault="00B74FD2" w:rsidP="00B74FD2">
            <w:pPr>
              <w:spacing w:line="240" w:lineRule="auto"/>
              <w:ind w:firstLine="0"/>
              <w:rPr>
                <w:bCs/>
              </w:rPr>
            </w:pPr>
            <w:r w:rsidRPr="00006702">
              <w:t>3.40</w:t>
            </w:r>
          </w:p>
        </w:tc>
        <w:tc>
          <w:tcPr>
            <w:tcW w:w="815" w:type="dxa"/>
            <w:noWrap/>
            <w:hideMark/>
          </w:tcPr>
          <w:p w14:paraId="0A3F151E" w14:textId="6390259D" w:rsidR="00B74FD2" w:rsidRPr="00B74FD2" w:rsidRDefault="00B74FD2" w:rsidP="00B74FD2">
            <w:pPr>
              <w:spacing w:line="240" w:lineRule="auto"/>
              <w:ind w:firstLine="0"/>
              <w:rPr>
                <w:bCs/>
              </w:rPr>
            </w:pPr>
            <w:r w:rsidRPr="00006702">
              <w:t>0.15</w:t>
            </w:r>
          </w:p>
        </w:tc>
      </w:tr>
      <w:tr w:rsidR="00B74FD2" w:rsidRPr="00B74FD2" w14:paraId="63633F9E" w14:textId="77777777" w:rsidTr="00B74FD2">
        <w:trPr>
          <w:trHeight w:val="300"/>
        </w:trPr>
        <w:tc>
          <w:tcPr>
            <w:tcW w:w="960" w:type="dxa"/>
            <w:noWrap/>
            <w:hideMark/>
          </w:tcPr>
          <w:p w14:paraId="4478F672" w14:textId="1584321A" w:rsidR="00B74FD2" w:rsidRPr="00B74FD2" w:rsidRDefault="00B74FD2" w:rsidP="00B74FD2">
            <w:pPr>
              <w:spacing w:line="240" w:lineRule="auto"/>
              <w:ind w:firstLine="0"/>
              <w:rPr>
                <w:bCs/>
              </w:rPr>
            </w:pPr>
            <w:r w:rsidRPr="00006702">
              <w:t>8</w:t>
            </w:r>
          </w:p>
        </w:tc>
        <w:tc>
          <w:tcPr>
            <w:tcW w:w="1145" w:type="dxa"/>
            <w:noWrap/>
            <w:hideMark/>
          </w:tcPr>
          <w:p w14:paraId="6F9359FD" w14:textId="358D661A" w:rsidR="00B74FD2" w:rsidRPr="00B74FD2" w:rsidRDefault="00B74FD2" w:rsidP="00B74FD2">
            <w:pPr>
              <w:spacing w:line="240" w:lineRule="auto"/>
              <w:ind w:firstLine="0"/>
              <w:rPr>
                <w:bCs/>
              </w:rPr>
            </w:pPr>
            <w:r w:rsidRPr="00006702">
              <w:t>0.1153</w:t>
            </w:r>
          </w:p>
        </w:tc>
        <w:tc>
          <w:tcPr>
            <w:tcW w:w="1340" w:type="dxa"/>
            <w:noWrap/>
            <w:hideMark/>
          </w:tcPr>
          <w:p w14:paraId="02F0324E" w14:textId="74E8F190" w:rsidR="00B74FD2" w:rsidRPr="00B74FD2" w:rsidRDefault="00B74FD2" w:rsidP="00B74FD2">
            <w:pPr>
              <w:spacing w:line="240" w:lineRule="auto"/>
              <w:ind w:firstLine="0"/>
              <w:rPr>
                <w:bCs/>
              </w:rPr>
            </w:pPr>
            <w:r w:rsidRPr="00006702">
              <w:t>NA</w:t>
            </w:r>
          </w:p>
        </w:tc>
        <w:tc>
          <w:tcPr>
            <w:tcW w:w="1072" w:type="dxa"/>
            <w:noWrap/>
            <w:hideMark/>
          </w:tcPr>
          <w:p w14:paraId="53C68352" w14:textId="2A0512F3" w:rsidR="00B74FD2" w:rsidRPr="00B74FD2" w:rsidRDefault="00B74FD2" w:rsidP="00B74FD2">
            <w:pPr>
              <w:spacing w:line="240" w:lineRule="auto"/>
              <w:ind w:firstLine="0"/>
              <w:rPr>
                <w:bCs/>
              </w:rPr>
            </w:pPr>
            <w:r w:rsidRPr="00006702">
              <w:t>NA</w:t>
            </w:r>
          </w:p>
        </w:tc>
        <w:tc>
          <w:tcPr>
            <w:tcW w:w="960" w:type="dxa"/>
            <w:noWrap/>
            <w:hideMark/>
          </w:tcPr>
          <w:p w14:paraId="01A8C859" w14:textId="738866C5" w:rsidR="00B74FD2" w:rsidRPr="00B74FD2" w:rsidRDefault="00B74FD2" w:rsidP="00B74FD2">
            <w:pPr>
              <w:spacing w:line="240" w:lineRule="auto"/>
              <w:ind w:firstLine="0"/>
              <w:rPr>
                <w:bCs/>
              </w:rPr>
            </w:pPr>
            <w:r w:rsidRPr="00006702">
              <w:t>-0.0002</w:t>
            </w:r>
          </w:p>
        </w:tc>
        <w:tc>
          <w:tcPr>
            <w:tcW w:w="1438" w:type="dxa"/>
            <w:noWrap/>
            <w:hideMark/>
          </w:tcPr>
          <w:p w14:paraId="431AA37F" w14:textId="4B3CAFB2" w:rsidR="00B74FD2" w:rsidRPr="00B74FD2" w:rsidRDefault="00B74FD2" w:rsidP="00B74FD2">
            <w:pPr>
              <w:spacing w:line="240" w:lineRule="auto"/>
              <w:ind w:firstLine="0"/>
              <w:rPr>
                <w:bCs/>
              </w:rPr>
            </w:pPr>
            <w:r w:rsidRPr="00006702">
              <w:t>NA</w:t>
            </w:r>
          </w:p>
        </w:tc>
        <w:tc>
          <w:tcPr>
            <w:tcW w:w="960" w:type="dxa"/>
            <w:noWrap/>
            <w:hideMark/>
          </w:tcPr>
          <w:p w14:paraId="6FFF1C92" w14:textId="4A09BB13" w:rsidR="00B74FD2" w:rsidRPr="00B74FD2" w:rsidRDefault="00B74FD2" w:rsidP="00B74FD2">
            <w:pPr>
              <w:spacing w:line="240" w:lineRule="auto"/>
              <w:ind w:firstLine="0"/>
              <w:rPr>
                <w:bCs/>
              </w:rPr>
            </w:pPr>
            <w:r w:rsidRPr="00006702">
              <w:t>4.00</w:t>
            </w:r>
          </w:p>
        </w:tc>
        <w:tc>
          <w:tcPr>
            <w:tcW w:w="960" w:type="dxa"/>
            <w:noWrap/>
            <w:hideMark/>
          </w:tcPr>
          <w:p w14:paraId="28F805C0" w14:textId="1A2405E3" w:rsidR="00B74FD2" w:rsidRPr="00B74FD2" w:rsidRDefault="00B74FD2" w:rsidP="00B74FD2">
            <w:pPr>
              <w:spacing w:line="240" w:lineRule="auto"/>
              <w:ind w:firstLine="0"/>
              <w:rPr>
                <w:bCs/>
              </w:rPr>
            </w:pPr>
            <w:r w:rsidRPr="00006702">
              <w:t>8253.77</w:t>
            </w:r>
          </w:p>
        </w:tc>
        <w:tc>
          <w:tcPr>
            <w:tcW w:w="1408" w:type="dxa"/>
            <w:noWrap/>
            <w:hideMark/>
          </w:tcPr>
          <w:p w14:paraId="4E016234" w14:textId="46153726" w:rsidR="00B74FD2" w:rsidRPr="00B74FD2" w:rsidRDefault="00B74FD2" w:rsidP="00B74FD2">
            <w:pPr>
              <w:spacing w:line="240" w:lineRule="auto"/>
              <w:ind w:firstLine="0"/>
              <w:rPr>
                <w:bCs/>
              </w:rPr>
            </w:pPr>
            <w:r w:rsidRPr="00006702">
              <w:t>-16499.52</w:t>
            </w:r>
          </w:p>
        </w:tc>
        <w:tc>
          <w:tcPr>
            <w:tcW w:w="850" w:type="dxa"/>
            <w:noWrap/>
            <w:hideMark/>
          </w:tcPr>
          <w:p w14:paraId="26213B5C" w14:textId="6CC6E297" w:rsidR="00B74FD2" w:rsidRPr="00B74FD2" w:rsidRDefault="00B74FD2" w:rsidP="00B74FD2">
            <w:pPr>
              <w:spacing w:line="240" w:lineRule="auto"/>
              <w:ind w:firstLine="0"/>
              <w:rPr>
                <w:bCs/>
              </w:rPr>
            </w:pPr>
            <w:r w:rsidRPr="00006702">
              <w:t>17.19</w:t>
            </w:r>
          </w:p>
        </w:tc>
        <w:tc>
          <w:tcPr>
            <w:tcW w:w="815" w:type="dxa"/>
            <w:noWrap/>
            <w:hideMark/>
          </w:tcPr>
          <w:p w14:paraId="63EF036C" w14:textId="1B2488FE" w:rsidR="00B74FD2" w:rsidRPr="00B74FD2" w:rsidRDefault="00B74FD2" w:rsidP="00B74FD2">
            <w:pPr>
              <w:spacing w:line="240" w:lineRule="auto"/>
              <w:ind w:firstLine="0"/>
              <w:rPr>
                <w:bCs/>
              </w:rPr>
            </w:pPr>
            <w:r w:rsidRPr="00006702">
              <w:t>0.00</w:t>
            </w:r>
          </w:p>
        </w:tc>
      </w:tr>
      <w:tr w:rsidR="00B74FD2" w:rsidRPr="00B74FD2" w14:paraId="1CADD30D" w14:textId="77777777" w:rsidTr="00B74FD2">
        <w:trPr>
          <w:trHeight w:val="300"/>
        </w:trPr>
        <w:tc>
          <w:tcPr>
            <w:tcW w:w="960" w:type="dxa"/>
            <w:noWrap/>
            <w:hideMark/>
          </w:tcPr>
          <w:p w14:paraId="718C7420" w14:textId="485DB6FF" w:rsidR="00B74FD2" w:rsidRPr="00B74FD2" w:rsidRDefault="00B74FD2" w:rsidP="00B74FD2">
            <w:pPr>
              <w:spacing w:line="240" w:lineRule="auto"/>
              <w:ind w:firstLine="0"/>
              <w:rPr>
                <w:bCs/>
              </w:rPr>
            </w:pPr>
            <w:r w:rsidRPr="00006702">
              <w:t>3</w:t>
            </w:r>
          </w:p>
        </w:tc>
        <w:tc>
          <w:tcPr>
            <w:tcW w:w="1145" w:type="dxa"/>
            <w:noWrap/>
            <w:hideMark/>
          </w:tcPr>
          <w:p w14:paraId="344FE6C3" w14:textId="5B54379F" w:rsidR="00B74FD2" w:rsidRPr="00B74FD2" w:rsidRDefault="00B74FD2" w:rsidP="00B74FD2">
            <w:pPr>
              <w:spacing w:line="240" w:lineRule="auto"/>
              <w:ind w:firstLine="0"/>
              <w:rPr>
                <w:bCs/>
              </w:rPr>
            </w:pPr>
            <w:r w:rsidRPr="00006702">
              <w:t>0.0745</w:t>
            </w:r>
          </w:p>
        </w:tc>
        <w:tc>
          <w:tcPr>
            <w:tcW w:w="1340" w:type="dxa"/>
            <w:noWrap/>
            <w:hideMark/>
          </w:tcPr>
          <w:p w14:paraId="78549955" w14:textId="55BEF805" w:rsidR="00B74FD2" w:rsidRPr="00B74FD2" w:rsidRDefault="00B74FD2" w:rsidP="00B74FD2">
            <w:pPr>
              <w:spacing w:line="240" w:lineRule="auto"/>
              <w:ind w:firstLine="0"/>
              <w:rPr>
                <w:bCs/>
              </w:rPr>
            </w:pPr>
            <w:r w:rsidRPr="00006702">
              <w:t>0.0016</w:t>
            </w:r>
          </w:p>
        </w:tc>
        <w:tc>
          <w:tcPr>
            <w:tcW w:w="1072" w:type="dxa"/>
            <w:noWrap/>
            <w:hideMark/>
          </w:tcPr>
          <w:p w14:paraId="608B518E" w14:textId="4C1D2878" w:rsidR="00B74FD2" w:rsidRPr="00B74FD2" w:rsidRDefault="00B74FD2" w:rsidP="00B74FD2">
            <w:pPr>
              <w:spacing w:line="240" w:lineRule="auto"/>
              <w:ind w:firstLine="0"/>
              <w:rPr>
                <w:bCs/>
              </w:rPr>
            </w:pPr>
            <w:r w:rsidRPr="00006702">
              <w:t>0.0000</w:t>
            </w:r>
          </w:p>
        </w:tc>
        <w:tc>
          <w:tcPr>
            <w:tcW w:w="960" w:type="dxa"/>
            <w:noWrap/>
            <w:hideMark/>
          </w:tcPr>
          <w:p w14:paraId="5BC4A234" w14:textId="2C18C8F4" w:rsidR="00B74FD2" w:rsidRPr="00B74FD2" w:rsidRDefault="00B74FD2" w:rsidP="00B74FD2">
            <w:pPr>
              <w:spacing w:line="240" w:lineRule="auto"/>
              <w:ind w:firstLine="0"/>
              <w:rPr>
                <w:bCs/>
              </w:rPr>
            </w:pPr>
            <w:r w:rsidRPr="00006702">
              <w:t>NA</w:t>
            </w:r>
          </w:p>
        </w:tc>
        <w:tc>
          <w:tcPr>
            <w:tcW w:w="1438" w:type="dxa"/>
            <w:noWrap/>
            <w:hideMark/>
          </w:tcPr>
          <w:p w14:paraId="218F9B21" w14:textId="711D5632" w:rsidR="00B74FD2" w:rsidRPr="00B74FD2" w:rsidRDefault="00B74FD2" w:rsidP="00B74FD2">
            <w:pPr>
              <w:spacing w:line="240" w:lineRule="auto"/>
              <w:ind w:firstLine="0"/>
              <w:rPr>
                <w:bCs/>
              </w:rPr>
            </w:pPr>
            <w:r w:rsidRPr="00006702">
              <w:t>NA</w:t>
            </w:r>
          </w:p>
        </w:tc>
        <w:tc>
          <w:tcPr>
            <w:tcW w:w="960" w:type="dxa"/>
            <w:noWrap/>
            <w:hideMark/>
          </w:tcPr>
          <w:p w14:paraId="1D3F0C98" w14:textId="1B5A7B44" w:rsidR="00B74FD2" w:rsidRPr="00B74FD2" w:rsidRDefault="00B74FD2" w:rsidP="00B74FD2">
            <w:pPr>
              <w:spacing w:line="240" w:lineRule="auto"/>
              <w:ind w:firstLine="0"/>
              <w:rPr>
                <w:bCs/>
              </w:rPr>
            </w:pPr>
            <w:r w:rsidRPr="00006702">
              <w:t>5.00</w:t>
            </w:r>
          </w:p>
        </w:tc>
        <w:tc>
          <w:tcPr>
            <w:tcW w:w="960" w:type="dxa"/>
            <w:noWrap/>
            <w:hideMark/>
          </w:tcPr>
          <w:p w14:paraId="16D2E143" w14:textId="6868CB97" w:rsidR="00B74FD2" w:rsidRPr="00B74FD2" w:rsidRDefault="00B74FD2" w:rsidP="00B74FD2">
            <w:pPr>
              <w:spacing w:line="240" w:lineRule="auto"/>
              <w:ind w:firstLine="0"/>
              <w:rPr>
                <w:bCs/>
              </w:rPr>
            </w:pPr>
            <w:r w:rsidRPr="00006702">
              <w:t>8252.76</w:t>
            </w:r>
          </w:p>
        </w:tc>
        <w:tc>
          <w:tcPr>
            <w:tcW w:w="1408" w:type="dxa"/>
            <w:noWrap/>
            <w:hideMark/>
          </w:tcPr>
          <w:p w14:paraId="33188A1A" w14:textId="0BF08970" w:rsidR="00B74FD2" w:rsidRPr="00B74FD2" w:rsidRDefault="00B74FD2" w:rsidP="00B74FD2">
            <w:pPr>
              <w:spacing w:line="240" w:lineRule="auto"/>
              <w:ind w:firstLine="0"/>
              <w:rPr>
                <w:bCs/>
              </w:rPr>
            </w:pPr>
            <w:r w:rsidRPr="00006702">
              <w:t>-16495.51</w:t>
            </w:r>
          </w:p>
        </w:tc>
        <w:tc>
          <w:tcPr>
            <w:tcW w:w="850" w:type="dxa"/>
            <w:noWrap/>
            <w:hideMark/>
          </w:tcPr>
          <w:p w14:paraId="4F76DB37" w14:textId="023FEDC7" w:rsidR="00B74FD2" w:rsidRPr="00B74FD2" w:rsidRDefault="00B74FD2" w:rsidP="00B74FD2">
            <w:pPr>
              <w:spacing w:line="240" w:lineRule="auto"/>
              <w:ind w:firstLine="0"/>
              <w:rPr>
                <w:bCs/>
              </w:rPr>
            </w:pPr>
            <w:r w:rsidRPr="00006702">
              <w:t>21.20</w:t>
            </w:r>
          </w:p>
        </w:tc>
        <w:tc>
          <w:tcPr>
            <w:tcW w:w="815" w:type="dxa"/>
            <w:noWrap/>
            <w:hideMark/>
          </w:tcPr>
          <w:p w14:paraId="1DC4A9AB" w14:textId="11E3C47C" w:rsidR="00B74FD2" w:rsidRPr="00B74FD2" w:rsidRDefault="00B74FD2" w:rsidP="00B74FD2">
            <w:pPr>
              <w:spacing w:line="240" w:lineRule="auto"/>
              <w:ind w:firstLine="0"/>
              <w:rPr>
                <w:bCs/>
              </w:rPr>
            </w:pPr>
            <w:r w:rsidRPr="00006702">
              <w:t>0.00</w:t>
            </w:r>
          </w:p>
        </w:tc>
      </w:tr>
      <w:tr w:rsidR="00B74FD2" w:rsidRPr="00B74FD2" w14:paraId="3AB6557E" w14:textId="77777777" w:rsidTr="00B74FD2">
        <w:trPr>
          <w:trHeight w:val="300"/>
        </w:trPr>
        <w:tc>
          <w:tcPr>
            <w:tcW w:w="960" w:type="dxa"/>
            <w:noWrap/>
            <w:hideMark/>
          </w:tcPr>
          <w:p w14:paraId="5386499A" w14:textId="0D2F2A65" w:rsidR="00B74FD2" w:rsidRPr="00B74FD2" w:rsidRDefault="00B74FD2" w:rsidP="00B74FD2">
            <w:pPr>
              <w:spacing w:line="240" w:lineRule="auto"/>
              <w:ind w:firstLine="0"/>
              <w:rPr>
                <w:bCs/>
              </w:rPr>
            </w:pPr>
            <w:r w:rsidRPr="00006702">
              <w:t>5</w:t>
            </w:r>
          </w:p>
        </w:tc>
        <w:tc>
          <w:tcPr>
            <w:tcW w:w="1145" w:type="dxa"/>
            <w:noWrap/>
            <w:hideMark/>
          </w:tcPr>
          <w:p w14:paraId="61C27568" w14:textId="16D028E0" w:rsidR="00B74FD2" w:rsidRPr="00B74FD2" w:rsidRDefault="00B74FD2" w:rsidP="00B74FD2">
            <w:pPr>
              <w:spacing w:line="240" w:lineRule="auto"/>
              <w:ind w:firstLine="0"/>
              <w:rPr>
                <w:bCs/>
              </w:rPr>
            </w:pPr>
            <w:r w:rsidRPr="00006702">
              <w:t>0.0745</w:t>
            </w:r>
          </w:p>
        </w:tc>
        <w:tc>
          <w:tcPr>
            <w:tcW w:w="1340" w:type="dxa"/>
            <w:noWrap/>
            <w:hideMark/>
          </w:tcPr>
          <w:p w14:paraId="7C1EF629" w14:textId="49956726" w:rsidR="00B74FD2" w:rsidRPr="00B74FD2" w:rsidRDefault="00B74FD2" w:rsidP="00B74FD2">
            <w:pPr>
              <w:spacing w:line="240" w:lineRule="auto"/>
              <w:ind w:firstLine="0"/>
              <w:rPr>
                <w:bCs/>
              </w:rPr>
            </w:pPr>
            <w:r w:rsidRPr="00006702">
              <w:t>0.0016</w:t>
            </w:r>
          </w:p>
        </w:tc>
        <w:tc>
          <w:tcPr>
            <w:tcW w:w="1072" w:type="dxa"/>
            <w:noWrap/>
            <w:hideMark/>
          </w:tcPr>
          <w:p w14:paraId="4AD68BDD" w14:textId="1F6C77A4" w:rsidR="00B74FD2" w:rsidRPr="00B74FD2" w:rsidRDefault="00B74FD2" w:rsidP="00B74FD2">
            <w:pPr>
              <w:spacing w:line="240" w:lineRule="auto"/>
              <w:ind w:firstLine="0"/>
              <w:rPr>
                <w:bCs/>
              </w:rPr>
            </w:pPr>
            <w:r w:rsidRPr="00006702">
              <w:t>0.0000</w:t>
            </w:r>
          </w:p>
        </w:tc>
        <w:tc>
          <w:tcPr>
            <w:tcW w:w="960" w:type="dxa"/>
            <w:noWrap/>
            <w:hideMark/>
          </w:tcPr>
          <w:p w14:paraId="23C078A0" w14:textId="097B8103" w:rsidR="00B74FD2" w:rsidRPr="00B74FD2" w:rsidRDefault="00B74FD2" w:rsidP="00B74FD2">
            <w:pPr>
              <w:spacing w:line="240" w:lineRule="auto"/>
              <w:ind w:firstLine="0"/>
              <w:rPr>
                <w:bCs/>
              </w:rPr>
            </w:pPr>
            <w:r w:rsidRPr="00006702">
              <w:t>NA</w:t>
            </w:r>
          </w:p>
        </w:tc>
        <w:tc>
          <w:tcPr>
            <w:tcW w:w="1438" w:type="dxa"/>
            <w:noWrap/>
            <w:hideMark/>
          </w:tcPr>
          <w:p w14:paraId="29E055B6" w14:textId="4107CBC1" w:rsidR="00B74FD2" w:rsidRPr="00B74FD2" w:rsidRDefault="00B74FD2" w:rsidP="00B74FD2">
            <w:pPr>
              <w:spacing w:line="240" w:lineRule="auto"/>
              <w:ind w:firstLine="0"/>
              <w:rPr>
                <w:bCs/>
              </w:rPr>
            </w:pPr>
            <w:r w:rsidRPr="00006702">
              <w:t>NA</w:t>
            </w:r>
          </w:p>
        </w:tc>
        <w:tc>
          <w:tcPr>
            <w:tcW w:w="960" w:type="dxa"/>
            <w:noWrap/>
            <w:hideMark/>
          </w:tcPr>
          <w:p w14:paraId="1E44FAD1" w14:textId="716E3840" w:rsidR="00B74FD2" w:rsidRPr="00B74FD2" w:rsidRDefault="00B74FD2" w:rsidP="00B74FD2">
            <w:pPr>
              <w:spacing w:line="240" w:lineRule="auto"/>
              <w:ind w:firstLine="0"/>
              <w:rPr>
                <w:bCs/>
              </w:rPr>
            </w:pPr>
            <w:r w:rsidRPr="00006702">
              <w:t>5.00</w:t>
            </w:r>
          </w:p>
        </w:tc>
        <w:tc>
          <w:tcPr>
            <w:tcW w:w="960" w:type="dxa"/>
            <w:noWrap/>
            <w:hideMark/>
          </w:tcPr>
          <w:p w14:paraId="5756D348" w14:textId="0151C154" w:rsidR="00B74FD2" w:rsidRPr="00B74FD2" w:rsidRDefault="00B74FD2" w:rsidP="00B74FD2">
            <w:pPr>
              <w:spacing w:line="240" w:lineRule="auto"/>
              <w:ind w:firstLine="0"/>
              <w:rPr>
                <w:bCs/>
              </w:rPr>
            </w:pPr>
            <w:r w:rsidRPr="00006702">
              <w:t>8252.76</w:t>
            </w:r>
          </w:p>
        </w:tc>
        <w:tc>
          <w:tcPr>
            <w:tcW w:w="1408" w:type="dxa"/>
            <w:noWrap/>
            <w:hideMark/>
          </w:tcPr>
          <w:p w14:paraId="38F44334" w14:textId="17F44F4D" w:rsidR="00B74FD2" w:rsidRPr="00B74FD2" w:rsidRDefault="00B74FD2" w:rsidP="00B74FD2">
            <w:pPr>
              <w:spacing w:line="240" w:lineRule="auto"/>
              <w:ind w:firstLine="0"/>
              <w:rPr>
                <w:bCs/>
              </w:rPr>
            </w:pPr>
            <w:r w:rsidRPr="00006702">
              <w:t>-16495.51</w:t>
            </w:r>
          </w:p>
        </w:tc>
        <w:tc>
          <w:tcPr>
            <w:tcW w:w="850" w:type="dxa"/>
            <w:noWrap/>
            <w:hideMark/>
          </w:tcPr>
          <w:p w14:paraId="0DC2F7C3" w14:textId="2E6F0BCA" w:rsidR="00B74FD2" w:rsidRPr="00B74FD2" w:rsidRDefault="00B74FD2" w:rsidP="00B74FD2">
            <w:pPr>
              <w:spacing w:line="240" w:lineRule="auto"/>
              <w:ind w:firstLine="0"/>
              <w:rPr>
                <w:bCs/>
              </w:rPr>
            </w:pPr>
            <w:r w:rsidRPr="00006702">
              <w:t>21.20</w:t>
            </w:r>
          </w:p>
        </w:tc>
        <w:tc>
          <w:tcPr>
            <w:tcW w:w="815" w:type="dxa"/>
            <w:noWrap/>
            <w:hideMark/>
          </w:tcPr>
          <w:p w14:paraId="0BA7AD77" w14:textId="042713B6" w:rsidR="00B74FD2" w:rsidRPr="00B74FD2" w:rsidRDefault="00B74FD2" w:rsidP="00B74FD2">
            <w:pPr>
              <w:spacing w:line="240" w:lineRule="auto"/>
              <w:ind w:firstLine="0"/>
              <w:rPr>
                <w:bCs/>
              </w:rPr>
            </w:pPr>
            <w:r w:rsidRPr="00006702">
              <w:t>0.00</w:t>
            </w:r>
          </w:p>
        </w:tc>
      </w:tr>
      <w:tr w:rsidR="00B74FD2" w:rsidRPr="00B74FD2" w14:paraId="4153863B" w14:textId="77777777" w:rsidTr="00B74FD2">
        <w:trPr>
          <w:trHeight w:val="300"/>
        </w:trPr>
        <w:tc>
          <w:tcPr>
            <w:tcW w:w="960" w:type="dxa"/>
            <w:noWrap/>
            <w:hideMark/>
          </w:tcPr>
          <w:p w14:paraId="7FFAA381" w14:textId="32875F8B" w:rsidR="00B74FD2" w:rsidRPr="00B74FD2" w:rsidRDefault="00B74FD2" w:rsidP="00B74FD2">
            <w:pPr>
              <w:spacing w:line="240" w:lineRule="auto"/>
              <w:ind w:firstLine="0"/>
              <w:rPr>
                <w:bCs/>
              </w:rPr>
            </w:pPr>
            <w:r w:rsidRPr="00006702">
              <w:t>6</w:t>
            </w:r>
          </w:p>
        </w:tc>
        <w:tc>
          <w:tcPr>
            <w:tcW w:w="1145" w:type="dxa"/>
            <w:noWrap/>
            <w:hideMark/>
          </w:tcPr>
          <w:p w14:paraId="4D5F78CF" w14:textId="7434C64F" w:rsidR="00B74FD2" w:rsidRPr="00B74FD2" w:rsidRDefault="00B74FD2" w:rsidP="00B74FD2">
            <w:pPr>
              <w:spacing w:line="240" w:lineRule="auto"/>
              <w:ind w:firstLine="0"/>
              <w:rPr>
                <w:bCs/>
              </w:rPr>
            </w:pPr>
            <w:r w:rsidRPr="00006702">
              <w:t>0.1163</w:t>
            </w:r>
          </w:p>
        </w:tc>
        <w:tc>
          <w:tcPr>
            <w:tcW w:w="1340" w:type="dxa"/>
            <w:noWrap/>
            <w:hideMark/>
          </w:tcPr>
          <w:p w14:paraId="62AA7B15" w14:textId="0E85BB77" w:rsidR="00B74FD2" w:rsidRPr="00B74FD2" w:rsidRDefault="00B74FD2" w:rsidP="00B74FD2">
            <w:pPr>
              <w:spacing w:line="240" w:lineRule="auto"/>
              <w:ind w:firstLine="0"/>
              <w:rPr>
                <w:bCs/>
              </w:rPr>
            </w:pPr>
            <w:r w:rsidRPr="00006702">
              <w:t>NA</w:t>
            </w:r>
          </w:p>
        </w:tc>
        <w:tc>
          <w:tcPr>
            <w:tcW w:w="1072" w:type="dxa"/>
            <w:noWrap/>
            <w:hideMark/>
          </w:tcPr>
          <w:p w14:paraId="4140C552" w14:textId="241F50B2" w:rsidR="00B74FD2" w:rsidRPr="00B74FD2" w:rsidRDefault="00B74FD2" w:rsidP="00B74FD2">
            <w:pPr>
              <w:spacing w:line="240" w:lineRule="auto"/>
              <w:ind w:firstLine="0"/>
              <w:rPr>
                <w:bCs/>
              </w:rPr>
            </w:pPr>
            <w:r w:rsidRPr="00006702">
              <w:t>0.0000</w:t>
            </w:r>
          </w:p>
        </w:tc>
        <w:tc>
          <w:tcPr>
            <w:tcW w:w="960" w:type="dxa"/>
            <w:noWrap/>
            <w:hideMark/>
          </w:tcPr>
          <w:p w14:paraId="6CDEBBD2" w14:textId="7E56A371" w:rsidR="00B74FD2" w:rsidRPr="00B74FD2" w:rsidRDefault="00B74FD2" w:rsidP="00B74FD2">
            <w:pPr>
              <w:spacing w:line="240" w:lineRule="auto"/>
              <w:ind w:firstLine="0"/>
              <w:rPr>
                <w:bCs/>
              </w:rPr>
            </w:pPr>
            <w:r w:rsidRPr="00006702">
              <w:t>NA</w:t>
            </w:r>
          </w:p>
        </w:tc>
        <w:tc>
          <w:tcPr>
            <w:tcW w:w="1438" w:type="dxa"/>
            <w:noWrap/>
            <w:hideMark/>
          </w:tcPr>
          <w:p w14:paraId="37D849BF" w14:textId="29DC13A9" w:rsidR="00B74FD2" w:rsidRPr="00B74FD2" w:rsidRDefault="00B74FD2" w:rsidP="00B74FD2">
            <w:pPr>
              <w:spacing w:line="240" w:lineRule="auto"/>
              <w:ind w:firstLine="0"/>
              <w:rPr>
                <w:bCs/>
              </w:rPr>
            </w:pPr>
            <w:r w:rsidRPr="00006702">
              <w:t>NA</w:t>
            </w:r>
          </w:p>
        </w:tc>
        <w:tc>
          <w:tcPr>
            <w:tcW w:w="960" w:type="dxa"/>
            <w:noWrap/>
            <w:hideMark/>
          </w:tcPr>
          <w:p w14:paraId="7F91F1C9" w14:textId="24FE8FCB" w:rsidR="00B74FD2" w:rsidRPr="00B74FD2" w:rsidRDefault="00B74FD2" w:rsidP="00B74FD2">
            <w:pPr>
              <w:spacing w:line="240" w:lineRule="auto"/>
              <w:ind w:firstLine="0"/>
              <w:rPr>
                <w:bCs/>
              </w:rPr>
            </w:pPr>
            <w:r w:rsidRPr="00006702">
              <w:t>4.00</w:t>
            </w:r>
          </w:p>
        </w:tc>
        <w:tc>
          <w:tcPr>
            <w:tcW w:w="960" w:type="dxa"/>
            <w:noWrap/>
            <w:hideMark/>
          </w:tcPr>
          <w:p w14:paraId="1CF59E36" w14:textId="0FC1C43D" w:rsidR="00B74FD2" w:rsidRPr="00B74FD2" w:rsidRDefault="00B74FD2" w:rsidP="00B74FD2">
            <w:pPr>
              <w:spacing w:line="240" w:lineRule="auto"/>
              <w:ind w:firstLine="0"/>
              <w:rPr>
                <w:bCs/>
              </w:rPr>
            </w:pPr>
            <w:r w:rsidRPr="00006702">
              <w:t>8247.57</w:t>
            </w:r>
          </w:p>
        </w:tc>
        <w:tc>
          <w:tcPr>
            <w:tcW w:w="1408" w:type="dxa"/>
            <w:noWrap/>
            <w:hideMark/>
          </w:tcPr>
          <w:p w14:paraId="15C35091" w14:textId="5C72D43E" w:rsidR="00B74FD2" w:rsidRPr="00B74FD2" w:rsidRDefault="00B74FD2" w:rsidP="00B74FD2">
            <w:pPr>
              <w:spacing w:line="240" w:lineRule="auto"/>
              <w:ind w:firstLine="0"/>
              <w:rPr>
                <w:bCs/>
              </w:rPr>
            </w:pPr>
            <w:r w:rsidRPr="00006702">
              <w:t>-16487.13</w:t>
            </w:r>
          </w:p>
        </w:tc>
        <w:tc>
          <w:tcPr>
            <w:tcW w:w="850" w:type="dxa"/>
            <w:noWrap/>
            <w:hideMark/>
          </w:tcPr>
          <w:p w14:paraId="00F68114" w14:textId="4674AF13" w:rsidR="00B74FD2" w:rsidRPr="00B74FD2" w:rsidRDefault="00B74FD2" w:rsidP="00B74FD2">
            <w:pPr>
              <w:spacing w:line="240" w:lineRule="auto"/>
              <w:ind w:firstLine="0"/>
              <w:rPr>
                <w:bCs/>
              </w:rPr>
            </w:pPr>
            <w:r w:rsidRPr="00006702">
              <w:t>29.58</w:t>
            </w:r>
          </w:p>
        </w:tc>
        <w:tc>
          <w:tcPr>
            <w:tcW w:w="815" w:type="dxa"/>
            <w:noWrap/>
            <w:hideMark/>
          </w:tcPr>
          <w:p w14:paraId="0BC28ACD" w14:textId="4C8696C8" w:rsidR="00B74FD2" w:rsidRPr="00B74FD2" w:rsidRDefault="00B74FD2" w:rsidP="00B74FD2">
            <w:pPr>
              <w:spacing w:line="240" w:lineRule="auto"/>
              <w:ind w:firstLine="0"/>
              <w:rPr>
                <w:bCs/>
              </w:rPr>
            </w:pPr>
            <w:r w:rsidRPr="00006702">
              <w:t>0.00</w:t>
            </w:r>
          </w:p>
        </w:tc>
      </w:tr>
      <w:tr w:rsidR="00B74FD2" w:rsidRPr="00B74FD2" w14:paraId="4163B7B3" w14:textId="77777777" w:rsidTr="00B74FD2">
        <w:trPr>
          <w:trHeight w:val="300"/>
        </w:trPr>
        <w:tc>
          <w:tcPr>
            <w:tcW w:w="960" w:type="dxa"/>
            <w:noWrap/>
            <w:hideMark/>
          </w:tcPr>
          <w:p w14:paraId="3C516DC6" w14:textId="30B9F004" w:rsidR="00B74FD2" w:rsidRPr="00B74FD2" w:rsidRDefault="00B74FD2" w:rsidP="00B74FD2">
            <w:pPr>
              <w:spacing w:line="240" w:lineRule="auto"/>
              <w:ind w:firstLine="0"/>
              <w:rPr>
                <w:bCs/>
              </w:rPr>
            </w:pPr>
            <w:r w:rsidRPr="00006702">
              <w:t>2</w:t>
            </w:r>
          </w:p>
        </w:tc>
        <w:tc>
          <w:tcPr>
            <w:tcW w:w="1145" w:type="dxa"/>
            <w:noWrap/>
            <w:hideMark/>
          </w:tcPr>
          <w:p w14:paraId="1AED091E" w14:textId="070EFC5A" w:rsidR="00B74FD2" w:rsidRPr="00B74FD2" w:rsidRDefault="00B74FD2" w:rsidP="00B74FD2">
            <w:pPr>
              <w:spacing w:line="240" w:lineRule="auto"/>
              <w:ind w:firstLine="0"/>
              <w:rPr>
                <w:bCs/>
              </w:rPr>
            </w:pPr>
            <w:r w:rsidRPr="00006702">
              <w:t>0.0769</w:t>
            </w:r>
          </w:p>
        </w:tc>
        <w:tc>
          <w:tcPr>
            <w:tcW w:w="1340" w:type="dxa"/>
            <w:noWrap/>
            <w:hideMark/>
          </w:tcPr>
          <w:p w14:paraId="1283829E" w14:textId="75C03311" w:rsidR="00B74FD2" w:rsidRPr="00B74FD2" w:rsidRDefault="00B74FD2" w:rsidP="00B74FD2">
            <w:pPr>
              <w:spacing w:line="240" w:lineRule="auto"/>
              <w:ind w:firstLine="0"/>
              <w:rPr>
                <w:bCs/>
              </w:rPr>
            </w:pPr>
            <w:r w:rsidRPr="00006702">
              <w:t>0.0016</w:t>
            </w:r>
          </w:p>
        </w:tc>
        <w:tc>
          <w:tcPr>
            <w:tcW w:w="1072" w:type="dxa"/>
            <w:noWrap/>
            <w:hideMark/>
          </w:tcPr>
          <w:p w14:paraId="5A369C26" w14:textId="242C8C97" w:rsidR="00B74FD2" w:rsidRPr="00B74FD2" w:rsidRDefault="00B74FD2" w:rsidP="00B74FD2">
            <w:pPr>
              <w:spacing w:line="240" w:lineRule="auto"/>
              <w:ind w:firstLine="0"/>
              <w:rPr>
                <w:bCs/>
              </w:rPr>
            </w:pPr>
            <w:r w:rsidRPr="00006702">
              <w:t>0.0000</w:t>
            </w:r>
          </w:p>
        </w:tc>
        <w:tc>
          <w:tcPr>
            <w:tcW w:w="960" w:type="dxa"/>
            <w:noWrap/>
            <w:hideMark/>
          </w:tcPr>
          <w:p w14:paraId="7C1132D8" w14:textId="795D1DC1" w:rsidR="00B74FD2" w:rsidRPr="00B74FD2" w:rsidRDefault="00B74FD2" w:rsidP="00B74FD2">
            <w:pPr>
              <w:spacing w:line="240" w:lineRule="auto"/>
              <w:ind w:firstLine="0"/>
              <w:rPr>
                <w:bCs/>
              </w:rPr>
            </w:pPr>
            <w:r w:rsidRPr="00006702">
              <w:t>-0.0002</w:t>
            </w:r>
          </w:p>
        </w:tc>
        <w:tc>
          <w:tcPr>
            <w:tcW w:w="1438" w:type="dxa"/>
            <w:noWrap/>
            <w:hideMark/>
          </w:tcPr>
          <w:p w14:paraId="3AD88EE4" w14:textId="5EDA8AD8" w:rsidR="00B74FD2" w:rsidRPr="00B74FD2" w:rsidRDefault="00B74FD2" w:rsidP="00B74FD2">
            <w:pPr>
              <w:spacing w:line="240" w:lineRule="auto"/>
              <w:ind w:firstLine="0"/>
              <w:rPr>
                <w:bCs/>
              </w:rPr>
            </w:pPr>
            <w:r w:rsidRPr="00006702">
              <w:t>NA</w:t>
            </w:r>
          </w:p>
        </w:tc>
        <w:tc>
          <w:tcPr>
            <w:tcW w:w="960" w:type="dxa"/>
            <w:noWrap/>
            <w:hideMark/>
          </w:tcPr>
          <w:p w14:paraId="20EE956D" w14:textId="7C000FD2" w:rsidR="00B74FD2" w:rsidRPr="00B74FD2" w:rsidRDefault="00B74FD2" w:rsidP="00B74FD2">
            <w:pPr>
              <w:spacing w:line="240" w:lineRule="auto"/>
              <w:ind w:firstLine="0"/>
              <w:rPr>
                <w:bCs/>
              </w:rPr>
            </w:pPr>
            <w:r w:rsidRPr="00006702">
              <w:t>6.00</w:t>
            </w:r>
          </w:p>
        </w:tc>
        <w:tc>
          <w:tcPr>
            <w:tcW w:w="960" w:type="dxa"/>
            <w:noWrap/>
            <w:hideMark/>
          </w:tcPr>
          <w:p w14:paraId="7BE72CD8" w14:textId="2A2DD565" w:rsidR="00B74FD2" w:rsidRPr="00B74FD2" w:rsidRDefault="00B74FD2" w:rsidP="00B74FD2">
            <w:pPr>
              <w:spacing w:line="240" w:lineRule="auto"/>
              <w:ind w:firstLine="0"/>
              <w:rPr>
                <w:bCs/>
              </w:rPr>
            </w:pPr>
            <w:r w:rsidRPr="00006702">
              <w:t>8246.56</w:t>
            </w:r>
          </w:p>
        </w:tc>
        <w:tc>
          <w:tcPr>
            <w:tcW w:w="1408" w:type="dxa"/>
            <w:noWrap/>
            <w:hideMark/>
          </w:tcPr>
          <w:p w14:paraId="6EB047C9" w14:textId="77844385" w:rsidR="00B74FD2" w:rsidRPr="00B74FD2" w:rsidRDefault="00B74FD2" w:rsidP="00B74FD2">
            <w:pPr>
              <w:spacing w:line="240" w:lineRule="auto"/>
              <w:ind w:firstLine="0"/>
              <w:rPr>
                <w:bCs/>
              </w:rPr>
            </w:pPr>
            <w:r w:rsidRPr="00006702">
              <w:t>-16481.10</w:t>
            </w:r>
          </w:p>
        </w:tc>
        <w:tc>
          <w:tcPr>
            <w:tcW w:w="850" w:type="dxa"/>
            <w:noWrap/>
            <w:hideMark/>
          </w:tcPr>
          <w:p w14:paraId="7BBEEAD1" w14:textId="514DC169" w:rsidR="00B74FD2" w:rsidRPr="00B74FD2" w:rsidRDefault="00B74FD2" w:rsidP="00B74FD2">
            <w:pPr>
              <w:spacing w:line="240" w:lineRule="auto"/>
              <w:ind w:firstLine="0"/>
              <w:rPr>
                <w:bCs/>
              </w:rPr>
            </w:pPr>
            <w:r w:rsidRPr="00006702">
              <w:t>35.61</w:t>
            </w:r>
          </w:p>
        </w:tc>
        <w:tc>
          <w:tcPr>
            <w:tcW w:w="815" w:type="dxa"/>
            <w:noWrap/>
            <w:hideMark/>
          </w:tcPr>
          <w:p w14:paraId="66435D6B" w14:textId="72DCB572" w:rsidR="00B74FD2" w:rsidRPr="00B74FD2" w:rsidRDefault="00B74FD2" w:rsidP="00B74FD2">
            <w:pPr>
              <w:spacing w:line="240" w:lineRule="auto"/>
              <w:ind w:firstLine="0"/>
              <w:rPr>
                <w:bCs/>
              </w:rPr>
            </w:pPr>
            <w:r w:rsidRPr="00006702">
              <w:t>0.00</w:t>
            </w:r>
          </w:p>
        </w:tc>
      </w:tr>
      <w:tr w:rsidR="00B74FD2" w:rsidRPr="00B74FD2" w14:paraId="5FC67B01" w14:textId="77777777" w:rsidTr="00B74FD2">
        <w:trPr>
          <w:trHeight w:val="300"/>
        </w:trPr>
        <w:tc>
          <w:tcPr>
            <w:tcW w:w="960" w:type="dxa"/>
            <w:noWrap/>
            <w:hideMark/>
          </w:tcPr>
          <w:p w14:paraId="298B2219" w14:textId="1407CC05" w:rsidR="00B74FD2" w:rsidRPr="00B74FD2" w:rsidRDefault="00B74FD2" w:rsidP="00B74FD2">
            <w:pPr>
              <w:spacing w:line="240" w:lineRule="auto"/>
              <w:ind w:firstLine="0"/>
              <w:rPr>
                <w:bCs/>
              </w:rPr>
            </w:pPr>
            <w:r w:rsidRPr="00006702">
              <w:t>4</w:t>
            </w:r>
          </w:p>
        </w:tc>
        <w:tc>
          <w:tcPr>
            <w:tcW w:w="1145" w:type="dxa"/>
            <w:noWrap/>
            <w:hideMark/>
          </w:tcPr>
          <w:p w14:paraId="59A7EB47" w14:textId="1DAE2316" w:rsidR="00B74FD2" w:rsidRPr="00B74FD2" w:rsidRDefault="00B74FD2" w:rsidP="00B74FD2">
            <w:pPr>
              <w:spacing w:line="240" w:lineRule="auto"/>
              <w:ind w:firstLine="0"/>
              <w:rPr>
                <w:bCs/>
              </w:rPr>
            </w:pPr>
            <w:r w:rsidRPr="00006702">
              <w:t>0.1175</w:t>
            </w:r>
          </w:p>
        </w:tc>
        <w:tc>
          <w:tcPr>
            <w:tcW w:w="1340" w:type="dxa"/>
            <w:noWrap/>
            <w:hideMark/>
          </w:tcPr>
          <w:p w14:paraId="19F9E69A" w14:textId="4A16CE3D" w:rsidR="00B74FD2" w:rsidRPr="00B74FD2" w:rsidRDefault="00B74FD2" w:rsidP="00B74FD2">
            <w:pPr>
              <w:spacing w:line="240" w:lineRule="auto"/>
              <w:ind w:firstLine="0"/>
              <w:rPr>
                <w:bCs/>
              </w:rPr>
            </w:pPr>
            <w:r w:rsidRPr="00006702">
              <w:t>NA</w:t>
            </w:r>
          </w:p>
        </w:tc>
        <w:tc>
          <w:tcPr>
            <w:tcW w:w="1072" w:type="dxa"/>
            <w:noWrap/>
            <w:hideMark/>
          </w:tcPr>
          <w:p w14:paraId="23105353" w14:textId="6C5F5747" w:rsidR="00B74FD2" w:rsidRPr="00B74FD2" w:rsidRDefault="00B74FD2" w:rsidP="00B74FD2">
            <w:pPr>
              <w:spacing w:line="240" w:lineRule="auto"/>
              <w:ind w:firstLine="0"/>
              <w:rPr>
                <w:bCs/>
              </w:rPr>
            </w:pPr>
            <w:r w:rsidRPr="00006702">
              <w:t>0.0000</w:t>
            </w:r>
          </w:p>
        </w:tc>
        <w:tc>
          <w:tcPr>
            <w:tcW w:w="960" w:type="dxa"/>
            <w:noWrap/>
            <w:hideMark/>
          </w:tcPr>
          <w:p w14:paraId="44596587" w14:textId="5698FF40" w:rsidR="00B74FD2" w:rsidRPr="00B74FD2" w:rsidRDefault="00B74FD2" w:rsidP="00B74FD2">
            <w:pPr>
              <w:spacing w:line="240" w:lineRule="auto"/>
              <w:ind w:firstLine="0"/>
              <w:rPr>
                <w:bCs/>
              </w:rPr>
            </w:pPr>
            <w:r w:rsidRPr="00006702">
              <w:t>-0.0002</w:t>
            </w:r>
          </w:p>
        </w:tc>
        <w:tc>
          <w:tcPr>
            <w:tcW w:w="1438" w:type="dxa"/>
            <w:noWrap/>
            <w:hideMark/>
          </w:tcPr>
          <w:p w14:paraId="3498C5BC" w14:textId="7AB9A404" w:rsidR="00B74FD2" w:rsidRPr="00B74FD2" w:rsidRDefault="00B74FD2" w:rsidP="00B74FD2">
            <w:pPr>
              <w:spacing w:line="240" w:lineRule="auto"/>
              <w:ind w:firstLine="0"/>
              <w:rPr>
                <w:bCs/>
              </w:rPr>
            </w:pPr>
            <w:r w:rsidRPr="00006702">
              <w:t>NA</w:t>
            </w:r>
          </w:p>
        </w:tc>
        <w:tc>
          <w:tcPr>
            <w:tcW w:w="960" w:type="dxa"/>
            <w:noWrap/>
            <w:hideMark/>
          </w:tcPr>
          <w:p w14:paraId="63E68108" w14:textId="37AB4E56" w:rsidR="00B74FD2" w:rsidRPr="00B74FD2" w:rsidRDefault="00B74FD2" w:rsidP="00B74FD2">
            <w:pPr>
              <w:spacing w:line="240" w:lineRule="auto"/>
              <w:ind w:firstLine="0"/>
              <w:rPr>
                <w:bCs/>
              </w:rPr>
            </w:pPr>
            <w:r w:rsidRPr="00006702">
              <w:t>5.00</w:t>
            </w:r>
          </w:p>
        </w:tc>
        <w:tc>
          <w:tcPr>
            <w:tcW w:w="960" w:type="dxa"/>
            <w:noWrap/>
            <w:hideMark/>
          </w:tcPr>
          <w:p w14:paraId="1CF0F18A" w14:textId="24548C66" w:rsidR="00B74FD2" w:rsidRPr="00B74FD2" w:rsidRDefault="00B74FD2" w:rsidP="00B74FD2">
            <w:pPr>
              <w:spacing w:line="240" w:lineRule="auto"/>
              <w:ind w:firstLine="0"/>
              <w:rPr>
                <w:bCs/>
              </w:rPr>
            </w:pPr>
            <w:r w:rsidRPr="00006702">
              <w:t>8242.24</w:t>
            </w:r>
          </w:p>
        </w:tc>
        <w:tc>
          <w:tcPr>
            <w:tcW w:w="1408" w:type="dxa"/>
            <w:noWrap/>
            <w:hideMark/>
          </w:tcPr>
          <w:p w14:paraId="626F089B" w14:textId="0573DCEA" w:rsidR="00B74FD2" w:rsidRPr="00B74FD2" w:rsidRDefault="00B74FD2" w:rsidP="00B74FD2">
            <w:pPr>
              <w:spacing w:line="240" w:lineRule="auto"/>
              <w:ind w:firstLine="0"/>
              <w:rPr>
                <w:bCs/>
              </w:rPr>
            </w:pPr>
            <w:r w:rsidRPr="00006702">
              <w:t>-16474.46</w:t>
            </w:r>
          </w:p>
        </w:tc>
        <w:tc>
          <w:tcPr>
            <w:tcW w:w="850" w:type="dxa"/>
            <w:noWrap/>
            <w:hideMark/>
          </w:tcPr>
          <w:p w14:paraId="58AA1B77" w14:textId="05E18EA6" w:rsidR="00B74FD2" w:rsidRPr="00B74FD2" w:rsidRDefault="00B74FD2" w:rsidP="00B74FD2">
            <w:pPr>
              <w:spacing w:line="240" w:lineRule="auto"/>
              <w:ind w:firstLine="0"/>
              <w:rPr>
                <w:bCs/>
              </w:rPr>
            </w:pPr>
            <w:r w:rsidRPr="00006702">
              <w:t>42.25</w:t>
            </w:r>
          </w:p>
        </w:tc>
        <w:tc>
          <w:tcPr>
            <w:tcW w:w="815" w:type="dxa"/>
            <w:noWrap/>
            <w:hideMark/>
          </w:tcPr>
          <w:p w14:paraId="10EC996C" w14:textId="20C59883" w:rsidR="00B74FD2" w:rsidRPr="00B74FD2" w:rsidRDefault="00B74FD2" w:rsidP="00B74FD2">
            <w:pPr>
              <w:spacing w:line="240" w:lineRule="auto"/>
              <w:ind w:firstLine="0"/>
              <w:rPr>
                <w:bCs/>
              </w:rPr>
            </w:pPr>
            <w:r w:rsidRPr="00006702">
              <w:t>0.00</w:t>
            </w:r>
          </w:p>
        </w:tc>
      </w:tr>
      <w:tr w:rsidR="00B74FD2" w:rsidRPr="00B74FD2" w14:paraId="5F4C3F74" w14:textId="77777777" w:rsidTr="00B74FD2">
        <w:trPr>
          <w:trHeight w:val="300"/>
        </w:trPr>
        <w:tc>
          <w:tcPr>
            <w:tcW w:w="960" w:type="dxa"/>
            <w:noWrap/>
            <w:hideMark/>
          </w:tcPr>
          <w:p w14:paraId="5C69CD19" w14:textId="4A520E1C" w:rsidR="00B74FD2" w:rsidRPr="00B74FD2" w:rsidRDefault="00B74FD2" w:rsidP="00B74FD2">
            <w:pPr>
              <w:spacing w:line="240" w:lineRule="auto"/>
              <w:ind w:firstLine="0"/>
              <w:rPr>
                <w:bCs/>
              </w:rPr>
            </w:pPr>
            <w:r w:rsidRPr="00006702">
              <w:t>1</w:t>
            </w:r>
          </w:p>
        </w:tc>
        <w:tc>
          <w:tcPr>
            <w:tcW w:w="1145" w:type="dxa"/>
            <w:noWrap/>
            <w:hideMark/>
          </w:tcPr>
          <w:p w14:paraId="61EE1BF6" w14:textId="59A6F4CD" w:rsidR="00B74FD2" w:rsidRPr="00B74FD2" w:rsidRDefault="00B74FD2" w:rsidP="00B74FD2">
            <w:pPr>
              <w:spacing w:line="240" w:lineRule="auto"/>
              <w:ind w:firstLine="0"/>
              <w:rPr>
                <w:bCs/>
              </w:rPr>
            </w:pPr>
            <w:r w:rsidRPr="00006702">
              <w:t>0.0767</w:t>
            </w:r>
          </w:p>
        </w:tc>
        <w:tc>
          <w:tcPr>
            <w:tcW w:w="1340" w:type="dxa"/>
            <w:noWrap/>
            <w:hideMark/>
          </w:tcPr>
          <w:p w14:paraId="06B38B15" w14:textId="27F15D46" w:rsidR="00B74FD2" w:rsidRPr="00B74FD2" w:rsidRDefault="00B74FD2" w:rsidP="00B74FD2">
            <w:pPr>
              <w:spacing w:line="240" w:lineRule="auto"/>
              <w:ind w:firstLine="0"/>
              <w:rPr>
                <w:bCs/>
              </w:rPr>
            </w:pPr>
            <w:r w:rsidRPr="00006702">
              <w:t>0.0016</w:t>
            </w:r>
          </w:p>
        </w:tc>
        <w:tc>
          <w:tcPr>
            <w:tcW w:w="1072" w:type="dxa"/>
            <w:noWrap/>
            <w:hideMark/>
          </w:tcPr>
          <w:p w14:paraId="30EB4885" w14:textId="5828A573" w:rsidR="00B74FD2" w:rsidRPr="00B74FD2" w:rsidRDefault="00B74FD2" w:rsidP="00B74FD2">
            <w:pPr>
              <w:spacing w:line="240" w:lineRule="auto"/>
              <w:ind w:firstLine="0"/>
              <w:rPr>
                <w:bCs/>
              </w:rPr>
            </w:pPr>
            <w:r w:rsidRPr="00006702">
              <w:t>0.0000</w:t>
            </w:r>
          </w:p>
        </w:tc>
        <w:tc>
          <w:tcPr>
            <w:tcW w:w="960" w:type="dxa"/>
            <w:noWrap/>
            <w:hideMark/>
          </w:tcPr>
          <w:p w14:paraId="4D49F061" w14:textId="3FF937EF" w:rsidR="00B74FD2" w:rsidRPr="00B74FD2" w:rsidRDefault="00B74FD2" w:rsidP="00B74FD2">
            <w:pPr>
              <w:spacing w:line="240" w:lineRule="auto"/>
              <w:ind w:firstLine="0"/>
              <w:rPr>
                <w:bCs/>
              </w:rPr>
            </w:pPr>
            <w:r w:rsidRPr="00006702">
              <w:t>-0.0001</w:t>
            </w:r>
          </w:p>
        </w:tc>
        <w:tc>
          <w:tcPr>
            <w:tcW w:w="1438" w:type="dxa"/>
            <w:noWrap/>
            <w:hideMark/>
          </w:tcPr>
          <w:p w14:paraId="28979FD1" w14:textId="76687BA7" w:rsidR="00B74FD2" w:rsidRPr="00B74FD2" w:rsidRDefault="00B74FD2" w:rsidP="00B74FD2">
            <w:pPr>
              <w:spacing w:line="240" w:lineRule="auto"/>
              <w:ind w:firstLine="0"/>
              <w:rPr>
                <w:bCs/>
              </w:rPr>
            </w:pPr>
            <w:r w:rsidRPr="00006702">
              <w:t>0.0000</w:t>
            </w:r>
          </w:p>
        </w:tc>
        <w:tc>
          <w:tcPr>
            <w:tcW w:w="960" w:type="dxa"/>
            <w:noWrap/>
            <w:hideMark/>
          </w:tcPr>
          <w:p w14:paraId="5BDAE1F3" w14:textId="78F42935" w:rsidR="00B74FD2" w:rsidRPr="00B74FD2" w:rsidRDefault="00B74FD2" w:rsidP="00B74FD2">
            <w:pPr>
              <w:spacing w:line="240" w:lineRule="auto"/>
              <w:ind w:firstLine="0"/>
              <w:rPr>
                <w:bCs/>
              </w:rPr>
            </w:pPr>
            <w:r w:rsidRPr="00006702">
              <w:t>7.00</w:t>
            </w:r>
          </w:p>
        </w:tc>
        <w:tc>
          <w:tcPr>
            <w:tcW w:w="960" w:type="dxa"/>
            <w:noWrap/>
            <w:hideMark/>
          </w:tcPr>
          <w:p w14:paraId="771B1CFD" w14:textId="5FFD26B7" w:rsidR="00B74FD2" w:rsidRPr="00B74FD2" w:rsidRDefault="00B74FD2" w:rsidP="00B74FD2">
            <w:pPr>
              <w:spacing w:line="240" w:lineRule="auto"/>
              <w:ind w:firstLine="0"/>
              <w:rPr>
                <w:bCs/>
              </w:rPr>
            </w:pPr>
            <w:r w:rsidRPr="00006702">
              <w:t>8237.58</w:t>
            </w:r>
          </w:p>
        </w:tc>
        <w:tc>
          <w:tcPr>
            <w:tcW w:w="1408" w:type="dxa"/>
            <w:noWrap/>
            <w:hideMark/>
          </w:tcPr>
          <w:p w14:paraId="6633FD76" w14:textId="12BB1F43" w:rsidR="00B74FD2" w:rsidRPr="00B74FD2" w:rsidRDefault="00B74FD2" w:rsidP="00B74FD2">
            <w:pPr>
              <w:spacing w:line="240" w:lineRule="auto"/>
              <w:ind w:firstLine="0"/>
              <w:rPr>
                <w:bCs/>
              </w:rPr>
            </w:pPr>
            <w:r w:rsidRPr="00006702">
              <w:t>-16461.15</w:t>
            </w:r>
          </w:p>
        </w:tc>
        <w:tc>
          <w:tcPr>
            <w:tcW w:w="850" w:type="dxa"/>
            <w:noWrap/>
            <w:hideMark/>
          </w:tcPr>
          <w:p w14:paraId="738F72C1" w14:textId="4FACB3B1" w:rsidR="00B74FD2" w:rsidRPr="00B74FD2" w:rsidRDefault="00B74FD2" w:rsidP="00B74FD2">
            <w:pPr>
              <w:spacing w:line="240" w:lineRule="auto"/>
              <w:ind w:firstLine="0"/>
              <w:rPr>
                <w:bCs/>
              </w:rPr>
            </w:pPr>
            <w:r w:rsidRPr="00006702">
              <w:t>55.57</w:t>
            </w:r>
          </w:p>
        </w:tc>
        <w:tc>
          <w:tcPr>
            <w:tcW w:w="815" w:type="dxa"/>
            <w:noWrap/>
            <w:hideMark/>
          </w:tcPr>
          <w:p w14:paraId="61323C9D" w14:textId="6B15109F" w:rsidR="00B74FD2" w:rsidRPr="00B74FD2" w:rsidRDefault="00B74FD2" w:rsidP="00B74FD2">
            <w:pPr>
              <w:spacing w:line="240" w:lineRule="auto"/>
              <w:ind w:firstLine="0"/>
              <w:rPr>
                <w:bCs/>
              </w:rPr>
            </w:pPr>
            <w:r w:rsidRPr="00006702">
              <w:t>0.00</w:t>
            </w:r>
          </w:p>
        </w:tc>
      </w:tr>
    </w:tbl>
    <w:p w14:paraId="4DC19D5E" w14:textId="77777777" w:rsidR="00B74FD2" w:rsidRDefault="00B74FD2">
      <w:pPr>
        <w:spacing w:line="240" w:lineRule="auto"/>
        <w:ind w:firstLine="0"/>
        <w:rPr>
          <w:b/>
          <w:bCs/>
        </w:rPr>
      </w:pPr>
    </w:p>
    <w:p w14:paraId="17BEFA7D" w14:textId="77777777" w:rsidR="00B74FD2" w:rsidRDefault="00B74FD2">
      <w:pPr>
        <w:spacing w:line="240" w:lineRule="auto"/>
        <w:ind w:firstLine="0"/>
        <w:rPr>
          <w:b/>
          <w:bCs/>
        </w:rPr>
      </w:pPr>
    </w:p>
    <w:p w14:paraId="222B8AB7" w14:textId="77777777" w:rsidR="00B74FD2" w:rsidRDefault="00B74FD2">
      <w:pPr>
        <w:spacing w:line="240" w:lineRule="auto"/>
        <w:ind w:firstLine="0"/>
        <w:rPr>
          <w:b/>
          <w:bCs/>
        </w:rPr>
      </w:pPr>
    </w:p>
    <w:p w14:paraId="7B7557FB" w14:textId="77777777" w:rsidR="00B74FD2" w:rsidRDefault="00B74FD2">
      <w:pPr>
        <w:spacing w:line="240" w:lineRule="auto"/>
        <w:ind w:firstLine="0"/>
        <w:rPr>
          <w:b/>
          <w:bCs/>
        </w:rPr>
      </w:pPr>
    </w:p>
    <w:p w14:paraId="5FBD3FA7" w14:textId="77777777" w:rsidR="00B74FD2" w:rsidRDefault="00B74FD2">
      <w:pPr>
        <w:spacing w:line="240" w:lineRule="auto"/>
        <w:ind w:firstLine="0"/>
        <w:rPr>
          <w:b/>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20D34009" w14:textId="77777777" w:rsidTr="00FB7A5F">
        <w:trPr>
          <w:trHeight w:val="300"/>
        </w:trPr>
        <w:tc>
          <w:tcPr>
            <w:tcW w:w="11908" w:type="dxa"/>
            <w:gridSpan w:val="11"/>
            <w:tcBorders>
              <w:top w:val="single" w:sz="8" w:space="0" w:color="FFFFFF" w:themeColor="background1"/>
              <w:left w:val="single" w:sz="8" w:space="0" w:color="FFFFFF" w:themeColor="background1"/>
              <w:right w:val="single" w:sz="8" w:space="0" w:color="FFFFFF" w:themeColor="background1"/>
            </w:tcBorders>
            <w:noWrap/>
          </w:tcPr>
          <w:p w14:paraId="6D2E35CF" w14:textId="70EB11E6" w:rsidR="00B74FD2" w:rsidRPr="00B74FD2" w:rsidRDefault="00B74FD2" w:rsidP="00B74FD2">
            <w:pPr>
              <w:spacing w:line="240" w:lineRule="auto"/>
              <w:ind w:firstLine="0"/>
              <w:rPr>
                <w:bCs/>
              </w:rPr>
            </w:pPr>
            <w:r>
              <w:rPr>
                <w:bCs/>
              </w:rPr>
              <w:lastRenderedPageBreak/>
              <w:t>Table S9d: Model selection for the evening period</w:t>
            </w:r>
          </w:p>
        </w:tc>
      </w:tr>
      <w:tr w:rsidR="00B74FD2" w:rsidRPr="00B74FD2" w14:paraId="4B1471B1" w14:textId="77777777" w:rsidTr="00B74FD2">
        <w:trPr>
          <w:trHeight w:val="300"/>
        </w:trPr>
        <w:tc>
          <w:tcPr>
            <w:tcW w:w="960" w:type="dxa"/>
            <w:noWrap/>
            <w:hideMark/>
          </w:tcPr>
          <w:p w14:paraId="634C5A15" w14:textId="77777777" w:rsidR="00B74FD2" w:rsidRPr="00B74FD2" w:rsidRDefault="00B74FD2" w:rsidP="00B74FD2">
            <w:pPr>
              <w:spacing w:line="240" w:lineRule="auto"/>
              <w:ind w:firstLine="0"/>
              <w:rPr>
                <w:bCs/>
              </w:rPr>
            </w:pPr>
          </w:p>
        </w:tc>
        <w:tc>
          <w:tcPr>
            <w:tcW w:w="1145" w:type="dxa"/>
            <w:noWrap/>
            <w:hideMark/>
          </w:tcPr>
          <w:p w14:paraId="0328B60B" w14:textId="77777777" w:rsidR="00B74FD2" w:rsidRPr="00B74FD2" w:rsidRDefault="00B74FD2" w:rsidP="00B74FD2">
            <w:pPr>
              <w:spacing w:line="240" w:lineRule="auto"/>
              <w:ind w:firstLine="0"/>
              <w:rPr>
                <w:bCs/>
              </w:rPr>
            </w:pPr>
            <w:r>
              <w:rPr>
                <w:bCs/>
              </w:rPr>
              <w:t>Intercept</w:t>
            </w:r>
          </w:p>
        </w:tc>
        <w:tc>
          <w:tcPr>
            <w:tcW w:w="1340" w:type="dxa"/>
            <w:noWrap/>
            <w:hideMark/>
          </w:tcPr>
          <w:p w14:paraId="4BDC7260" w14:textId="77777777" w:rsidR="00B74FD2" w:rsidRPr="00B74FD2" w:rsidRDefault="00B74FD2" w:rsidP="00B74FD2">
            <w:pPr>
              <w:spacing w:line="240" w:lineRule="auto"/>
              <w:ind w:firstLine="0"/>
              <w:rPr>
                <w:bCs/>
              </w:rPr>
            </w:pPr>
            <w:r>
              <w:rPr>
                <w:bCs/>
              </w:rPr>
              <w:t>Temperature</w:t>
            </w:r>
          </w:p>
        </w:tc>
        <w:tc>
          <w:tcPr>
            <w:tcW w:w="1072" w:type="dxa"/>
            <w:noWrap/>
            <w:hideMark/>
          </w:tcPr>
          <w:p w14:paraId="631CB76C" w14:textId="77777777" w:rsidR="00B74FD2" w:rsidRPr="00B74FD2" w:rsidRDefault="00B74FD2" w:rsidP="00B74FD2">
            <w:pPr>
              <w:spacing w:line="240" w:lineRule="auto"/>
              <w:ind w:firstLine="0"/>
              <w:rPr>
                <w:bCs/>
              </w:rPr>
            </w:pPr>
            <w:r w:rsidRPr="00671662">
              <w:t>Radiation</w:t>
            </w:r>
          </w:p>
        </w:tc>
        <w:tc>
          <w:tcPr>
            <w:tcW w:w="960" w:type="dxa"/>
            <w:noWrap/>
            <w:hideMark/>
          </w:tcPr>
          <w:p w14:paraId="5FB5A650" w14:textId="77777777" w:rsidR="00B74FD2" w:rsidRPr="00B74FD2" w:rsidRDefault="00B74FD2" w:rsidP="00B74FD2">
            <w:pPr>
              <w:spacing w:line="240" w:lineRule="auto"/>
              <w:ind w:firstLine="0"/>
              <w:rPr>
                <w:bCs/>
              </w:rPr>
            </w:pPr>
            <w:r>
              <w:rPr>
                <w:bCs/>
              </w:rPr>
              <w:t>Rainfall</w:t>
            </w:r>
          </w:p>
        </w:tc>
        <w:tc>
          <w:tcPr>
            <w:tcW w:w="1438" w:type="dxa"/>
            <w:noWrap/>
            <w:hideMark/>
          </w:tcPr>
          <w:p w14:paraId="56BA4379" w14:textId="77777777" w:rsidR="00B74FD2" w:rsidRPr="00B74FD2" w:rsidRDefault="00B74FD2" w:rsidP="00B74FD2">
            <w:pPr>
              <w:spacing w:line="240" w:lineRule="auto"/>
              <w:ind w:firstLine="0"/>
              <w:rPr>
                <w:bCs/>
              </w:rPr>
            </w:pPr>
            <w:r>
              <w:rPr>
                <w:bCs/>
              </w:rPr>
              <w:t>Temp:Rain</w:t>
            </w:r>
          </w:p>
        </w:tc>
        <w:tc>
          <w:tcPr>
            <w:tcW w:w="960" w:type="dxa"/>
            <w:noWrap/>
            <w:hideMark/>
          </w:tcPr>
          <w:p w14:paraId="42BB4ED3" w14:textId="77777777" w:rsidR="00B74FD2" w:rsidRPr="00B74FD2" w:rsidRDefault="00B74FD2" w:rsidP="00B74FD2">
            <w:pPr>
              <w:spacing w:line="240" w:lineRule="auto"/>
              <w:ind w:firstLine="0"/>
              <w:rPr>
                <w:bCs/>
              </w:rPr>
            </w:pPr>
            <w:r w:rsidRPr="00671662">
              <w:rPr>
                <w:bCs/>
              </w:rPr>
              <w:t>df</w:t>
            </w:r>
          </w:p>
        </w:tc>
        <w:tc>
          <w:tcPr>
            <w:tcW w:w="960" w:type="dxa"/>
            <w:noWrap/>
            <w:hideMark/>
          </w:tcPr>
          <w:p w14:paraId="26CBD4A3" w14:textId="77777777" w:rsidR="00B74FD2" w:rsidRPr="00B74FD2" w:rsidRDefault="00B74FD2" w:rsidP="00B74FD2">
            <w:pPr>
              <w:spacing w:line="240" w:lineRule="auto"/>
              <w:ind w:firstLine="0"/>
              <w:rPr>
                <w:bCs/>
              </w:rPr>
            </w:pPr>
            <w:r w:rsidRPr="00671662">
              <w:rPr>
                <w:bCs/>
              </w:rPr>
              <w:t>logLik</w:t>
            </w:r>
          </w:p>
        </w:tc>
        <w:tc>
          <w:tcPr>
            <w:tcW w:w="1408" w:type="dxa"/>
            <w:noWrap/>
            <w:hideMark/>
          </w:tcPr>
          <w:p w14:paraId="74A93ED6" w14:textId="77777777" w:rsidR="00B74FD2" w:rsidRPr="00B74FD2" w:rsidRDefault="00B74FD2" w:rsidP="00B74FD2">
            <w:pPr>
              <w:spacing w:line="240" w:lineRule="auto"/>
              <w:ind w:firstLine="0"/>
              <w:rPr>
                <w:bCs/>
              </w:rPr>
            </w:pPr>
            <w:r w:rsidRPr="00671662">
              <w:rPr>
                <w:bCs/>
              </w:rPr>
              <w:t>AICc</w:t>
            </w:r>
          </w:p>
        </w:tc>
        <w:tc>
          <w:tcPr>
            <w:tcW w:w="850" w:type="dxa"/>
            <w:noWrap/>
            <w:hideMark/>
          </w:tcPr>
          <w:p w14:paraId="1BDC9ED7" w14:textId="77777777" w:rsidR="00B74FD2" w:rsidRPr="00B74FD2" w:rsidRDefault="00B74FD2" w:rsidP="00B74FD2">
            <w:pPr>
              <w:spacing w:line="240" w:lineRule="auto"/>
              <w:ind w:firstLine="0"/>
              <w:rPr>
                <w:bCs/>
              </w:rPr>
            </w:pPr>
            <w:r w:rsidRPr="00671662">
              <w:rPr>
                <w:bCs/>
              </w:rPr>
              <w:t>delta</w:t>
            </w:r>
          </w:p>
        </w:tc>
        <w:tc>
          <w:tcPr>
            <w:tcW w:w="815" w:type="dxa"/>
            <w:noWrap/>
            <w:hideMark/>
          </w:tcPr>
          <w:p w14:paraId="79C664C2" w14:textId="77777777" w:rsidR="00B74FD2" w:rsidRPr="00B74FD2" w:rsidRDefault="00B74FD2" w:rsidP="00B74FD2">
            <w:pPr>
              <w:spacing w:line="240" w:lineRule="auto"/>
              <w:ind w:firstLine="0"/>
              <w:rPr>
                <w:bCs/>
              </w:rPr>
            </w:pPr>
            <w:r w:rsidRPr="00671662">
              <w:rPr>
                <w:bCs/>
              </w:rPr>
              <w:t>weight</w:t>
            </w:r>
          </w:p>
        </w:tc>
      </w:tr>
      <w:tr w:rsidR="00B74FD2" w:rsidRPr="00B74FD2" w14:paraId="5450AF06" w14:textId="77777777" w:rsidTr="00B74FD2">
        <w:trPr>
          <w:trHeight w:val="300"/>
        </w:trPr>
        <w:tc>
          <w:tcPr>
            <w:tcW w:w="960" w:type="dxa"/>
            <w:noWrap/>
            <w:hideMark/>
          </w:tcPr>
          <w:p w14:paraId="6A5A7FDF" w14:textId="5CA55CA7" w:rsidR="00B74FD2" w:rsidRPr="00B74FD2" w:rsidRDefault="00B74FD2" w:rsidP="00B74FD2">
            <w:pPr>
              <w:spacing w:line="240" w:lineRule="auto"/>
              <w:ind w:firstLine="0"/>
              <w:rPr>
                <w:bCs/>
              </w:rPr>
            </w:pPr>
            <w:r w:rsidRPr="0022169C">
              <w:t>9</w:t>
            </w:r>
          </w:p>
        </w:tc>
        <w:tc>
          <w:tcPr>
            <w:tcW w:w="1145" w:type="dxa"/>
            <w:noWrap/>
            <w:hideMark/>
          </w:tcPr>
          <w:p w14:paraId="2CE86F6C" w14:textId="10288EC7" w:rsidR="00B74FD2" w:rsidRPr="00B74FD2" w:rsidRDefault="00B74FD2" w:rsidP="00B74FD2">
            <w:pPr>
              <w:spacing w:line="240" w:lineRule="auto"/>
              <w:ind w:firstLine="0"/>
              <w:rPr>
                <w:bCs/>
              </w:rPr>
            </w:pPr>
            <w:r w:rsidRPr="0022169C">
              <w:t>0.0933</w:t>
            </w:r>
          </w:p>
        </w:tc>
        <w:tc>
          <w:tcPr>
            <w:tcW w:w="1340" w:type="dxa"/>
            <w:noWrap/>
            <w:hideMark/>
          </w:tcPr>
          <w:p w14:paraId="6C073ACE" w14:textId="5DB19319" w:rsidR="00B74FD2" w:rsidRPr="00B74FD2" w:rsidRDefault="00B74FD2" w:rsidP="00B74FD2">
            <w:pPr>
              <w:spacing w:line="240" w:lineRule="auto"/>
              <w:ind w:firstLine="0"/>
              <w:rPr>
                <w:bCs/>
              </w:rPr>
            </w:pPr>
            <w:r w:rsidRPr="0022169C">
              <w:t>NA</w:t>
            </w:r>
          </w:p>
        </w:tc>
        <w:tc>
          <w:tcPr>
            <w:tcW w:w="1072" w:type="dxa"/>
            <w:noWrap/>
            <w:hideMark/>
          </w:tcPr>
          <w:p w14:paraId="6C67CFFE" w14:textId="3E3F0C75" w:rsidR="00B74FD2" w:rsidRPr="00B74FD2" w:rsidRDefault="00B74FD2" w:rsidP="00B74FD2">
            <w:pPr>
              <w:spacing w:line="240" w:lineRule="auto"/>
              <w:ind w:firstLine="0"/>
              <w:rPr>
                <w:bCs/>
              </w:rPr>
            </w:pPr>
            <w:r w:rsidRPr="0022169C">
              <w:t>NA</w:t>
            </w:r>
          </w:p>
        </w:tc>
        <w:tc>
          <w:tcPr>
            <w:tcW w:w="960" w:type="dxa"/>
            <w:noWrap/>
            <w:hideMark/>
          </w:tcPr>
          <w:p w14:paraId="65A33756" w14:textId="575112EC" w:rsidR="00B74FD2" w:rsidRPr="00B74FD2" w:rsidRDefault="00B74FD2" w:rsidP="00B74FD2">
            <w:pPr>
              <w:spacing w:line="240" w:lineRule="auto"/>
              <w:ind w:firstLine="0"/>
              <w:rPr>
                <w:bCs/>
              </w:rPr>
            </w:pPr>
            <w:r w:rsidRPr="0022169C">
              <w:t>NA</w:t>
            </w:r>
          </w:p>
        </w:tc>
        <w:tc>
          <w:tcPr>
            <w:tcW w:w="1438" w:type="dxa"/>
            <w:noWrap/>
            <w:hideMark/>
          </w:tcPr>
          <w:p w14:paraId="418EC605" w14:textId="7C65A330" w:rsidR="00B74FD2" w:rsidRPr="00B74FD2" w:rsidRDefault="00B74FD2" w:rsidP="00B74FD2">
            <w:pPr>
              <w:spacing w:line="240" w:lineRule="auto"/>
              <w:ind w:firstLine="0"/>
              <w:rPr>
                <w:bCs/>
              </w:rPr>
            </w:pPr>
            <w:r w:rsidRPr="0022169C">
              <w:t>NA</w:t>
            </w:r>
          </w:p>
        </w:tc>
        <w:tc>
          <w:tcPr>
            <w:tcW w:w="960" w:type="dxa"/>
            <w:noWrap/>
            <w:hideMark/>
          </w:tcPr>
          <w:p w14:paraId="1D4F7740" w14:textId="44A59926" w:rsidR="00B74FD2" w:rsidRPr="00B74FD2" w:rsidRDefault="00B74FD2" w:rsidP="00B74FD2">
            <w:pPr>
              <w:spacing w:line="240" w:lineRule="auto"/>
              <w:ind w:firstLine="0"/>
              <w:rPr>
                <w:bCs/>
              </w:rPr>
            </w:pPr>
            <w:r w:rsidRPr="0022169C">
              <w:t>3.00</w:t>
            </w:r>
          </w:p>
        </w:tc>
        <w:tc>
          <w:tcPr>
            <w:tcW w:w="960" w:type="dxa"/>
            <w:noWrap/>
            <w:hideMark/>
          </w:tcPr>
          <w:p w14:paraId="0C9E8607" w14:textId="02DCB054" w:rsidR="00B74FD2" w:rsidRPr="00B74FD2" w:rsidRDefault="00B74FD2" w:rsidP="00B74FD2">
            <w:pPr>
              <w:spacing w:line="240" w:lineRule="auto"/>
              <w:ind w:firstLine="0"/>
              <w:rPr>
                <w:bCs/>
              </w:rPr>
            </w:pPr>
            <w:r w:rsidRPr="0022169C">
              <w:t>7735.40</w:t>
            </w:r>
          </w:p>
        </w:tc>
        <w:tc>
          <w:tcPr>
            <w:tcW w:w="1408" w:type="dxa"/>
            <w:noWrap/>
            <w:hideMark/>
          </w:tcPr>
          <w:p w14:paraId="388881BA" w14:textId="3348E19C" w:rsidR="00B74FD2" w:rsidRPr="00B74FD2" w:rsidRDefault="00B74FD2" w:rsidP="00B74FD2">
            <w:pPr>
              <w:spacing w:line="240" w:lineRule="auto"/>
              <w:ind w:firstLine="0"/>
              <w:rPr>
                <w:bCs/>
              </w:rPr>
            </w:pPr>
            <w:r w:rsidRPr="0022169C">
              <w:t>-15464.80</w:t>
            </w:r>
          </w:p>
        </w:tc>
        <w:tc>
          <w:tcPr>
            <w:tcW w:w="850" w:type="dxa"/>
            <w:noWrap/>
            <w:hideMark/>
          </w:tcPr>
          <w:p w14:paraId="67E58579" w14:textId="4871F750" w:rsidR="00B74FD2" w:rsidRPr="00B74FD2" w:rsidRDefault="00B74FD2" w:rsidP="00B74FD2">
            <w:pPr>
              <w:spacing w:line="240" w:lineRule="auto"/>
              <w:ind w:firstLine="0"/>
              <w:rPr>
                <w:bCs/>
              </w:rPr>
            </w:pPr>
            <w:r w:rsidRPr="0022169C">
              <w:t>0.00</w:t>
            </w:r>
          </w:p>
        </w:tc>
        <w:tc>
          <w:tcPr>
            <w:tcW w:w="815" w:type="dxa"/>
            <w:noWrap/>
            <w:hideMark/>
          </w:tcPr>
          <w:p w14:paraId="6B3E690B" w14:textId="73BA7AF6" w:rsidR="00B74FD2" w:rsidRPr="00B74FD2" w:rsidRDefault="00B74FD2" w:rsidP="00B74FD2">
            <w:pPr>
              <w:spacing w:line="240" w:lineRule="auto"/>
              <w:ind w:firstLine="0"/>
              <w:rPr>
                <w:bCs/>
              </w:rPr>
            </w:pPr>
            <w:r w:rsidRPr="0022169C">
              <w:t>1.00</w:t>
            </w:r>
          </w:p>
        </w:tc>
      </w:tr>
      <w:tr w:rsidR="00B74FD2" w:rsidRPr="00B74FD2" w14:paraId="77C8A57A" w14:textId="77777777" w:rsidTr="00B74FD2">
        <w:trPr>
          <w:trHeight w:val="300"/>
        </w:trPr>
        <w:tc>
          <w:tcPr>
            <w:tcW w:w="960" w:type="dxa"/>
            <w:noWrap/>
            <w:hideMark/>
          </w:tcPr>
          <w:p w14:paraId="365765E7" w14:textId="72E001E7" w:rsidR="00B74FD2" w:rsidRPr="00B74FD2" w:rsidRDefault="00B74FD2" w:rsidP="00B74FD2">
            <w:pPr>
              <w:spacing w:line="240" w:lineRule="auto"/>
              <w:ind w:firstLine="0"/>
              <w:rPr>
                <w:bCs/>
              </w:rPr>
            </w:pPr>
            <w:r w:rsidRPr="0022169C">
              <w:t>7</w:t>
            </w:r>
          </w:p>
        </w:tc>
        <w:tc>
          <w:tcPr>
            <w:tcW w:w="1145" w:type="dxa"/>
            <w:noWrap/>
            <w:hideMark/>
          </w:tcPr>
          <w:p w14:paraId="51ED17E6" w14:textId="5E22096D" w:rsidR="00B74FD2" w:rsidRPr="00B74FD2" w:rsidRDefault="00B74FD2" w:rsidP="00B74FD2">
            <w:pPr>
              <w:spacing w:line="240" w:lineRule="auto"/>
              <w:ind w:firstLine="0"/>
              <w:rPr>
                <w:bCs/>
              </w:rPr>
            </w:pPr>
            <w:r w:rsidRPr="0022169C">
              <w:t>0.0787</w:t>
            </w:r>
          </w:p>
        </w:tc>
        <w:tc>
          <w:tcPr>
            <w:tcW w:w="1340" w:type="dxa"/>
            <w:noWrap/>
            <w:hideMark/>
          </w:tcPr>
          <w:p w14:paraId="0FBAA940" w14:textId="096BE5BC" w:rsidR="00B74FD2" w:rsidRPr="00B74FD2" w:rsidRDefault="00B74FD2" w:rsidP="00B74FD2">
            <w:pPr>
              <w:spacing w:line="240" w:lineRule="auto"/>
              <w:ind w:firstLine="0"/>
              <w:rPr>
                <w:bCs/>
              </w:rPr>
            </w:pPr>
            <w:r w:rsidRPr="0022169C">
              <w:t>0.0005</w:t>
            </w:r>
          </w:p>
        </w:tc>
        <w:tc>
          <w:tcPr>
            <w:tcW w:w="1072" w:type="dxa"/>
            <w:noWrap/>
            <w:hideMark/>
          </w:tcPr>
          <w:p w14:paraId="06FBB5CC" w14:textId="7389263A" w:rsidR="00B74FD2" w:rsidRPr="00B74FD2" w:rsidRDefault="00B74FD2" w:rsidP="00B74FD2">
            <w:pPr>
              <w:spacing w:line="240" w:lineRule="auto"/>
              <w:ind w:firstLine="0"/>
              <w:rPr>
                <w:bCs/>
              </w:rPr>
            </w:pPr>
            <w:r w:rsidRPr="0022169C">
              <w:t>NA</w:t>
            </w:r>
          </w:p>
        </w:tc>
        <w:tc>
          <w:tcPr>
            <w:tcW w:w="960" w:type="dxa"/>
            <w:noWrap/>
            <w:hideMark/>
          </w:tcPr>
          <w:p w14:paraId="017A19C5" w14:textId="7B351B06" w:rsidR="00B74FD2" w:rsidRPr="00B74FD2" w:rsidRDefault="00B74FD2" w:rsidP="00B74FD2">
            <w:pPr>
              <w:spacing w:line="240" w:lineRule="auto"/>
              <w:ind w:firstLine="0"/>
              <w:rPr>
                <w:bCs/>
              </w:rPr>
            </w:pPr>
            <w:r w:rsidRPr="0022169C">
              <w:t>NA</w:t>
            </w:r>
          </w:p>
        </w:tc>
        <w:tc>
          <w:tcPr>
            <w:tcW w:w="1438" w:type="dxa"/>
            <w:noWrap/>
            <w:hideMark/>
          </w:tcPr>
          <w:p w14:paraId="443B590F" w14:textId="127DA9ED" w:rsidR="00B74FD2" w:rsidRPr="00B74FD2" w:rsidRDefault="00B74FD2" w:rsidP="00B74FD2">
            <w:pPr>
              <w:spacing w:line="240" w:lineRule="auto"/>
              <w:ind w:firstLine="0"/>
              <w:rPr>
                <w:bCs/>
              </w:rPr>
            </w:pPr>
            <w:r w:rsidRPr="0022169C">
              <w:t>NA</w:t>
            </w:r>
          </w:p>
        </w:tc>
        <w:tc>
          <w:tcPr>
            <w:tcW w:w="960" w:type="dxa"/>
            <w:noWrap/>
            <w:hideMark/>
          </w:tcPr>
          <w:p w14:paraId="33D45AA9" w14:textId="057BE25D" w:rsidR="00B74FD2" w:rsidRPr="00B74FD2" w:rsidRDefault="00B74FD2" w:rsidP="00B74FD2">
            <w:pPr>
              <w:spacing w:line="240" w:lineRule="auto"/>
              <w:ind w:firstLine="0"/>
              <w:rPr>
                <w:bCs/>
              </w:rPr>
            </w:pPr>
            <w:r w:rsidRPr="0022169C">
              <w:t>4.00</w:t>
            </w:r>
          </w:p>
        </w:tc>
        <w:tc>
          <w:tcPr>
            <w:tcW w:w="960" w:type="dxa"/>
            <w:noWrap/>
            <w:hideMark/>
          </w:tcPr>
          <w:p w14:paraId="74A6CBE6" w14:textId="488D969A" w:rsidR="00B74FD2" w:rsidRPr="00B74FD2" w:rsidRDefault="00B74FD2" w:rsidP="00B74FD2">
            <w:pPr>
              <w:spacing w:line="240" w:lineRule="auto"/>
              <w:ind w:firstLine="0"/>
              <w:rPr>
                <w:bCs/>
              </w:rPr>
            </w:pPr>
            <w:r w:rsidRPr="0022169C">
              <w:t>7729.66</w:t>
            </w:r>
          </w:p>
        </w:tc>
        <w:tc>
          <w:tcPr>
            <w:tcW w:w="1408" w:type="dxa"/>
            <w:noWrap/>
            <w:hideMark/>
          </w:tcPr>
          <w:p w14:paraId="3DE933D6" w14:textId="32FEAA55" w:rsidR="00B74FD2" w:rsidRPr="00B74FD2" w:rsidRDefault="00B74FD2" w:rsidP="00B74FD2">
            <w:pPr>
              <w:spacing w:line="240" w:lineRule="auto"/>
              <w:ind w:firstLine="0"/>
              <w:rPr>
                <w:bCs/>
              </w:rPr>
            </w:pPr>
            <w:r w:rsidRPr="0022169C">
              <w:t>-15451.32</w:t>
            </w:r>
          </w:p>
        </w:tc>
        <w:tc>
          <w:tcPr>
            <w:tcW w:w="850" w:type="dxa"/>
            <w:noWrap/>
            <w:hideMark/>
          </w:tcPr>
          <w:p w14:paraId="36766731" w14:textId="23D9D4C2" w:rsidR="00B74FD2" w:rsidRPr="00B74FD2" w:rsidRDefault="00B74FD2" w:rsidP="00B74FD2">
            <w:pPr>
              <w:spacing w:line="240" w:lineRule="auto"/>
              <w:ind w:firstLine="0"/>
              <w:rPr>
                <w:bCs/>
              </w:rPr>
            </w:pPr>
            <w:r w:rsidRPr="0022169C">
              <w:t>13.49</w:t>
            </w:r>
          </w:p>
        </w:tc>
        <w:tc>
          <w:tcPr>
            <w:tcW w:w="815" w:type="dxa"/>
            <w:noWrap/>
            <w:hideMark/>
          </w:tcPr>
          <w:p w14:paraId="7761A375" w14:textId="5346835C" w:rsidR="00B74FD2" w:rsidRPr="00B74FD2" w:rsidRDefault="00B74FD2" w:rsidP="00B74FD2">
            <w:pPr>
              <w:spacing w:line="240" w:lineRule="auto"/>
              <w:ind w:firstLine="0"/>
              <w:rPr>
                <w:bCs/>
              </w:rPr>
            </w:pPr>
            <w:r w:rsidRPr="0022169C">
              <w:t>0.00</w:t>
            </w:r>
          </w:p>
        </w:tc>
      </w:tr>
      <w:tr w:rsidR="00B74FD2" w:rsidRPr="00B74FD2" w14:paraId="35782C8C" w14:textId="77777777" w:rsidTr="00B74FD2">
        <w:trPr>
          <w:trHeight w:val="300"/>
        </w:trPr>
        <w:tc>
          <w:tcPr>
            <w:tcW w:w="960" w:type="dxa"/>
            <w:noWrap/>
            <w:hideMark/>
          </w:tcPr>
          <w:p w14:paraId="678141C3" w14:textId="16C1E5BD" w:rsidR="00B74FD2" w:rsidRPr="00B74FD2" w:rsidRDefault="00B74FD2" w:rsidP="00B74FD2">
            <w:pPr>
              <w:spacing w:line="240" w:lineRule="auto"/>
              <w:ind w:firstLine="0"/>
              <w:rPr>
                <w:bCs/>
              </w:rPr>
            </w:pPr>
            <w:r w:rsidRPr="0022169C">
              <w:t>8</w:t>
            </w:r>
          </w:p>
        </w:tc>
        <w:tc>
          <w:tcPr>
            <w:tcW w:w="1145" w:type="dxa"/>
            <w:noWrap/>
            <w:hideMark/>
          </w:tcPr>
          <w:p w14:paraId="64C4CD33" w14:textId="6FD1C3E2" w:rsidR="00B74FD2" w:rsidRPr="00B74FD2" w:rsidRDefault="00B74FD2" w:rsidP="00B74FD2">
            <w:pPr>
              <w:spacing w:line="240" w:lineRule="auto"/>
              <w:ind w:firstLine="0"/>
              <w:rPr>
                <w:bCs/>
              </w:rPr>
            </w:pPr>
            <w:r w:rsidRPr="0022169C">
              <w:t>0.0936</w:t>
            </w:r>
          </w:p>
        </w:tc>
        <w:tc>
          <w:tcPr>
            <w:tcW w:w="1340" w:type="dxa"/>
            <w:noWrap/>
            <w:hideMark/>
          </w:tcPr>
          <w:p w14:paraId="6D0104ED" w14:textId="1457D31F" w:rsidR="00B74FD2" w:rsidRPr="00B74FD2" w:rsidRDefault="00B74FD2" w:rsidP="00B74FD2">
            <w:pPr>
              <w:spacing w:line="240" w:lineRule="auto"/>
              <w:ind w:firstLine="0"/>
              <w:rPr>
                <w:bCs/>
              </w:rPr>
            </w:pPr>
            <w:r w:rsidRPr="0022169C">
              <w:t>NA</w:t>
            </w:r>
          </w:p>
        </w:tc>
        <w:tc>
          <w:tcPr>
            <w:tcW w:w="1072" w:type="dxa"/>
            <w:noWrap/>
            <w:hideMark/>
          </w:tcPr>
          <w:p w14:paraId="5B26EB69" w14:textId="431346DF" w:rsidR="00B74FD2" w:rsidRPr="00B74FD2" w:rsidRDefault="00B74FD2" w:rsidP="00B74FD2">
            <w:pPr>
              <w:spacing w:line="240" w:lineRule="auto"/>
              <w:ind w:firstLine="0"/>
              <w:rPr>
                <w:bCs/>
              </w:rPr>
            </w:pPr>
            <w:r w:rsidRPr="0022169C">
              <w:t>NA</w:t>
            </w:r>
          </w:p>
        </w:tc>
        <w:tc>
          <w:tcPr>
            <w:tcW w:w="960" w:type="dxa"/>
            <w:noWrap/>
            <w:hideMark/>
          </w:tcPr>
          <w:p w14:paraId="7F2209F6" w14:textId="7809852F" w:rsidR="00B74FD2" w:rsidRPr="00B74FD2" w:rsidRDefault="00B74FD2" w:rsidP="00B74FD2">
            <w:pPr>
              <w:spacing w:line="240" w:lineRule="auto"/>
              <w:ind w:firstLine="0"/>
              <w:rPr>
                <w:bCs/>
              </w:rPr>
            </w:pPr>
            <w:r w:rsidRPr="0022169C">
              <w:t>-0.0001</w:t>
            </w:r>
          </w:p>
        </w:tc>
        <w:tc>
          <w:tcPr>
            <w:tcW w:w="1438" w:type="dxa"/>
            <w:noWrap/>
            <w:hideMark/>
          </w:tcPr>
          <w:p w14:paraId="57E51502" w14:textId="6A531C7E" w:rsidR="00B74FD2" w:rsidRPr="00B74FD2" w:rsidRDefault="00B74FD2" w:rsidP="00B74FD2">
            <w:pPr>
              <w:spacing w:line="240" w:lineRule="auto"/>
              <w:ind w:firstLine="0"/>
              <w:rPr>
                <w:bCs/>
              </w:rPr>
            </w:pPr>
            <w:r w:rsidRPr="0022169C">
              <w:t>NA</w:t>
            </w:r>
          </w:p>
        </w:tc>
        <w:tc>
          <w:tcPr>
            <w:tcW w:w="960" w:type="dxa"/>
            <w:noWrap/>
            <w:hideMark/>
          </w:tcPr>
          <w:p w14:paraId="0A63C41F" w14:textId="68E1069B" w:rsidR="00B74FD2" w:rsidRPr="00B74FD2" w:rsidRDefault="00B74FD2" w:rsidP="00B74FD2">
            <w:pPr>
              <w:spacing w:line="240" w:lineRule="auto"/>
              <w:ind w:firstLine="0"/>
              <w:rPr>
                <w:bCs/>
              </w:rPr>
            </w:pPr>
            <w:r w:rsidRPr="0022169C">
              <w:t>4.00</w:t>
            </w:r>
          </w:p>
        </w:tc>
        <w:tc>
          <w:tcPr>
            <w:tcW w:w="960" w:type="dxa"/>
            <w:noWrap/>
            <w:hideMark/>
          </w:tcPr>
          <w:p w14:paraId="30679D4C" w14:textId="4AF5E74A" w:rsidR="00B74FD2" w:rsidRPr="00B74FD2" w:rsidRDefault="00B74FD2" w:rsidP="00B74FD2">
            <w:pPr>
              <w:spacing w:line="240" w:lineRule="auto"/>
              <w:ind w:firstLine="0"/>
              <w:rPr>
                <w:bCs/>
              </w:rPr>
            </w:pPr>
            <w:r w:rsidRPr="0022169C">
              <w:t>7727.69</w:t>
            </w:r>
          </w:p>
        </w:tc>
        <w:tc>
          <w:tcPr>
            <w:tcW w:w="1408" w:type="dxa"/>
            <w:noWrap/>
            <w:hideMark/>
          </w:tcPr>
          <w:p w14:paraId="120A43C1" w14:textId="3FF87B4D" w:rsidR="00B74FD2" w:rsidRPr="00B74FD2" w:rsidRDefault="00B74FD2" w:rsidP="00B74FD2">
            <w:pPr>
              <w:spacing w:line="240" w:lineRule="auto"/>
              <w:ind w:firstLine="0"/>
              <w:rPr>
                <w:bCs/>
              </w:rPr>
            </w:pPr>
            <w:r w:rsidRPr="0022169C">
              <w:t>-15447.37</w:t>
            </w:r>
          </w:p>
        </w:tc>
        <w:tc>
          <w:tcPr>
            <w:tcW w:w="850" w:type="dxa"/>
            <w:noWrap/>
            <w:hideMark/>
          </w:tcPr>
          <w:p w14:paraId="2ED6001B" w14:textId="049B9BFD" w:rsidR="00B74FD2" w:rsidRPr="00B74FD2" w:rsidRDefault="00B74FD2" w:rsidP="00B74FD2">
            <w:pPr>
              <w:spacing w:line="240" w:lineRule="auto"/>
              <w:ind w:firstLine="0"/>
              <w:rPr>
                <w:bCs/>
              </w:rPr>
            </w:pPr>
            <w:r w:rsidRPr="0022169C">
              <w:t>17.44</w:t>
            </w:r>
          </w:p>
        </w:tc>
        <w:tc>
          <w:tcPr>
            <w:tcW w:w="815" w:type="dxa"/>
            <w:noWrap/>
            <w:hideMark/>
          </w:tcPr>
          <w:p w14:paraId="62CEE01A" w14:textId="225A5B4E" w:rsidR="00B74FD2" w:rsidRPr="00B74FD2" w:rsidRDefault="00B74FD2" w:rsidP="00B74FD2">
            <w:pPr>
              <w:spacing w:line="240" w:lineRule="auto"/>
              <w:ind w:firstLine="0"/>
              <w:rPr>
                <w:bCs/>
              </w:rPr>
            </w:pPr>
            <w:r w:rsidRPr="0022169C">
              <w:t>0.00</w:t>
            </w:r>
          </w:p>
        </w:tc>
      </w:tr>
      <w:tr w:rsidR="00B74FD2" w:rsidRPr="00B74FD2" w14:paraId="57CD35D4" w14:textId="77777777" w:rsidTr="00B74FD2">
        <w:trPr>
          <w:trHeight w:val="300"/>
        </w:trPr>
        <w:tc>
          <w:tcPr>
            <w:tcW w:w="960" w:type="dxa"/>
            <w:noWrap/>
            <w:hideMark/>
          </w:tcPr>
          <w:p w14:paraId="5E51CE4D" w14:textId="2891DC6E" w:rsidR="00B74FD2" w:rsidRPr="00B74FD2" w:rsidRDefault="00B74FD2" w:rsidP="00B74FD2">
            <w:pPr>
              <w:spacing w:line="240" w:lineRule="auto"/>
              <w:ind w:firstLine="0"/>
              <w:rPr>
                <w:bCs/>
              </w:rPr>
            </w:pPr>
            <w:r w:rsidRPr="0022169C">
              <w:t>6</w:t>
            </w:r>
          </w:p>
        </w:tc>
        <w:tc>
          <w:tcPr>
            <w:tcW w:w="1145" w:type="dxa"/>
            <w:noWrap/>
            <w:hideMark/>
          </w:tcPr>
          <w:p w14:paraId="036438D7" w14:textId="7A218CA5" w:rsidR="00B74FD2" w:rsidRPr="00B74FD2" w:rsidRDefault="00B74FD2" w:rsidP="00B74FD2">
            <w:pPr>
              <w:spacing w:line="240" w:lineRule="auto"/>
              <w:ind w:firstLine="0"/>
              <w:rPr>
                <w:bCs/>
              </w:rPr>
            </w:pPr>
            <w:r w:rsidRPr="0022169C">
              <w:t>0.0903</w:t>
            </w:r>
          </w:p>
        </w:tc>
        <w:tc>
          <w:tcPr>
            <w:tcW w:w="1340" w:type="dxa"/>
            <w:noWrap/>
            <w:hideMark/>
          </w:tcPr>
          <w:p w14:paraId="36E553EB" w14:textId="2EE4D1E1" w:rsidR="00B74FD2" w:rsidRPr="00B74FD2" w:rsidRDefault="00B74FD2" w:rsidP="00B74FD2">
            <w:pPr>
              <w:spacing w:line="240" w:lineRule="auto"/>
              <w:ind w:firstLine="0"/>
              <w:rPr>
                <w:bCs/>
              </w:rPr>
            </w:pPr>
            <w:r w:rsidRPr="0022169C">
              <w:t>NA</w:t>
            </w:r>
          </w:p>
        </w:tc>
        <w:tc>
          <w:tcPr>
            <w:tcW w:w="1072" w:type="dxa"/>
            <w:noWrap/>
            <w:hideMark/>
          </w:tcPr>
          <w:p w14:paraId="16D1209C" w14:textId="104CEAB0" w:rsidR="00B74FD2" w:rsidRPr="00B74FD2" w:rsidRDefault="00B74FD2" w:rsidP="00B74FD2">
            <w:pPr>
              <w:spacing w:line="240" w:lineRule="auto"/>
              <w:ind w:firstLine="0"/>
              <w:rPr>
                <w:bCs/>
              </w:rPr>
            </w:pPr>
            <w:r w:rsidRPr="0022169C">
              <w:t>0.0000</w:t>
            </w:r>
          </w:p>
        </w:tc>
        <w:tc>
          <w:tcPr>
            <w:tcW w:w="960" w:type="dxa"/>
            <w:noWrap/>
            <w:hideMark/>
          </w:tcPr>
          <w:p w14:paraId="6FDCCA06" w14:textId="6FD91A17" w:rsidR="00B74FD2" w:rsidRPr="00B74FD2" w:rsidRDefault="00B74FD2" w:rsidP="00B74FD2">
            <w:pPr>
              <w:spacing w:line="240" w:lineRule="auto"/>
              <w:ind w:firstLine="0"/>
              <w:rPr>
                <w:bCs/>
              </w:rPr>
            </w:pPr>
            <w:r w:rsidRPr="0022169C">
              <w:t>NA</w:t>
            </w:r>
          </w:p>
        </w:tc>
        <w:tc>
          <w:tcPr>
            <w:tcW w:w="1438" w:type="dxa"/>
            <w:noWrap/>
            <w:hideMark/>
          </w:tcPr>
          <w:p w14:paraId="043F41B8" w14:textId="61168F0A" w:rsidR="00B74FD2" w:rsidRPr="00B74FD2" w:rsidRDefault="00B74FD2" w:rsidP="00B74FD2">
            <w:pPr>
              <w:spacing w:line="240" w:lineRule="auto"/>
              <w:ind w:firstLine="0"/>
              <w:rPr>
                <w:bCs/>
              </w:rPr>
            </w:pPr>
            <w:r w:rsidRPr="0022169C">
              <w:t>NA</w:t>
            </w:r>
          </w:p>
        </w:tc>
        <w:tc>
          <w:tcPr>
            <w:tcW w:w="960" w:type="dxa"/>
            <w:noWrap/>
            <w:hideMark/>
          </w:tcPr>
          <w:p w14:paraId="09C8D4C9" w14:textId="2594FB75" w:rsidR="00B74FD2" w:rsidRPr="00B74FD2" w:rsidRDefault="00B74FD2" w:rsidP="00B74FD2">
            <w:pPr>
              <w:spacing w:line="240" w:lineRule="auto"/>
              <w:ind w:firstLine="0"/>
              <w:rPr>
                <w:bCs/>
              </w:rPr>
            </w:pPr>
            <w:r w:rsidRPr="0022169C">
              <w:t>4.00</w:t>
            </w:r>
          </w:p>
        </w:tc>
        <w:tc>
          <w:tcPr>
            <w:tcW w:w="960" w:type="dxa"/>
            <w:noWrap/>
            <w:hideMark/>
          </w:tcPr>
          <w:p w14:paraId="7897EB8C" w14:textId="378B2199" w:rsidR="00B74FD2" w:rsidRPr="00B74FD2" w:rsidRDefault="00B74FD2" w:rsidP="00B74FD2">
            <w:pPr>
              <w:spacing w:line="240" w:lineRule="auto"/>
              <w:ind w:firstLine="0"/>
              <w:rPr>
                <w:bCs/>
              </w:rPr>
            </w:pPr>
            <w:r w:rsidRPr="0022169C">
              <w:t>7724.87</w:t>
            </w:r>
          </w:p>
        </w:tc>
        <w:tc>
          <w:tcPr>
            <w:tcW w:w="1408" w:type="dxa"/>
            <w:noWrap/>
            <w:hideMark/>
          </w:tcPr>
          <w:p w14:paraId="77345377" w14:textId="354C626E" w:rsidR="00B74FD2" w:rsidRPr="00B74FD2" w:rsidRDefault="00B74FD2" w:rsidP="00B74FD2">
            <w:pPr>
              <w:spacing w:line="240" w:lineRule="auto"/>
              <w:ind w:firstLine="0"/>
              <w:rPr>
                <w:bCs/>
              </w:rPr>
            </w:pPr>
            <w:r w:rsidRPr="0022169C">
              <w:t>-15441.73</w:t>
            </w:r>
          </w:p>
        </w:tc>
        <w:tc>
          <w:tcPr>
            <w:tcW w:w="850" w:type="dxa"/>
            <w:noWrap/>
            <w:hideMark/>
          </w:tcPr>
          <w:p w14:paraId="2D72F4F1" w14:textId="299F2A56" w:rsidR="00B74FD2" w:rsidRPr="00B74FD2" w:rsidRDefault="00B74FD2" w:rsidP="00B74FD2">
            <w:pPr>
              <w:spacing w:line="240" w:lineRule="auto"/>
              <w:ind w:firstLine="0"/>
              <w:rPr>
                <w:bCs/>
              </w:rPr>
            </w:pPr>
            <w:r w:rsidRPr="0022169C">
              <w:t>23.07</w:t>
            </w:r>
          </w:p>
        </w:tc>
        <w:tc>
          <w:tcPr>
            <w:tcW w:w="815" w:type="dxa"/>
            <w:noWrap/>
            <w:hideMark/>
          </w:tcPr>
          <w:p w14:paraId="2E2B8D01" w14:textId="4B211DEC" w:rsidR="00B74FD2" w:rsidRPr="00B74FD2" w:rsidRDefault="00B74FD2" w:rsidP="00B74FD2">
            <w:pPr>
              <w:spacing w:line="240" w:lineRule="auto"/>
              <w:ind w:firstLine="0"/>
              <w:rPr>
                <w:bCs/>
              </w:rPr>
            </w:pPr>
            <w:r w:rsidRPr="0022169C">
              <w:t>0.00</w:t>
            </w:r>
          </w:p>
        </w:tc>
      </w:tr>
      <w:tr w:rsidR="00B74FD2" w:rsidRPr="00B74FD2" w14:paraId="2C772AE0" w14:textId="77777777" w:rsidTr="00B74FD2">
        <w:trPr>
          <w:trHeight w:val="300"/>
        </w:trPr>
        <w:tc>
          <w:tcPr>
            <w:tcW w:w="960" w:type="dxa"/>
            <w:noWrap/>
            <w:hideMark/>
          </w:tcPr>
          <w:p w14:paraId="7696F761" w14:textId="3633D955" w:rsidR="00B74FD2" w:rsidRPr="00B74FD2" w:rsidRDefault="00B74FD2" w:rsidP="00B74FD2">
            <w:pPr>
              <w:spacing w:line="240" w:lineRule="auto"/>
              <w:ind w:firstLine="0"/>
              <w:rPr>
                <w:bCs/>
              </w:rPr>
            </w:pPr>
            <w:r w:rsidRPr="0022169C">
              <w:t>3</w:t>
            </w:r>
          </w:p>
        </w:tc>
        <w:tc>
          <w:tcPr>
            <w:tcW w:w="1145" w:type="dxa"/>
            <w:noWrap/>
            <w:hideMark/>
          </w:tcPr>
          <w:p w14:paraId="189D3DA0" w14:textId="7DCD3610" w:rsidR="00B74FD2" w:rsidRPr="00B74FD2" w:rsidRDefault="00B74FD2" w:rsidP="00B74FD2">
            <w:pPr>
              <w:spacing w:line="240" w:lineRule="auto"/>
              <w:ind w:firstLine="0"/>
              <w:rPr>
                <w:bCs/>
              </w:rPr>
            </w:pPr>
            <w:r w:rsidRPr="0022169C">
              <w:t>0.0807</w:t>
            </w:r>
          </w:p>
        </w:tc>
        <w:tc>
          <w:tcPr>
            <w:tcW w:w="1340" w:type="dxa"/>
            <w:noWrap/>
            <w:hideMark/>
          </w:tcPr>
          <w:p w14:paraId="6351E07D" w14:textId="48B8AB5B" w:rsidR="00B74FD2" w:rsidRPr="00B74FD2" w:rsidRDefault="00B74FD2" w:rsidP="00B74FD2">
            <w:pPr>
              <w:spacing w:line="240" w:lineRule="auto"/>
              <w:ind w:firstLine="0"/>
              <w:rPr>
                <w:bCs/>
              </w:rPr>
            </w:pPr>
            <w:r w:rsidRPr="0022169C">
              <w:t>0.0004</w:t>
            </w:r>
          </w:p>
        </w:tc>
        <w:tc>
          <w:tcPr>
            <w:tcW w:w="1072" w:type="dxa"/>
            <w:noWrap/>
            <w:hideMark/>
          </w:tcPr>
          <w:p w14:paraId="571E128C" w14:textId="67FD6682" w:rsidR="00B74FD2" w:rsidRPr="00B74FD2" w:rsidRDefault="00B74FD2" w:rsidP="00B74FD2">
            <w:pPr>
              <w:spacing w:line="240" w:lineRule="auto"/>
              <w:ind w:firstLine="0"/>
              <w:rPr>
                <w:bCs/>
              </w:rPr>
            </w:pPr>
            <w:r w:rsidRPr="0022169C">
              <w:t>0.0000</w:t>
            </w:r>
          </w:p>
        </w:tc>
        <w:tc>
          <w:tcPr>
            <w:tcW w:w="960" w:type="dxa"/>
            <w:noWrap/>
            <w:hideMark/>
          </w:tcPr>
          <w:p w14:paraId="37BA575B" w14:textId="1841C2BF" w:rsidR="00B74FD2" w:rsidRPr="00B74FD2" w:rsidRDefault="00B74FD2" w:rsidP="00B74FD2">
            <w:pPr>
              <w:spacing w:line="240" w:lineRule="auto"/>
              <w:ind w:firstLine="0"/>
              <w:rPr>
                <w:bCs/>
              </w:rPr>
            </w:pPr>
            <w:r w:rsidRPr="0022169C">
              <w:t>NA</w:t>
            </w:r>
          </w:p>
        </w:tc>
        <w:tc>
          <w:tcPr>
            <w:tcW w:w="1438" w:type="dxa"/>
            <w:noWrap/>
            <w:hideMark/>
          </w:tcPr>
          <w:p w14:paraId="02B61761" w14:textId="70ED4F51" w:rsidR="00B74FD2" w:rsidRPr="00B74FD2" w:rsidRDefault="00B74FD2" w:rsidP="00B74FD2">
            <w:pPr>
              <w:spacing w:line="240" w:lineRule="auto"/>
              <w:ind w:firstLine="0"/>
              <w:rPr>
                <w:bCs/>
              </w:rPr>
            </w:pPr>
            <w:r w:rsidRPr="0022169C">
              <w:t>NA</w:t>
            </w:r>
          </w:p>
        </w:tc>
        <w:tc>
          <w:tcPr>
            <w:tcW w:w="960" w:type="dxa"/>
            <w:noWrap/>
            <w:hideMark/>
          </w:tcPr>
          <w:p w14:paraId="1EAB8522" w14:textId="7BDCBEB7" w:rsidR="00B74FD2" w:rsidRPr="00B74FD2" w:rsidRDefault="00B74FD2" w:rsidP="00B74FD2">
            <w:pPr>
              <w:spacing w:line="240" w:lineRule="auto"/>
              <w:ind w:firstLine="0"/>
              <w:rPr>
                <w:bCs/>
              </w:rPr>
            </w:pPr>
            <w:r w:rsidRPr="0022169C">
              <w:t>5.00</w:t>
            </w:r>
          </w:p>
        </w:tc>
        <w:tc>
          <w:tcPr>
            <w:tcW w:w="960" w:type="dxa"/>
            <w:noWrap/>
            <w:hideMark/>
          </w:tcPr>
          <w:p w14:paraId="351F393A" w14:textId="749D87EC" w:rsidR="00B74FD2" w:rsidRPr="00B74FD2" w:rsidRDefault="00B74FD2" w:rsidP="00B74FD2">
            <w:pPr>
              <w:spacing w:line="240" w:lineRule="auto"/>
              <w:ind w:firstLine="0"/>
              <w:rPr>
                <w:bCs/>
              </w:rPr>
            </w:pPr>
            <w:r w:rsidRPr="0022169C">
              <w:t>7718.42</w:t>
            </w:r>
          </w:p>
        </w:tc>
        <w:tc>
          <w:tcPr>
            <w:tcW w:w="1408" w:type="dxa"/>
            <w:noWrap/>
            <w:hideMark/>
          </w:tcPr>
          <w:p w14:paraId="09E348AE" w14:textId="3E7A75E7" w:rsidR="00B74FD2" w:rsidRPr="00B74FD2" w:rsidRDefault="00B74FD2" w:rsidP="00B74FD2">
            <w:pPr>
              <w:spacing w:line="240" w:lineRule="auto"/>
              <w:ind w:firstLine="0"/>
              <w:rPr>
                <w:bCs/>
              </w:rPr>
            </w:pPr>
            <w:r w:rsidRPr="0022169C">
              <w:t>-15426.83</w:t>
            </w:r>
          </w:p>
        </w:tc>
        <w:tc>
          <w:tcPr>
            <w:tcW w:w="850" w:type="dxa"/>
            <w:noWrap/>
            <w:hideMark/>
          </w:tcPr>
          <w:p w14:paraId="6F67F02F" w14:textId="499E9061" w:rsidR="00B74FD2" w:rsidRPr="00B74FD2" w:rsidRDefault="00B74FD2" w:rsidP="00B74FD2">
            <w:pPr>
              <w:spacing w:line="240" w:lineRule="auto"/>
              <w:ind w:firstLine="0"/>
              <w:rPr>
                <w:bCs/>
              </w:rPr>
            </w:pPr>
            <w:r w:rsidRPr="0022169C">
              <w:t>37.98</w:t>
            </w:r>
          </w:p>
        </w:tc>
        <w:tc>
          <w:tcPr>
            <w:tcW w:w="815" w:type="dxa"/>
            <w:noWrap/>
            <w:hideMark/>
          </w:tcPr>
          <w:p w14:paraId="01762507" w14:textId="53C009B6" w:rsidR="00B74FD2" w:rsidRPr="00B74FD2" w:rsidRDefault="00B74FD2" w:rsidP="00B74FD2">
            <w:pPr>
              <w:spacing w:line="240" w:lineRule="auto"/>
              <w:ind w:firstLine="0"/>
              <w:rPr>
                <w:bCs/>
              </w:rPr>
            </w:pPr>
            <w:r w:rsidRPr="0022169C">
              <w:t>0.00</w:t>
            </w:r>
          </w:p>
        </w:tc>
      </w:tr>
      <w:tr w:rsidR="00B74FD2" w:rsidRPr="00B74FD2" w14:paraId="0B1A441F" w14:textId="77777777" w:rsidTr="00B74FD2">
        <w:trPr>
          <w:trHeight w:val="300"/>
        </w:trPr>
        <w:tc>
          <w:tcPr>
            <w:tcW w:w="960" w:type="dxa"/>
            <w:noWrap/>
            <w:hideMark/>
          </w:tcPr>
          <w:p w14:paraId="72B4A917" w14:textId="2DC7D14C" w:rsidR="00B74FD2" w:rsidRPr="00B74FD2" w:rsidRDefault="00B74FD2" w:rsidP="00B74FD2">
            <w:pPr>
              <w:spacing w:line="240" w:lineRule="auto"/>
              <w:ind w:firstLine="0"/>
              <w:rPr>
                <w:bCs/>
              </w:rPr>
            </w:pPr>
            <w:r w:rsidRPr="0022169C">
              <w:t>5</w:t>
            </w:r>
          </w:p>
        </w:tc>
        <w:tc>
          <w:tcPr>
            <w:tcW w:w="1145" w:type="dxa"/>
            <w:noWrap/>
            <w:hideMark/>
          </w:tcPr>
          <w:p w14:paraId="17C7DB45" w14:textId="6F7E2E3A" w:rsidR="00B74FD2" w:rsidRPr="00B74FD2" w:rsidRDefault="00B74FD2" w:rsidP="00B74FD2">
            <w:pPr>
              <w:spacing w:line="240" w:lineRule="auto"/>
              <w:ind w:firstLine="0"/>
              <w:rPr>
                <w:bCs/>
              </w:rPr>
            </w:pPr>
            <w:r w:rsidRPr="0022169C">
              <w:t>0.0807</w:t>
            </w:r>
          </w:p>
        </w:tc>
        <w:tc>
          <w:tcPr>
            <w:tcW w:w="1340" w:type="dxa"/>
            <w:noWrap/>
            <w:hideMark/>
          </w:tcPr>
          <w:p w14:paraId="6933A42E" w14:textId="2BB757AA" w:rsidR="00B74FD2" w:rsidRPr="00B74FD2" w:rsidRDefault="00B74FD2" w:rsidP="00B74FD2">
            <w:pPr>
              <w:spacing w:line="240" w:lineRule="auto"/>
              <w:ind w:firstLine="0"/>
              <w:rPr>
                <w:bCs/>
              </w:rPr>
            </w:pPr>
            <w:r w:rsidRPr="0022169C">
              <w:t>0.0004</w:t>
            </w:r>
          </w:p>
        </w:tc>
        <w:tc>
          <w:tcPr>
            <w:tcW w:w="1072" w:type="dxa"/>
            <w:noWrap/>
            <w:hideMark/>
          </w:tcPr>
          <w:p w14:paraId="7D2E68CD" w14:textId="3D9EEBA1" w:rsidR="00B74FD2" w:rsidRPr="00B74FD2" w:rsidRDefault="00B74FD2" w:rsidP="00B74FD2">
            <w:pPr>
              <w:spacing w:line="240" w:lineRule="auto"/>
              <w:ind w:firstLine="0"/>
              <w:rPr>
                <w:bCs/>
              </w:rPr>
            </w:pPr>
            <w:r w:rsidRPr="0022169C">
              <w:t>0.0000</w:t>
            </w:r>
          </w:p>
        </w:tc>
        <w:tc>
          <w:tcPr>
            <w:tcW w:w="960" w:type="dxa"/>
            <w:noWrap/>
            <w:hideMark/>
          </w:tcPr>
          <w:p w14:paraId="7877767B" w14:textId="7C743982" w:rsidR="00B74FD2" w:rsidRPr="00B74FD2" w:rsidRDefault="00B74FD2" w:rsidP="00B74FD2">
            <w:pPr>
              <w:spacing w:line="240" w:lineRule="auto"/>
              <w:ind w:firstLine="0"/>
              <w:rPr>
                <w:bCs/>
              </w:rPr>
            </w:pPr>
            <w:r w:rsidRPr="0022169C">
              <w:t>NA</w:t>
            </w:r>
          </w:p>
        </w:tc>
        <w:tc>
          <w:tcPr>
            <w:tcW w:w="1438" w:type="dxa"/>
            <w:noWrap/>
            <w:hideMark/>
          </w:tcPr>
          <w:p w14:paraId="1A09502F" w14:textId="51B5FDD6" w:rsidR="00B74FD2" w:rsidRPr="00B74FD2" w:rsidRDefault="00B74FD2" w:rsidP="00B74FD2">
            <w:pPr>
              <w:spacing w:line="240" w:lineRule="auto"/>
              <w:ind w:firstLine="0"/>
              <w:rPr>
                <w:bCs/>
              </w:rPr>
            </w:pPr>
            <w:r w:rsidRPr="0022169C">
              <w:t>NA</w:t>
            </w:r>
          </w:p>
        </w:tc>
        <w:tc>
          <w:tcPr>
            <w:tcW w:w="960" w:type="dxa"/>
            <w:noWrap/>
            <w:hideMark/>
          </w:tcPr>
          <w:p w14:paraId="7255EC85" w14:textId="6A7F1B42" w:rsidR="00B74FD2" w:rsidRPr="00B74FD2" w:rsidRDefault="00B74FD2" w:rsidP="00B74FD2">
            <w:pPr>
              <w:spacing w:line="240" w:lineRule="auto"/>
              <w:ind w:firstLine="0"/>
              <w:rPr>
                <w:bCs/>
              </w:rPr>
            </w:pPr>
            <w:r w:rsidRPr="0022169C">
              <w:t>5.00</w:t>
            </w:r>
          </w:p>
        </w:tc>
        <w:tc>
          <w:tcPr>
            <w:tcW w:w="960" w:type="dxa"/>
            <w:noWrap/>
            <w:hideMark/>
          </w:tcPr>
          <w:p w14:paraId="655F952A" w14:textId="6F097F22" w:rsidR="00B74FD2" w:rsidRPr="00B74FD2" w:rsidRDefault="00B74FD2" w:rsidP="00B74FD2">
            <w:pPr>
              <w:spacing w:line="240" w:lineRule="auto"/>
              <w:ind w:firstLine="0"/>
              <w:rPr>
                <w:bCs/>
              </w:rPr>
            </w:pPr>
            <w:r w:rsidRPr="0022169C">
              <w:t>7718.42</w:t>
            </w:r>
          </w:p>
        </w:tc>
        <w:tc>
          <w:tcPr>
            <w:tcW w:w="1408" w:type="dxa"/>
            <w:noWrap/>
            <w:hideMark/>
          </w:tcPr>
          <w:p w14:paraId="1EEA46D9" w14:textId="12A1E694" w:rsidR="00B74FD2" w:rsidRPr="00B74FD2" w:rsidRDefault="00B74FD2" w:rsidP="00B74FD2">
            <w:pPr>
              <w:spacing w:line="240" w:lineRule="auto"/>
              <w:ind w:firstLine="0"/>
              <w:rPr>
                <w:bCs/>
              </w:rPr>
            </w:pPr>
            <w:r w:rsidRPr="0022169C">
              <w:t>-15426.83</w:t>
            </w:r>
          </w:p>
        </w:tc>
        <w:tc>
          <w:tcPr>
            <w:tcW w:w="850" w:type="dxa"/>
            <w:noWrap/>
            <w:hideMark/>
          </w:tcPr>
          <w:p w14:paraId="1CACBD77" w14:textId="697A6802" w:rsidR="00B74FD2" w:rsidRPr="00B74FD2" w:rsidRDefault="00B74FD2" w:rsidP="00B74FD2">
            <w:pPr>
              <w:spacing w:line="240" w:lineRule="auto"/>
              <w:ind w:firstLine="0"/>
              <w:rPr>
                <w:bCs/>
              </w:rPr>
            </w:pPr>
            <w:r w:rsidRPr="0022169C">
              <w:t>37.98</w:t>
            </w:r>
          </w:p>
        </w:tc>
        <w:tc>
          <w:tcPr>
            <w:tcW w:w="815" w:type="dxa"/>
            <w:noWrap/>
            <w:hideMark/>
          </w:tcPr>
          <w:p w14:paraId="29ED2E69" w14:textId="2CF7C540" w:rsidR="00B74FD2" w:rsidRPr="00B74FD2" w:rsidRDefault="00B74FD2" w:rsidP="00B74FD2">
            <w:pPr>
              <w:spacing w:line="240" w:lineRule="auto"/>
              <w:ind w:firstLine="0"/>
              <w:rPr>
                <w:bCs/>
              </w:rPr>
            </w:pPr>
            <w:r w:rsidRPr="0022169C">
              <w:t>0.00</w:t>
            </w:r>
          </w:p>
        </w:tc>
      </w:tr>
      <w:tr w:rsidR="00B74FD2" w:rsidRPr="00B74FD2" w14:paraId="3FA128FE" w14:textId="77777777" w:rsidTr="00B74FD2">
        <w:trPr>
          <w:trHeight w:val="300"/>
        </w:trPr>
        <w:tc>
          <w:tcPr>
            <w:tcW w:w="960" w:type="dxa"/>
            <w:noWrap/>
            <w:hideMark/>
          </w:tcPr>
          <w:p w14:paraId="09B401CD" w14:textId="7BECAA0D" w:rsidR="00B74FD2" w:rsidRPr="00B74FD2" w:rsidRDefault="00B74FD2" w:rsidP="00B74FD2">
            <w:pPr>
              <w:spacing w:line="240" w:lineRule="auto"/>
              <w:ind w:firstLine="0"/>
              <w:rPr>
                <w:bCs/>
              </w:rPr>
            </w:pPr>
            <w:r w:rsidRPr="0022169C">
              <w:t>4</w:t>
            </w:r>
          </w:p>
        </w:tc>
        <w:tc>
          <w:tcPr>
            <w:tcW w:w="1145" w:type="dxa"/>
            <w:noWrap/>
            <w:hideMark/>
          </w:tcPr>
          <w:p w14:paraId="59B5D336" w14:textId="03BE1B32" w:rsidR="00B74FD2" w:rsidRPr="00B74FD2" w:rsidRDefault="00B74FD2" w:rsidP="00B74FD2">
            <w:pPr>
              <w:spacing w:line="240" w:lineRule="auto"/>
              <w:ind w:firstLine="0"/>
              <w:rPr>
                <w:bCs/>
              </w:rPr>
            </w:pPr>
            <w:r w:rsidRPr="0022169C">
              <w:t>0.0907</w:t>
            </w:r>
          </w:p>
        </w:tc>
        <w:tc>
          <w:tcPr>
            <w:tcW w:w="1340" w:type="dxa"/>
            <w:noWrap/>
            <w:hideMark/>
          </w:tcPr>
          <w:p w14:paraId="2F74B23C" w14:textId="60ED79FF" w:rsidR="00B74FD2" w:rsidRPr="00B74FD2" w:rsidRDefault="00B74FD2" w:rsidP="00B74FD2">
            <w:pPr>
              <w:spacing w:line="240" w:lineRule="auto"/>
              <w:ind w:firstLine="0"/>
              <w:rPr>
                <w:bCs/>
              </w:rPr>
            </w:pPr>
            <w:r w:rsidRPr="0022169C">
              <w:t>NA</w:t>
            </w:r>
          </w:p>
        </w:tc>
        <w:tc>
          <w:tcPr>
            <w:tcW w:w="1072" w:type="dxa"/>
            <w:noWrap/>
            <w:hideMark/>
          </w:tcPr>
          <w:p w14:paraId="2AE665B0" w14:textId="4886A072" w:rsidR="00B74FD2" w:rsidRPr="00B74FD2" w:rsidRDefault="00B74FD2" w:rsidP="00B74FD2">
            <w:pPr>
              <w:spacing w:line="240" w:lineRule="auto"/>
              <w:ind w:firstLine="0"/>
              <w:rPr>
                <w:bCs/>
              </w:rPr>
            </w:pPr>
            <w:r w:rsidRPr="0022169C">
              <w:t>0.0000</w:t>
            </w:r>
          </w:p>
        </w:tc>
        <w:tc>
          <w:tcPr>
            <w:tcW w:w="960" w:type="dxa"/>
            <w:noWrap/>
            <w:hideMark/>
          </w:tcPr>
          <w:p w14:paraId="63D7EC20" w14:textId="1A3BB9B2" w:rsidR="00B74FD2" w:rsidRPr="00B74FD2" w:rsidRDefault="00B74FD2" w:rsidP="00B74FD2">
            <w:pPr>
              <w:spacing w:line="240" w:lineRule="auto"/>
              <w:ind w:firstLine="0"/>
              <w:rPr>
                <w:bCs/>
              </w:rPr>
            </w:pPr>
            <w:r w:rsidRPr="0022169C">
              <w:t>-0.0001</w:t>
            </w:r>
          </w:p>
        </w:tc>
        <w:tc>
          <w:tcPr>
            <w:tcW w:w="1438" w:type="dxa"/>
            <w:noWrap/>
            <w:hideMark/>
          </w:tcPr>
          <w:p w14:paraId="6D8A63A2" w14:textId="0A977B0B" w:rsidR="00B74FD2" w:rsidRPr="00B74FD2" w:rsidRDefault="00B74FD2" w:rsidP="00B74FD2">
            <w:pPr>
              <w:spacing w:line="240" w:lineRule="auto"/>
              <w:ind w:firstLine="0"/>
              <w:rPr>
                <w:bCs/>
              </w:rPr>
            </w:pPr>
            <w:r w:rsidRPr="0022169C">
              <w:t>NA</w:t>
            </w:r>
          </w:p>
        </w:tc>
        <w:tc>
          <w:tcPr>
            <w:tcW w:w="960" w:type="dxa"/>
            <w:noWrap/>
            <w:hideMark/>
          </w:tcPr>
          <w:p w14:paraId="711D4026" w14:textId="7D18E0B1" w:rsidR="00B74FD2" w:rsidRPr="00B74FD2" w:rsidRDefault="00B74FD2" w:rsidP="00B74FD2">
            <w:pPr>
              <w:spacing w:line="240" w:lineRule="auto"/>
              <w:ind w:firstLine="0"/>
              <w:rPr>
                <w:bCs/>
              </w:rPr>
            </w:pPr>
            <w:r w:rsidRPr="0022169C">
              <w:t>5.00</w:t>
            </w:r>
          </w:p>
        </w:tc>
        <w:tc>
          <w:tcPr>
            <w:tcW w:w="960" w:type="dxa"/>
            <w:noWrap/>
            <w:hideMark/>
          </w:tcPr>
          <w:p w14:paraId="0A32ED37" w14:textId="0ABB0676" w:rsidR="00B74FD2" w:rsidRPr="00B74FD2" w:rsidRDefault="00B74FD2" w:rsidP="00B74FD2">
            <w:pPr>
              <w:spacing w:line="240" w:lineRule="auto"/>
              <w:ind w:firstLine="0"/>
              <w:rPr>
                <w:bCs/>
              </w:rPr>
            </w:pPr>
            <w:r w:rsidRPr="0022169C">
              <w:t>7716.81</w:t>
            </w:r>
          </w:p>
        </w:tc>
        <w:tc>
          <w:tcPr>
            <w:tcW w:w="1408" w:type="dxa"/>
            <w:noWrap/>
            <w:hideMark/>
          </w:tcPr>
          <w:p w14:paraId="5EC310C0" w14:textId="71ECB207" w:rsidR="00B74FD2" w:rsidRPr="00B74FD2" w:rsidRDefault="00B74FD2" w:rsidP="00B74FD2">
            <w:pPr>
              <w:spacing w:line="240" w:lineRule="auto"/>
              <w:ind w:firstLine="0"/>
              <w:rPr>
                <w:bCs/>
              </w:rPr>
            </w:pPr>
            <w:r w:rsidRPr="0022169C">
              <w:t>-15423.61</w:t>
            </w:r>
          </w:p>
        </w:tc>
        <w:tc>
          <w:tcPr>
            <w:tcW w:w="850" w:type="dxa"/>
            <w:noWrap/>
            <w:hideMark/>
          </w:tcPr>
          <w:p w14:paraId="7C66714F" w14:textId="0156DCB7" w:rsidR="00B74FD2" w:rsidRPr="00B74FD2" w:rsidRDefault="00B74FD2" w:rsidP="00B74FD2">
            <w:pPr>
              <w:spacing w:line="240" w:lineRule="auto"/>
              <w:ind w:firstLine="0"/>
              <w:rPr>
                <w:bCs/>
              </w:rPr>
            </w:pPr>
            <w:r w:rsidRPr="0022169C">
              <w:t>41.19</w:t>
            </w:r>
          </w:p>
        </w:tc>
        <w:tc>
          <w:tcPr>
            <w:tcW w:w="815" w:type="dxa"/>
            <w:noWrap/>
            <w:hideMark/>
          </w:tcPr>
          <w:p w14:paraId="0115E28F" w14:textId="3E766DC1" w:rsidR="00B74FD2" w:rsidRPr="00B74FD2" w:rsidRDefault="00B74FD2" w:rsidP="00B74FD2">
            <w:pPr>
              <w:spacing w:line="240" w:lineRule="auto"/>
              <w:ind w:firstLine="0"/>
              <w:rPr>
                <w:bCs/>
              </w:rPr>
            </w:pPr>
            <w:r w:rsidRPr="0022169C">
              <w:t>0.00</w:t>
            </w:r>
          </w:p>
        </w:tc>
      </w:tr>
      <w:tr w:rsidR="00B74FD2" w:rsidRPr="00B74FD2" w14:paraId="54075A30" w14:textId="77777777" w:rsidTr="00B74FD2">
        <w:trPr>
          <w:trHeight w:val="300"/>
        </w:trPr>
        <w:tc>
          <w:tcPr>
            <w:tcW w:w="960" w:type="dxa"/>
            <w:noWrap/>
            <w:hideMark/>
          </w:tcPr>
          <w:p w14:paraId="24AE7616" w14:textId="7AFEF211" w:rsidR="00B74FD2" w:rsidRPr="00B74FD2" w:rsidRDefault="00B74FD2" w:rsidP="00B74FD2">
            <w:pPr>
              <w:spacing w:line="240" w:lineRule="auto"/>
              <w:ind w:firstLine="0"/>
              <w:rPr>
                <w:bCs/>
              </w:rPr>
            </w:pPr>
            <w:r w:rsidRPr="0022169C">
              <w:t>2</w:t>
            </w:r>
          </w:p>
        </w:tc>
        <w:tc>
          <w:tcPr>
            <w:tcW w:w="1145" w:type="dxa"/>
            <w:noWrap/>
            <w:hideMark/>
          </w:tcPr>
          <w:p w14:paraId="53F4F8D1" w14:textId="14909952" w:rsidR="00B74FD2" w:rsidRPr="00B74FD2" w:rsidRDefault="00B74FD2" w:rsidP="00B74FD2">
            <w:pPr>
              <w:spacing w:line="240" w:lineRule="auto"/>
              <w:ind w:firstLine="0"/>
              <w:rPr>
                <w:bCs/>
              </w:rPr>
            </w:pPr>
            <w:r w:rsidRPr="0022169C">
              <w:t>0.0816</w:t>
            </w:r>
          </w:p>
        </w:tc>
        <w:tc>
          <w:tcPr>
            <w:tcW w:w="1340" w:type="dxa"/>
            <w:noWrap/>
            <w:hideMark/>
          </w:tcPr>
          <w:p w14:paraId="77FA470F" w14:textId="365B6AB2" w:rsidR="00B74FD2" w:rsidRPr="00B74FD2" w:rsidRDefault="00B74FD2" w:rsidP="00B74FD2">
            <w:pPr>
              <w:spacing w:line="240" w:lineRule="auto"/>
              <w:ind w:firstLine="0"/>
              <w:rPr>
                <w:bCs/>
              </w:rPr>
            </w:pPr>
            <w:r w:rsidRPr="0022169C">
              <w:t>0.0004</w:t>
            </w:r>
          </w:p>
        </w:tc>
        <w:tc>
          <w:tcPr>
            <w:tcW w:w="1072" w:type="dxa"/>
            <w:noWrap/>
            <w:hideMark/>
          </w:tcPr>
          <w:p w14:paraId="5785022F" w14:textId="150F4991" w:rsidR="00B74FD2" w:rsidRPr="00B74FD2" w:rsidRDefault="00B74FD2" w:rsidP="00B74FD2">
            <w:pPr>
              <w:spacing w:line="240" w:lineRule="auto"/>
              <w:ind w:firstLine="0"/>
              <w:rPr>
                <w:bCs/>
              </w:rPr>
            </w:pPr>
            <w:r w:rsidRPr="0022169C">
              <w:t>0.0000</w:t>
            </w:r>
          </w:p>
        </w:tc>
        <w:tc>
          <w:tcPr>
            <w:tcW w:w="960" w:type="dxa"/>
            <w:noWrap/>
            <w:hideMark/>
          </w:tcPr>
          <w:p w14:paraId="24B1A8F5" w14:textId="5E57939C" w:rsidR="00B74FD2" w:rsidRPr="00B74FD2" w:rsidRDefault="00B74FD2" w:rsidP="00B74FD2">
            <w:pPr>
              <w:spacing w:line="240" w:lineRule="auto"/>
              <w:ind w:firstLine="0"/>
              <w:rPr>
                <w:bCs/>
              </w:rPr>
            </w:pPr>
            <w:r w:rsidRPr="0022169C">
              <w:t>-0.0001</w:t>
            </w:r>
          </w:p>
        </w:tc>
        <w:tc>
          <w:tcPr>
            <w:tcW w:w="1438" w:type="dxa"/>
            <w:noWrap/>
            <w:hideMark/>
          </w:tcPr>
          <w:p w14:paraId="4EAB7759" w14:textId="43454130" w:rsidR="00B74FD2" w:rsidRPr="00B74FD2" w:rsidRDefault="00B74FD2" w:rsidP="00B74FD2">
            <w:pPr>
              <w:spacing w:line="240" w:lineRule="auto"/>
              <w:ind w:firstLine="0"/>
              <w:rPr>
                <w:bCs/>
              </w:rPr>
            </w:pPr>
            <w:r w:rsidRPr="0022169C">
              <w:t>NA</w:t>
            </w:r>
          </w:p>
        </w:tc>
        <w:tc>
          <w:tcPr>
            <w:tcW w:w="960" w:type="dxa"/>
            <w:noWrap/>
            <w:hideMark/>
          </w:tcPr>
          <w:p w14:paraId="230E81F4" w14:textId="5BB7C4F7" w:rsidR="00B74FD2" w:rsidRPr="00B74FD2" w:rsidRDefault="00B74FD2" w:rsidP="00B74FD2">
            <w:pPr>
              <w:spacing w:line="240" w:lineRule="auto"/>
              <w:ind w:firstLine="0"/>
              <w:rPr>
                <w:bCs/>
              </w:rPr>
            </w:pPr>
            <w:r w:rsidRPr="0022169C">
              <w:t>6.00</w:t>
            </w:r>
          </w:p>
        </w:tc>
        <w:tc>
          <w:tcPr>
            <w:tcW w:w="960" w:type="dxa"/>
            <w:noWrap/>
            <w:hideMark/>
          </w:tcPr>
          <w:p w14:paraId="7E9C2156" w14:textId="4F4CD13A" w:rsidR="00B74FD2" w:rsidRPr="00B74FD2" w:rsidRDefault="00B74FD2" w:rsidP="00B74FD2">
            <w:pPr>
              <w:spacing w:line="240" w:lineRule="auto"/>
              <w:ind w:firstLine="0"/>
              <w:rPr>
                <w:bCs/>
              </w:rPr>
            </w:pPr>
            <w:r w:rsidRPr="0022169C">
              <w:t>7710.30</w:t>
            </w:r>
          </w:p>
        </w:tc>
        <w:tc>
          <w:tcPr>
            <w:tcW w:w="1408" w:type="dxa"/>
            <w:noWrap/>
            <w:hideMark/>
          </w:tcPr>
          <w:p w14:paraId="46B7ED2F" w14:textId="0CDCBA2A" w:rsidR="00B74FD2" w:rsidRPr="00B74FD2" w:rsidRDefault="00B74FD2" w:rsidP="00B74FD2">
            <w:pPr>
              <w:spacing w:line="240" w:lineRule="auto"/>
              <w:ind w:firstLine="0"/>
              <w:rPr>
                <w:bCs/>
              </w:rPr>
            </w:pPr>
            <w:r w:rsidRPr="0022169C">
              <w:t>-15408.58</w:t>
            </w:r>
          </w:p>
        </w:tc>
        <w:tc>
          <w:tcPr>
            <w:tcW w:w="850" w:type="dxa"/>
            <w:noWrap/>
            <w:hideMark/>
          </w:tcPr>
          <w:p w14:paraId="1912F12E" w14:textId="1968B6B1" w:rsidR="00B74FD2" w:rsidRPr="00B74FD2" w:rsidRDefault="00B74FD2" w:rsidP="00B74FD2">
            <w:pPr>
              <w:spacing w:line="240" w:lineRule="auto"/>
              <w:ind w:firstLine="0"/>
              <w:rPr>
                <w:bCs/>
              </w:rPr>
            </w:pPr>
            <w:r w:rsidRPr="0022169C">
              <w:t>56.23</w:t>
            </w:r>
          </w:p>
        </w:tc>
        <w:tc>
          <w:tcPr>
            <w:tcW w:w="815" w:type="dxa"/>
            <w:noWrap/>
            <w:hideMark/>
          </w:tcPr>
          <w:p w14:paraId="06BB21AB" w14:textId="5A3553C5" w:rsidR="00B74FD2" w:rsidRPr="00B74FD2" w:rsidRDefault="00B74FD2" w:rsidP="00B74FD2">
            <w:pPr>
              <w:spacing w:line="240" w:lineRule="auto"/>
              <w:ind w:firstLine="0"/>
              <w:rPr>
                <w:bCs/>
              </w:rPr>
            </w:pPr>
            <w:r w:rsidRPr="0022169C">
              <w:t>0.00</w:t>
            </w:r>
          </w:p>
        </w:tc>
      </w:tr>
      <w:tr w:rsidR="00B74FD2" w:rsidRPr="00B74FD2" w14:paraId="28947991" w14:textId="77777777" w:rsidTr="00B74FD2">
        <w:trPr>
          <w:trHeight w:val="300"/>
        </w:trPr>
        <w:tc>
          <w:tcPr>
            <w:tcW w:w="960" w:type="dxa"/>
            <w:noWrap/>
            <w:hideMark/>
          </w:tcPr>
          <w:p w14:paraId="391BBEB3" w14:textId="63610E36" w:rsidR="00B74FD2" w:rsidRPr="00B74FD2" w:rsidRDefault="00B74FD2" w:rsidP="00B74FD2">
            <w:pPr>
              <w:spacing w:line="240" w:lineRule="auto"/>
              <w:ind w:firstLine="0"/>
              <w:rPr>
                <w:bCs/>
              </w:rPr>
            </w:pPr>
            <w:r w:rsidRPr="0022169C">
              <w:t>1</w:t>
            </w:r>
          </w:p>
        </w:tc>
        <w:tc>
          <w:tcPr>
            <w:tcW w:w="1145" w:type="dxa"/>
            <w:noWrap/>
            <w:hideMark/>
          </w:tcPr>
          <w:p w14:paraId="786FBC01" w14:textId="2DE1A6FD" w:rsidR="00B74FD2" w:rsidRPr="00B74FD2" w:rsidRDefault="00B74FD2" w:rsidP="00B74FD2">
            <w:pPr>
              <w:spacing w:line="240" w:lineRule="auto"/>
              <w:ind w:firstLine="0"/>
              <w:rPr>
                <w:bCs/>
              </w:rPr>
            </w:pPr>
            <w:r w:rsidRPr="0022169C">
              <w:t>0.0800</w:t>
            </w:r>
          </w:p>
        </w:tc>
        <w:tc>
          <w:tcPr>
            <w:tcW w:w="1340" w:type="dxa"/>
            <w:noWrap/>
            <w:hideMark/>
          </w:tcPr>
          <w:p w14:paraId="718C708A" w14:textId="7A5A660B" w:rsidR="00B74FD2" w:rsidRPr="00B74FD2" w:rsidRDefault="00B74FD2" w:rsidP="00B74FD2">
            <w:pPr>
              <w:spacing w:line="240" w:lineRule="auto"/>
              <w:ind w:firstLine="0"/>
              <w:rPr>
                <w:bCs/>
              </w:rPr>
            </w:pPr>
            <w:r w:rsidRPr="0022169C">
              <w:t>0.0004</w:t>
            </w:r>
          </w:p>
        </w:tc>
        <w:tc>
          <w:tcPr>
            <w:tcW w:w="1072" w:type="dxa"/>
            <w:noWrap/>
            <w:hideMark/>
          </w:tcPr>
          <w:p w14:paraId="33C659D7" w14:textId="03DA1FB6" w:rsidR="00B74FD2" w:rsidRPr="00B74FD2" w:rsidRDefault="00B74FD2" w:rsidP="00B74FD2">
            <w:pPr>
              <w:spacing w:line="240" w:lineRule="auto"/>
              <w:ind w:firstLine="0"/>
              <w:rPr>
                <w:bCs/>
              </w:rPr>
            </w:pPr>
            <w:r w:rsidRPr="0022169C">
              <w:t>0.0000</w:t>
            </w:r>
          </w:p>
        </w:tc>
        <w:tc>
          <w:tcPr>
            <w:tcW w:w="960" w:type="dxa"/>
            <w:noWrap/>
            <w:hideMark/>
          </w:tcPr>
          <w:p w14:paraId="5B7162BF" w14:textId="15F2B9D8" w:rsidR="00B74FD2" w:rsidRPr="00B74FD2" w:rsidRDefault="00B74FD2" w:rsidP="00B74FD2">
            <w:pPr>
              <w:spacing w:line="240" w:lineRule="auto"/>
              <w:ind w:firstLine="0"/>
              <w:rPr>
                <w:bCs/>
              </w:rPr>
            </w:pPr>
            <w:r w:rsidRPr="0022169C">
              <w:t>0.0007</w:t>
            </w:r>
          </w:p>
        </w:tc>
        <w:tc>
          <w:tcPr>
            <w:tcW w:w="1438" w:type="dxa"/>
            <w:noWrap/>
            <w:hideMark/>
          </w:tcPr>
          <w:p w14:paraId="27E62AD4" w14:textId="227D69B9" w:rsidR="00B74FD2" w:rsidRPr="00B74FD2" w:rsidRDefault="00B74FD2" w:rsidP="00B74FD2">
            <w:pPr>
              <w:spacing w:line="240" w:lineRule="auto"/>
              <w:ind w:firstLine="0"/>
              <w:rPr>
                <w:bCs/>
              </w:rPr>
            </w:pPr>
            <w:r w:rsidRPr="0022169C">
              <w:t>0.0000</w:t>
            </w:r>
          </w:p>
        </w:tc>
        <w:tc>
          <w:tcPr>
            <w:tcW w:w="960" w:type="dxa"/>
            <w:noWrap/>
            <w:hideMark/>
          </w:tcPr>
          <w:p w14:paraId="4405E101" w14:textId="7DC056E0" w:rsidR="00B74FD2" w:rsidRPr="00B74FD2" w:rsidRDefault="00B74FD2" w:rsidP="00B74FD2">
            <w:pPr>
              <w:spacing w:line="240" w:lineRule="auto"/>
              <w:ind w:firstLine="0"/>
              <w:rPr>
                <w:bCs/>
              </w:rPr>
            </w:pPr>
            <w:r w:rsidRPr="0022169C">
              <w:t>7.00</w:t>
            </w:r>
          </w:p>
        </w:tc>
        <w:tc>
          <w:tcPr>
            <w:tcW w:w="960" w:type="dxa"/>
            <w:noWrap/>
            <w:hideMark/>
          </w:tcPr>
          <w:p w14:paraId="3095C2F9" w14:textId="4BA7A068" w:rsidR="00B74FD2" w:rsidRPr="00B74FD2" w:rsidRDefault="00B74FD2" w:rsidP="00B74FD2">
            <w:pPr>
              <w:spacing w:line="240" w:lineRule="auto"/>
              <w:ind w:firstLine="0"/>
              <w:rPr>
                <w:bCs/>
              </w:rPr>
            </w:pPr>
            <w:r w:rsidRPr="0022169C">
              <w:t>7701.52</w:t>
            </w:r>
          </w:p>
        </w:tc>
        <w:tc>
          <w:tcPr>
            <w:tcW w:w="1408" w:type="dxa"/>
            <w:noWrap/>
            <w:hideMark/>
          </w:tcPr>
          <w:p w14:paraId="7C659B9A" w14:textId="35702FC5" w:rsidR="00B74FD2" w:rsidRPr="00B74FD2" w:rsidRDefault="00B74FD2" w:rsidP="00B74FD2">
            <w:pPr>
              <w:spacing w:line="240" w:lineRule="auto"/>
              <w:ind w:firstLine="0"/>
              <w:rPr>
                <w:bCs/>
              </w:rPr>
            </w:pPr>
            <w:r w:rsidRPr="0022169C">
              <w:t>-15389.01</w:t>
            </w:r>
          </w:p>
        </w:tc>
        <w:tc>
          <w:tcPr>
            <w:tcW w:w="850" w:type="dxa"/>
            <w:noWrap/>
            <w:hideMark/>
          </w:tcPr>
          <w:p w14:paraId="610F5848" w14:textId="1B321F2A" w:rsidR="00B74FD2" w:rsidRPr="00B74FD2" w:rsidRDefault="00B74FD2" w:rsidP="00B74FD2">
            <w:pPr>
              <w:spacing w:line="240" w:lineRule="auto"/>
              <w:ind w:firstLine="0"/>
              <w:rPr>
                <w:bCs/>
              </w:rPr>
            </w:pPr>
            <w:r w:rsidRPr="0022169C">
              <w:t>75.79</w:t>
            </w:r>
          </w:p>
        </w:tc>
        <w:tc>
          <w:tcPr>
            <w:tcW w:w="815" w:type="dxa"/>
            <w:noWrap/>
            <w:hideMark/>
          </w:tcPr>
          <w:p w14:paraId="24BAAD3B" w14:textId="41288223" w:rsidR="00B74FD2" w:rsidRPr="00B74FD2" w:rsidRDefault="00B74FD2" w:rsidP="00B74FD2">
            <w:pPr>
              <w:spacing w:line="240" w:lineRule="auto"/>
              <w:ind w:firstLine="0"/>
              <w:rPr>
                <w:bCs/>
              </w:rPr>
            </w:pPr>
            <w:r w:rsidRPr="0022169C">
              <w:t>0.00</w:t>
            </w:r>
          </w:p>
        </w:tc>
      </w:tr>
    </w:tbl>
    <w:p w14:paraId="5ADF43E2" w14:textId="77777777" w:rsidR="00B74FD2" w:rsidRDefault="00B74FD2">
      <w:pPr>
        <w:spacing w:line="240" w:lineRule="auto"/>
        <w:ind w:firstLine="0"/>
        <w:rPr>
          <w:b/>
          <w:bCs/>
        </w:rPr>
      </w:pPr>
    </w:p>
    <w:tbl>
      <w:tblPr>
        <w:tblStyle w:val="TableGrid"/>
        <w:tblW w:w="0" w:type="auto"/>
        <w:tblInd w:w="93" w:type="dxa"/>
        <w:tblLook w:val="04A0" w:firstRow="1" w:lastRow="0" w:firstColumn="1" w:lastColumn="0" w:noHBand="0" w:noVBand="1"/>
      </w:tblPr>
      <w:tblGrid>
        <w:gridCol w:w="765"/>
        <w:gridCol w:w="1168"/>
        <w:gridCol w:w="1336"/>
        <w:gridCol w:w="1221"/>
        <w:gridCol w:w="1275"/>
        <w:gridCol w:w="1275"/>
        <w:gridCol w:w="1381"/>
        <w:gridCol w:w="1328"/>
        <w:gridCol w:w="1555"/>
        <w:gridCol w:w="1555"/>
        <w:gridCol w:w="1555"/>
      </w:tblGrid>
      <w:tr w:rsidR="005740EF" w:rsidRPr="00B74FD2" w14:paraId="341ABC96" w14:textId="77777777" w:rsidTr="0052007D">
        <w:trPr>
          <w:trHeight w:val="300"/>
        </w:trPr>
        <w:tc>
          <w:tcPr>
            <w:tcW w:w="14414" w:type="dxa"/>
            <w:gridSpan w:val="11"/>
            <w:tcBorders>
              <w:top w:val="single" w:sz="8" w:space="0" w:color="FFFFFF" w:themeColor="background1"/>
              <w:left w:val="single" w:sz="8" w:space="0" w:color="FFFFFF" w:themeColor="background1"/>
              <w:right w:val="single" w:sz="8" w:space="0" w:color="FFFFFF" w:themeColor="background1"/>
            </w:tcBorders>
            <w:noWrap/>
          </w:tcPr>
          <w:p w14:paraId="679401ED" w14:textId="0B4EC909" w:rsidR="005740EF" w:rsidRPr="00B74FD2" w:rsidRDefault="005740EF" w:rsidP="009E4774">
            <w:pPr>
              <w:spacing w:line="240" w:lineRule="auto"/>
              <w:ind w:firstLine="0"/>
              <w:rPr>
                <w:bCs/>
              </w:rPr>
            </w:pPr>
            <w:r>
              <w:rPr>
                <w:bCs/>
              </w:rPr>
              <w:t>Table S9e: Model selection for the night period</w:t>
            </w:r>
          </w:p>
        </w:tc>
      </w:tr>
      <w:tr w:rsidR="005C4142" w:rsidRPr="00B74FD2" w14:paraId="3F01DFD4" w14:textId="77777777" w:rsidTr="005C4142">
        <w:trPr>
          <w:trHeight w:val="300"/>
        </w:trPr>
        <w:tc>
          <w:tcPr>
            <w:tcW w:w="766" w:type="dxa"/>
            <w:noWrap/>
            <w:hideMark/>
          </w:tcPr>
          <w:p w14:paraId="00C19805" w14:textId="228B593E" w:rsidR="0052007D" w:rsidRPr="00D53C4E" w:rsidRDefault="0052007D" w:rsidP="0052007D">
            <w:pPr>
              <w:spacing w:line="240" w:lineRule="auto"/>
              <w:ind w:firstLine="0"/>
              <w:rPr>
                <w:bCs/>
                <w:lang w:val="en-GB"/>
              </w:rPr>
            </w:pPr>
          </w:p>
        </w:tc>
        <w:tc>
          <w:tcPr>
            <w:tcW w:w="1170" w:type="dxa"/>
            <w:noWrap/>
            <w:hideMark/>
          </w:tcPr>
          <w:p w14:paraId="1DF19CE9" w14:textId="196740A5" w:rsidR="0052007D" w:rsidRPr="00B74FD2" w:rsidRDefault="0052007D" w:rsidP="0052007D">
            <w:pPr>
              <w:spacing w:line="240" w:lineRule="auto"/>
              <w:ind w:firstLine="0"/>
              <w:rPr>
                <w:bCs/>
              </w:rPr>
            </w:pPr>
            <w:r>
              <w:rPr>
                <w:bCs/>
              </w:rPr>
              <w:t>Intercept</w:t>
            </w:r>
          </w:p>
        </w:tc>
        <w:tc>
          <w:tcPr>
            <w:tcW w:w="1298" w:type="dxa"/>
            <w:noWrap/>
            <w:hideMark/>
          </w:tcPr>
          <w:p w14:paraId="591D46C0" w14:textId="767BE244" w:rsidR="0052007D" w:rsidRPr="00B74FD2" w:rsidRDefault="0052007D" w:rsidP="0052007D">
            <w:pPr>
              <w:spacing w:line="240" w:lineRule="auto"/>
              <w:ind w:firstLine="0"/>
              <w:rPr>
                <w:bCs/>
              </w:rPr>
            </w:pPr>
            <w:r>
              <w:rPr>
                <w:bCs/>
              </w:rPr>
              <w:t>Temperature</w:t>
            </w:r>
          </w:p>
        </w:tc>
        <w:tc>
          <w:tcPr>
            <w:tcW w:w="1225" w:type="dxa"/>
            <w:noWrap/>
            <w:hideMark/>
          </w:tcPr>
          <w:p w14:paraId="53300A41" w14:textId="11C6AB64" w:rsidR="0052007D" w:rsidRPr="00B74FD2" w:rsidRDefault="0052007D" w:rsidP="0052007D">
            <w:pPr>
              <w:spacing w:line="240" w:lineRule="auto"/>
              <w:ind w:firstLine="0"/>
              <w:rPr>
                <w:bCs/>
              </w:rPr>
            </w:pPr>
            <w:r>
              <w:t>Moonlight</w:t>
            </w:r>
          </w:p>
        </w:tc>
        <w:tc>
          <w:tcPr>
            <w:tcW w:w="1279" w:type="dxa"/>
            <w:noWrap/>
            <w:hideMark/>
          </w:tcPr>
          <w:p w14:paraId="75064151" w14:textId="40EA7C59" w:rsidR="0052007D" w:rsidRPr="00B74FD2" w:rsidRDefault="0052007D" w:rsidP="0052007D">
            <w:pPr>
              <w:spacing w:line="240" w:lineRule="auto"/>
              <w:ind w:firstLine="0"/>
              <w:rPr>
                <w:bCs/>
              </w:rPr>
            </w:pPr>
            <w:r>
              <w:rPr>
                <w:bCs/>
              </w:rPr>
              <w:t>Rainfall</w:t>
            </w:r>
          </w:p>
        </w:tc>
        <w:tc>
          <w:tcPr>
            <w:tcW w:w="1279" w:type="dxa"/>
            <w:noWrap/>
            <w:hideMark/>
          </w:tcPr>
          <w:p w14:paraId="0C04BB3D" w14:textId="715B2A46" w:rsidR="0052007D" w:rsidRPr="00B74FD2" w:rsidRDefault="0052007D" w:rsidP="0052007D">
            <w:pPr>
              <w:spacing w:line="240" w:lineRule="auto"/>
              <w:ind w:firstLine="0"/>
              <w:rPr>
                <w:bCs/>
              </w:rPr>
            </w:pPr>
            <w:r>
              <w:rPr>
                <w:bCs/>
              </w:rPr>
              <w:t>Temp:Rain</w:t>
            </w:r>
          </w:p>
        </w:tc>
        <w:tc>
          <w:tcPr>
            <w:tcW w:w="1385" w:type="dxa"/>
            <w:noWrap/>
            <w:hideMark/>
          </w:tcPr>
          <w:p w14:paraId="2C8FBB8C" w14:textId="112B1A1F" w:rsidR="0052007D" w:rsidRPr="00B74FD2" w:rsidRDefault="0052007D" w:rsidP="0052007D">
            <w:pPr>
              <w:spacing w:line="240" w:lineRule="auto"/>
              <w:ind w:firstLine="0"/>
              <w:rPr>
                <w:bCs/>
              </w:rPr>
            </w:pPr>
            <w:r w:rsidRPr="00671662">
              <w:rPr>
                <w:bCs/>
              </w:rPr>
              <w:t>df</w:t>
            </w:r>
          </w:p>
        </w:tc>
        <w:tc>
          <w:tcPr>
            <w:tcW w:w="1332" w:type="dxa"/>
            <w:noWrap/>
            <w:hideMark/>
          </w:tcPr>
          <w:p w14:paraId="211AC007" w14:textId="398F03CD" w:rsidR="0052007D" w:rsidRPr="00B74FD2" w:rsidRDefault="0052007D" w:rsidP="0052007D">
            <w:pPr>
              <w:spacing w:line="240" w:lineRule="auto"/>
              <w:ind w:firstLine="0"/>
              <w:rPr>
                <w:bCs/>
              </w:rPr>
            </w:pPr>
            <w:r w:rsidRPr="00671662">
              <w:rPr>
                <w:bCs/>
              </w:rPr>
              <w:t>logLik</w:t>
            </w:r>
          </w:p>
        </w:tc>
        <w:tc>
          <w:tcPr>
            <w:tcW w:w="1560" w:type="dxa"/>
            <w:noWrap/>
            <w:hideMark/>
          </w:tcPr>
          <w:p w14:paraId="1A45A20A" w14:textId="76DC7F6D" w:rsidR="0052007D" w:rsidRPr="00B74FD2" w:rsidRDefault="0052007D" w:rsidP="0052007D">
            <w:pPr>
              <w:spacing w:line="240" w:lineRule="auto"/>
              <w:ind w:firstLine="0"/>
              <w:rPr>
                <w:bCs/>
              </w:rPr>
            </w:pPr>
            <w:r w:rsidRPr="00671662">
              <w:rPr>
                <w:bCs/>
              </w:rPr>
              <w:t>AICc</w:t>
            </w:r>
          </w:p>
        </w:tc>
        <w:tc>
          <w:tcPr>
            <w:tcW w:w="1560" w:type="dxa"/>
            <w:noWrap/>
            <w:hideMark/>
          </w:tcPr>
          <w:p w14:paraId="7C6616C5" w14:textId="2E093A26" w:rsidR="0052007D" w:rsidRPr="00B74FD2" w:rsidRDefault="0052007D" w:rsidP="0052007D">
            <w:pPr>
              <w:spacing w:line="240" w:lineRule="auto"/>
              <w:ind w:firstLine="0"/>
              <w:rPr>
                <w:bCs/>
              </w:rPr>
            </w:pPr>
            <w:r w:rsidRPr="00671662">
              <w:rPr>
                <w:bCs/>
              </w:rPr>
              <w:t>delta</w:t>
            </w:r>
          </w:p>
        </w:tc>
        <w:tc>
          <w:tcPr>
            <w:tcW w:w="1560" w:type="dxa"/>
            <w:noWrap/>
            <w:hideMark/>
          </w:tcPr>
          <w:p w14:paraId="73848C28" w14:textId="6A305028" w:rsidR="0052007D" w:rsidRPr="00B74FD2" w:rsidRDefault="0052007D" w:rsidP="0052007D">
            <w:pPr>
              <w:spacing w:line="240" w:lineRule="auto"/>
              <w:ind w:firstLine="0"/>
              <w:rPr>
                <w:bCs/>
              </w:rPr>
            </w:pPr>
            <w:r w:rsidRPr="00671662">
              <w:rPr>
                <w:bCs/>
              </w:rPr>
              <w:t>weight</w:t>
            </w:r>
          </w:p>
        </w:tc>
      </w:tr>
      <w:tr w:rsidR="005C4142" w:rsidRPr="00B74FD2" w14:paraId="62B3B834" w14:textId="77777777" w:rsidTr="005C4142">
        <w:trPr>
          <w:trHeight w:val="300"/>
        </w:trPr>
        <w:tc>
          <w:tcPr>
            <w:tcW w:w="766" w:type="dxa"/>
            <w:noWrap/>
            <w:hideMark/>
          </w:tcPr>
          <w:p w14:paraId="45F4A740" w14:textId="1EBB7587" w:rsidR="005C4142" w:rsidRPr="00B74FD2" w:rsidRDefault="005C4142" w:rsidP="005C4142">
            <w:pPr>
              <w:spacing w:line="240" w:lineRule="auto"/>
              <w:ind w:firstLine="0"/>
              <w:rPr>
                <w:bCs/>
              </w:rPr>
            </w:pPr>
            <w:r w:rsidRPr="00E052BB">
              <w:t>9</w:t>
            </w:r>
          </w:p>
        </w:tc>
        <w:tc>
          <w:tcPr>
            <w:tcW w:w="1170" w:type="dxa"/>
            <w:noWrap/>
            <w:hideMark/>
          </w:tcPr>
          <w:p w14:paraId="55C116EB" w14:textId="4AF2D340" w:rsidR="005C4142" w:rsidRPr="00B74FD2" w:rsidRDefault="005C4142" w:rsidP="005C4142">
            <w:pPr>
              <w:spacing w:line="240" w:lineRule="auto"/>
              <w:ind w:firstLine="0"/>
              <w:rPr>
                <w:bCs/>
              </w:rPr>
            </w:pPr>
            <w:r w:rsidRPr="00E052BB">
              <w:t>0.058</w:t>
            </w:r>
            <w:r>
              <w:t>3</w:t>
            </w:r>
          </w:p>
        </w:tc>
        <w:tc>
          <w:tcPr>
            <w:tcW w:w="1298" w:type="dxa"/>
            <w:noWrap/>
            <w:hideMark/>
          </w:tcPr>
          <w:p w14:paraId="6B9918F3" w14:textId="61E3347F" w:rsidR="005C4142" w:rsidRPr="00B74FD2" w:rsidRDefault="005C4142" w:rsidP="005C4142">
            <w:pPr>
              <w:spacing w:line="240" w:lineRule="auto"/>
              <w:ind w:firstLine="0"/>
              <w:rPr>
                <w:bCs/>
              </w:rPr>
            </w:pPr>
            <w:r w:rsidRPr="00E052BB">
              <w:t>NA</w:t>
            </w:r>
          </w:p>
        </w:tc>
        <w:tc>
          <w:tcPr>
            <w:tcW w:w="1225" w:type="dxa"/>
            <w:noWrap/>
            <w:hideMark/>
          </w:tcPr>
          <w:p w14:paraId="6B5F0B79" w14:textId="177EA7C7" w:rsidR="005C4142" w:rsidRPr="00B74FD2" w:rsidRDefault="005C4142" w:rsidP="005C4142">
            <w:pPr>
              <w:spacing w:line="240" w:lineRule="auto"/>
              <w:ind w:firstLine="0"/>
              <w:rPr>
                <w:bCs/>
              </w:rPr>
            </w:pPr>
            <w:r w:rsidRPr="00E052BB">
              <w:t>NA</w:t>
            </w:r>
          </w:p>
        </w:tc>
        <w:tc>
          <w:tcPr>
            <w:tcW w:w="1279" w:type="dxa"/>
            <w:noWrap/>
            <w:hideMark/>
          </w:tcPr>
          <w:p w14:paraId="3848220F" w14:textId="57A65543" w:rsidR="005C4142" w:rsidRPr="00B74FD2" w:rsidRDefault="005C4142" w:rsidP="005C4142">
            <w:pPr>
              <w:spacing w:line="240" w:lineRule="auto"/>
              <w:ind w:firstLine="0"/>
              <w:rPr>
                <w:bCs/>
              </w:rPr>
            </w:pPr>
            <w:r w:rsidRPr="00E052BB">
              <w:t>NA</w:t>
            </w:r>
          </w:p>
        </w:tc>
        <w:tc>
          <w:tcPr>
            <w:tcW w:w="1279" w:type="dxa"/>
            <w:noWrap/>
            <w:hideMark/>
          </w:tcPr>
          <w:p w14:paraId="424F7217" w14:textId="61EC8380" w:rsidR="005C4142" w:rsidRPr="00B74FD2" w:rsidRDefault="005C4142" w:rsidP="005C4142">
            <w:pPr>
              <w:spacing w:line="240" w:lineRule="auto"/>
              <w:ind w:firstLine="0"/>
              <w:rPr>
                <w:bCs/>
              </w:rPr>
            </w:pPr>
            <w:r w:rsidRPr="00E052BB">
              <w:t>NA</w:t>
            </w:r>
          </w:p>
        </w:tc>
        <w:tc>
          <w:tcPr>
            <w:tcW w:w="1385" w:type="dxa"/>
            <w:noWrap/>
            <w:hideMark/>
          </w:tcPr>
          <w:p w14:paraId="7CD8B19F" w14:textId="2E9189A4" w:rsidR="005C4142" w:rsidRPr="00B74FD2" w:rsidRDefault="005C4142" w:rsidP="005C4142">
            <w:pPr>
              <w:spacing w:line="240" w:lineRule="auto"/>
              <w:ind w:firstLine="0"/>
              <w:rPr>
                <w:bCs/>
              </w:rPr>
            </w:pPr>
            <w:r w:rsidRPr="00E052BB">
              <w:t>3</w:t>
            </w:r>
          </w:p>
        </w:tc>
        <w:tc>
          <w:tcPr>
            <w:tcW w:w="1332" w:type="dxa"/>
            <w:noWrap/>
            <w:hideMark/>
          </w:tcPr>
          <w:p w14:paraId="202315BA" w14:textId="624854E8" w:rsidR="005C4142" w:rsidRPr="00B74FD2" w:rsidRDefault="005C4142" w:rsidP="005C4142">
            <w:pPr>
              <w:spacing w:line="240" w:lineRule="auto"/>
              <w:ind w:firstLine="0"/>
              <w:rPr>
                <w:bCs/>
              </w:rPr>
            </w:pPr>
            <w:r w:rsidRPr="00E052BB">
              <w:t>9095.0398</w:t>
            </w:r>
          </w:p>
        </w:tc>
        <w:tc>
          <w:tcPr>
            <w:tcW w:w="1560" w:type="dxa"/>
            <w:noWrap/>
            <w:hideMark/>
          </w:tcPr>
          <w:p w14:paraId="7D0548DF" w14:textId="05FC124D" w:rsidR="005C4142" w:rsidRPr="00B74FD2" w:rsidRDefault="005C4142" w:rsidP="005C4142">
            <w:pPr>
              <w:spacing w:line="240" w:lineRule="auto"/>
              <w:ind w:firstLine="0"/>
              <w:rPr>
                <w:bCs/>
              </w:rPr>
            </w:pPr>
            <w:r w:rsidRPr="00E052BB">
              <w:t>-18184.0747</w:t>
            </w:r>
          </w:p>
        </w:tc>
        <w:tc>
          <w:tcPr>
            <w:tcW w:w="1560" w:type="dxa"/>
            <w:noWrap/>
            <w:hideMark/>
          </w:tcPr>
          <w:p w14:paraId="4EC99E14" w14:textId="18D21330" w:rsidR="005C4142" w:rsidRPr="00B74FD2" w:rsidRDefault="005C4142" w:rsidP="005C4142">
            <w:pPr>
              <w:spacing w:line="240" w:lineRule="auto"/>
              <w:ind w:firstLine="0"/>
              <w:rPr>
                <w:bCs/>
              </w:rPr>
            </w:pPr>
            <w:r w:rsidRPr="00E052BB">
              <w:t>0</w:t>
            </w:r>
          </w:p>
        </w:tc>
        <w:tc>
          <w:tcPr>
            <w:tcW w:w="1560" w:type="dxa"/>
            <w:noWrap/>
            <w:hideMark/>
          </w:tcPr>
          <w:p w14:paraId="27C243E7" w14:textId="43502034" w:rsidR="005C4142" w:rsidRPr="00B74FD2" w:rsidRDefault="005C4142" w:rsidP="005C4142">
            <w:pPr>
              <w:spacing w:line="240" w:lineRule="auto"/>
              <w:ind w:firstLine="0"/>
              <w:rPr>
                <w:bCs/>
              </w:rPr>
            </w:pPr>
            <w:r w:rsidRPr="00E052BB">
              <w:t>0</w:t>
            </w:r>
            <w:r>
              <w:t>.668</w:t>
            </w:r>
          </w:p>
        </w:tc>
      </w:tr>
      <w:tr w:rsidR="005C4142" w:rsidRPr="00B74FD2" w14:paraId="486B8A60" w14:textId="77777777" w:rsidTr="005C4142">
        <w:trPr>
          <w:trHeight w:val="300"/>
        </w:trPr>
        <w:tc>
          <w:tcPr>
            <w:tcW w:w="766" w:type="dxa"/>
            <w:noWrap/>
            <w:hideMark/>
          </w:tcPr>
          <w:p w14:paraId="23AE8114" w14:textId="189874FE" w:rsidR="005C4142" w:rsidRPr="00B74FD2" w:rsidRDefault="005C4142" w:rsidP="005C4142">
            <w:pPr>
              <w:spacing w:line="240" w:lineRule="auto"/>
              <w:ind w:firstLine="0"/>
              <w:rPr>
                <w:bCs/>
              </w:rPr>
            </w:pPr>
            <w:r w:rsidRPr="00E052BB">
              <w:t>8</w:t>
            </w:r>
          </w:p>
        </w:tc>
        <w:tc>
          <w:tcPr>
            <w:tcW w:w="1170" w:type="dxa"/>
            <w:noWrap/>
            <w:hideMark/>
          </w:tcPr>
          <w:p w14:paraId="789A9C1A" w14:textId="516667CC" w:rsidR="005C4142" w:rsidRPr="00B74FD2" w:rsidRDefault="005C4142" w:rsidP="005C4142">
            <w:pPr>
              <w:spacing w:line="240" w:lineRule="auto"/>
              <w:ind w:firstLine="0"/>
              <w:rPr>
                <w:bCs/>
              </w:rPr>
            </w:pPr>
            <w:r w:rsidRPr="00E052BB">
              <w:t>0.057</w:t>
            </w:r>
            <w:r>
              <w:t>5</w:t>
            </w:r>
          </w:p>
        </w:tc>
        <w:tc>
          <w:tcPr>
            <w:tcW w:w="1298" w:type="dxa"/>
            <w:noWrap/>
            <w:hideMark/>
          </w:tcPr>
          <w:p w14:paraId="5E63885B" w14:textId="73C9E917" w:rsidR="005C4142" w:rsidRPr="00B74FD2" w:rsidRDefault="005C4142" w:rsidP="005C4142">
            <w:pPr>
              <w:spacing w:line="240" w:lineRule="auto"/>
              <w:ind w:firstLine="0"/>
              <w:rPr>
                <w:bCs/>
              </w:rPr>
            </w:pPr>
            <w:r w:rsidRPr="00E052BB">
              <w:t>NA</w:t>
            </w:r>
          </w:p>
        </w:tc>
        <w:tc>
          <w:tcPr>
            <w:tcW w:w="1225" w:type="dxa"/>
            <w:noWrap/>
            <w:hideMark/>
          </w:tcPr>
          <w:p w14:paraId="2B72EF17" w14:textId="2F69FF2B" w:rsidR="005C4142" w:rsidRPr="00B74FD2" w:rsidRDefault="005C4142" w:rsidP="005C4142">
            <w:pPr>
              <w:spacing w:line="240" w:lineRule="auto"/>
              <w:ind w:firstLine="0"/>
              <w:rPr>
                <w:bCs/>
              </w:rPr>
            </w:pPr>
            <w:r w:rsidRPr="00E052BB">
              <w:t>NA</w:t>
            </w:r>
          </w:p>
        </w:tc>
        <w:tc>
          <w:tcPr>
            <w:tcW w:w="1279" w:type="dxa"/>
            <w:noWrap/>
            <w:hideMark/>
          </w:tcPr>
          <w:p w14:paraId="734B0BA3" w14:textId="44BD7745" w:rsidR="005C4142" w:rsidRPr="00B74FD2" w:rsidRDefault="005C4142" w:rsidP="005C4142">
            <w:pPr>
              <w:spacing w:line="240" w:lineRule="auto"/>
              <w:ind w:firstLine="0"/>
              <w:rPr>
                <w:bCs/>
              </w:rPr>
            </w:pPr>
            <w:r w:rsidRPr="00E052BB">
              <w:t>0.0002</w:t>
            </w:r>
          </w:p>
        </w:tc>
        <w:tc>
          <w:tcPr>
            <w:tcW w:w="1279" w:type="dxa"/>
            <w:noWrap/>
            <w:hideMark/>
          </w:tcPr>
          <w:p w14:paraId="210A5498" w14:textId="5AEBEC25" w:rsidR="005C4142" w:rsidRPr="00B74FD2" w:rsidRDefault="005C4142" w:rsidP="005C4142">
            <w:pPr>
              <w:spacing w:line="240" w:lineRule="auto"/>
              <w:ind w:firstLine="0"/>
              <w:rPr>
                <w:bCs/>
              </w:rPr>
            </w:pPr>
            <w:r w:rsidRPr="00E052BB">
              <w:t>NA</w:t>
            </w:r>
          </w:p>
        </w:tc>
        <w:tc>
          <w:tcPr>
            <w:tcW w:w="1385" w:type="dxa"/>
            <w:noWrap/>
            <w:hideMark/>
          </w:tcPr>
          <w:p w14:paraId="245BFFBF" w14:textId="2AA93A1C" w:rsidR="005C4142" w:rsidRPr="00B74FD2" w:rsidRDefault="005C4142" w:rsidP="005C4142">
            <w:pPr>
              <w:spacing w:line="240" w:lineRule="auto"/>
              <w:ind w:firstLine="0"/>
              <w:rPr>
                <w:bCs/>
              </w:rPr>
            </w:pPr>
            <w:r w:rsidRPr="00E052BB">
              <w:t>4</w:t>
            </w:r>
          </w:p>
        </w:tc>
        <w:tc>
          <w:tcPr>
            <w:tcW w:w="1332" w:type="dxa"/>
            <w:noWrap/>
            <w:hideMark/>
          </w:tcPr>
          <w:p w14:paraId="786F0286" w14:textId="0BEE250C" w:rsidR="005C4142" w:rsidRPr="00B74FD2" w:rsidRDefault="005C4142" w:rsidP="005C4142">
            <w:pPr>
              <w:spacing w:line="240" w:lineRule="auto"/>
              <w:ind w:firstLine="0"/>
              <w:rPr>
                <w:bCs/>
              </w:rPr>
            </w:pPr>
            <w:r w:rsidRPr="00E052BB">
              <w:t>9095.3153</w:t>
            </w:r>
          </w:p>
        </w:tc>
        <w:tc>
          <w:tcPr>
            <w:tcW w:w="1560" w:type="dxa"/>
            <w:noWrap/>
            <w:hideMark/>
          </w:tcPr>
          <w:p w14:paraId="55C0BB1A" w14:textId="50BD3737" w:rsidR="005C4142" w:rsidRPr="00B74FD2" w:rsidRDefault="005C4142" w:rsidP="005C4142">
            <w:pPr>
              <w:spacing w:line="240" w:lineRule="auto"/>
              <w:ind w:firstLine="0"/>
              <w:rPr>
                <w:bCs/>
              </w:rPr>
            </w:pPr>
            <w:r w:rsidRPr="00E052BB">
              <w:t>-18182.6224</w:t>
            </w:r>
          </w:p>
        </w:tc>
        <w:tc>
          <w:tcPr>
            <w:tcW w:w="1560" w:type="dxa"/>
            <w:noWrap/>
            <w:hideMark/>
          </w:tcPr>
          <w:p w14:paraId="5DD6A7FD" w14:textId="3256B4DE" w:rsidR="005C4142" w:rsidRPr="00B74FD2" w:rsidRDefault="005C4142" w:rsidP="005C4142">
            <w:pPr>
              <w:spacing w:line="240" w:lineRule="auto"/>
              <w:ind w:firstLine="0"/>
              <w:rPr>
                <w:bCs/>
              </w:rPr>
            </w:pPr>
            <w:r w:rsidRPr="00E052BB">
              <w:t>1.4522</w:t>
            </w:r>
          </w:p>
        </w:tc>
        <w:tc>
          <w:tcPr>
            <w:tcW w:w="1560" w:type="dxa"/>
            <w:noWrap/>
            <w:hideMark/>
          </w:tcPr>
          <w:p w14:paraId="0EF7830F" w14:textId="3BE654BD" w:rsidR="005C4142" w:rsidRPr="00B74FD2" w:rsidRDefault="005C4142" w:rsidP="005C4142">
            <w:pPr>
              <w:spacing w:line="240" w:lineRule="auto"/>
              <w:ind w:firstLine="0"/>
              <w:rPr>
                <w:bCs/>
              </w:rPr>
            </w:pPr>
            <w:r>
              <w:t>0.323</w:t>
            </w:r>
          </w:p>
        </w:tc>
      </w:tr>
      <w:tr w:rsidR="005C4142" w:rsidRPr="00B74FD2" w14:paraId="232FE18D" w14:textId="77777777" w:rsidTr="005C4142">
        <w:trPr>
          <w:trHeight w:val="300"/>
        </w:trPr>
        <w:tc>
          <w:tcPr>
            <w:tcW w:w="766" w:type="dxa"/>
            <w:noWrap/>
            <w:hideMark/>
          </w:tcPr>
          <w:p w14:paraId="60A859FE" w14:textId="2BCCE98D" w:rsidR="005C4142" w:rsidRPr="00B74FD2" w:rsidRDefault="005C4142" w:rsidP="005C4142">
            <w:pPr>
              <w:spacing w:line="240" w:lineRule="auto"/>
              <w:ind w:firstLine="0"/>
              <w:rPr>
                <w:bCs/>
              </w:rPr>
            </w:pPr>
            <w:r w:rsidRPr="00E052BB">
              <w:t>6</w:t>
            </w:r>
          </w:p>
        </w:tc>
        <w:tc>
          <w:tcPr>
            <w:tcW w:w="1170" w:type="dxa"/>
            <w:noWrap/>
            <w:hideMark/>
          </w:tcPr>
          <w:p w14:paraId="35914C4D" w14:textId="46EF2999" w:rsidR="005C4142" w:rsidRPr="00B74FD2" w:rsidRDefault="005C4142" w:rsidP="005C4142">
            <w:pPr>
              <w:spacing w:line="240" w:lineRule="auto"/>
              <w:ind w:firstLine="0"/>
              <w:rPr>
                <w:bCs/>
              </w:rPr>
            </w:pPr>
            <w:r w:rsidRPr="00E052BB">
              <w:t>0.057</w:t>
            </w:r>
            <w:r>
              <w:t>3</w:t>
            </w:r>
          </w:p>
        </w:tc>
        <w:tc>
          <w:tcPr>
            <w:tcW w:w="1298" w:type="dxa"/>
            <w:noWrap/>
            <w:hideMark/>
          </w:tcPr>
          <w:p w14:paraId="2228F673" w14:textId="6789A1FD" w:rsidR="005C4142" w:rsidRPr="00B74FD2" w:rsidRDefault="005C4142" w:rsidP="005C4142">
            <w:pPr>
              <w:spacing w:line="240" w:lineRule="auto"/>
              <w:ind w:firstLine="0"/>
              <w:rPr>
                <w:bCs/>
              </w:rPr>
            </w:pPr>
            <w:r w:rsidRPr="00E052BB">
              <w:t>NA</w:t>
            </w:r>
          </w:p>
        </w:tc>
        <w:tc>
          <w:tcPr>
            <w:tcW w:w="1225" w:type="dxa"/>
            <w:noWrap/>
            <w:hideMark/>
          </w:tcPr>
          <w:p w14:paraId="18835067" w14:textId="50C10783" w:rsidR="005C4142" w:rsidRPr="00B74FD2" w:rsidRDefault="005C4142" w:rsidP="005C4142">
            <w:pPr>
              <w:spacing w:line="240" w:lineRule="auto"/>
              <w:ind w:firstLine="0"/>
              <w:rPr>
                <w:bCs/>
              </w:rPr>
            </w:pPr>
            <w:r w:rsidRPr="00E052BB">
              <w:t>0.0027</w:t>
            </w:r>
          </w:p>
        </w:tc>
        <w:tc>
          <w:tcPr>
            <w:tcW w:w="1279" w:type="dxa"/>
            <w:noWrap/>
            <w:hideMark/>
          </w:tcPr>
          <w:p w14:paraId="00B042DC" w14:textId="10A65892" w:rsidR="005C4142" w:rsidRPr="00B74FD2" w:rsidRDefault="005C4142" w:rsidP="005C4142">
            <w:pPr>
              <w:spacing w:line="240" w:lineRule="auto"/>
              <w:ind w:firstLine="0"/>
              <w:rPr>
                <w:bCs/>
              </w:rPr>
            </w:pPr>
            <w:r w:rsidRPr="00E052BB">
              <w:t>NA</w:t>
            </w:r>
          </w:p>
        </w:tc>
        <w:tc>
          <w:tcPr>
            <w:tcW w:w="1279" w:type="dxa"/>
            <w:noWrap/>
            <w:hideMark/>
          </w:tcPr>
          <w:p w14:paraId="05019152" w14:textId="239FE597" w:rsidR="005C4142" w:rsidRPr="00B74FD2" w:rsidRDefault="005C4142" w:rsidP="005C4142">
            <w:pPr>
              <w:spacing w:line="240" w:lineRule="auto"/>
              <w:ind w:firstLine="0"/>
              <w:rPr>
                <w:bCs/>
              </w:rPr>
            </w:pPr>
            <w:r w:rsidRPr="00E052BB">
              <w:t>NA</w:t>
            </w:r>
          </w:p>
        </w:tc>
        <w:tc>
          <w:tcPr>
            <w:tcW w:w="1385" w:type="dxa"/>
            <w:noWrap/>
            <w:hideMark/>
          </w:tcPr>
          <w:p w14:paraId="2830AE64" w14:textId="113B3F6A" w:rsidR="005C4142" w:rsidRPr="00B74FD2" w:rsidRDefault="005C4142" w:rsidP="005C4142">
            <w:pPr>
              <w:spacing w:line="240" w:lineRule="auto"/>
              <w:ind w:firstLine="0"/>
              <w:rPr>
                <w:bCs/>
              </w:rPr>
            </w:pPr>
            <w:r w:rsidRPr="00E052BB">
              <w:t>4</w:t>
            </w:r>
          </w:p>
        </w:tc>
        <w:tc>
          <w:tcPr>
            <w:tcW w:w="1332" w:type="dxa"/>
            <w:noWrap/>
            <w:hideMark/>
          </w:tcPr>
          <w:p w14:paraId="6E9EE8C2" w14:textId="4A0FEBE4" w:rsidR="005C4142" w:rsidRPr="00B74FD2" w:rsidRDefault="005C4142" w:rsidP="005C4142">
            <w:pPr>
              <w:spacing w:line="240" w:lineRule="auto"/>
              <w:ind w:firstLine="0"/>
              <w:rPr>
                <w:bCs/>
              </w:rPr>
            </w:pPr>
            <w:r w:rsidRPr="00E052BB">
              <w:t>9091.0891</w:t>
            </w:r>
          </w:p>
        </w:tc>
        <w:tc>
          <w:tcPr>
            <w:tcW w:w="1560" w:type="dxa"/>
            <w:noWrap/>
            <w:hideMark/>
          </w:tcPr>
          <w:p w14:paraId="61543E64" w14:textId="567B3C18" w:rsidR="005C4142" w:rsidRPr="00B74FD2" w:rsidRDefault="005C4142" w:rsidP="005C4142">
            <w:pPr>
              <w:spacing w:line="240" w:lineRule="auto"/>
              <w:ind w:firstLine="0"/>
              <w:rPr>
                <w:bCs/>
              </w:rPr>
            </w:pPr>
            <w:r w:rsidRPr="00E052BB">
              <w:t>-18174.1701</w:t>
            </w:r>
          </w:p>
        </w:tc>
        <w:tc>
          <w:tcPr>
            <w:tcW w:w="1560" w:type="dxa"/>
            <w:noWrap/>
            <w:hideMark/>
          </w:tcPr>
          <w:p w14:paraId="77EA77BD" w14:textId="43657886" w:rsidR="005C4142" w:rsidRPr="00B74FD2" w:rsidRDefault="005C4142" w:rsidP="005C4142">
            <w:pPr>
              <w:spacing w:line="240" w:lineRule="auto"/>
              <w:ind w:firstLine="0"/>
              <w:rPr>
                <w:bCs/>
              </w:rPr>
            </w:pPr>
            <w:r w:rsidRPr="00E052BB">
              <w:t>9.90459</w:t>
            </w:r>
          </w:p>
        </w:tc>
        <w:tc>
          <w:tcPr>
            <w:tcW w:w="1560" w:type="dxa"/>
            <w:noWrap/>
            <w:hideMark/>
          </w:tcPr>
          <w:p w14:paraId="79007FB3" w14:textId="4FA42513" w:rsidR="005C4142" w:rsidRPr="00B74FD2" w:rsidRDefault="005C4142" w:rsidP="005C4142">
            <w:pPr>
              <w:spacing w:line="240" w:lineRule="auto"/>
              <w:ind w:firstLine="0"/>
              <w:rPr>
                <w:bCs/>
              </w:rPr>
            </w:pPr>
            <w:r>
              <w:t>0.005</w:t>
            </w:r>
          </w:p>
        </w:tc>
      </w:tr>
      <w:tr w:rsidR="005C4142" w:rsidRPr="00B74FD2" w14:paraId="63720EED" w14:textId="77777777" w:rsidTr="005C4142">
        <w:trPr>
          <w:trHeight w:val="300"/>
        </w:trPr>
        <w:tc>
          <w:tcPr>
            <w:tcW w:w="766" w:type="dxa"/>
            <w:noWrap/>
            <w:hideMark/>
          </w:tcPr>
          <w:p w14:paraId="7EECAADF" w14:textId="6F287F51" w:rsidR="005C4142" w:rsidRPr="00B74FD2" w:rsidRDefault="005C4142" w:rsidP="005C4142">
            <w:pPr>
              <w:spacing w:line="240" w:lineRule="auto"/>
              <w:ind w:firstLine="0"/>
              <w:rPr>
                <w:bCs/>
              </w:rPr>
            </w:pPr>
            <w:r w:rsidRPr="00E052BB">
              <w:t>4</w:t>
            </w:r>
          </w:p>
        </w:tc>
        <w:tc>
          <w:tcPr>
            <w:tcW w:w="1170" w:type="dxa"/>
            <w:noWrap/>
            <w:hideMark/>
          </w:tcPr>
          <w:p w14:paraId="5864263F" w14:textId="601BABE5" w:rsidR="005C4142" w:rsidRPr="00B74FD2" w:rsidRDefault="005C4142" w:rsidP="005C4142">
            <w:pPr>
              <w:spacing w:line="240" w:lineRule="auto"/>
              <w:ind w:firstLine="0"/>
              <w:rPr>
                <w:bCs/>
              </w:rPr>
            </w:pPr>
            <w:r w:rsidRPr="00E052BB">
              <w:t>0.0564</w:t>
            </w:r>
          </w:p>
        </w:tc>
        <w:tc>
          <w:tcPr>
            <w:tcW w:w="1298" w:type="dxa"/>
            <w:noWrap/>
            <w:hideMark/>
          </w:tcPr>
          <w:p w14:paraId="151C14D5" w14:textId="202D958A" w:rsidR="005C4142" w:rsidRPr="00B74FD2" w:rsidRDefault="005C4142" w:rsidP="005C4142">
            <w:pPr>
              <w:spacing w:line="240" w:lineRule="auto"/>
              <w:ind w:firstLine="0"/>
              <w:rPr>
                <w:bCs/>
              </w:rPr>
            </w:pPr>
            <w:r w:rsidRPr="00E052BB">
              <w:t>NA</w:t>
            </w:r>
          </w:p>
        </w:tc>
        <w:tc>
          <w:tcPr>
            <w:tcW w:w="1225" w:type="dxa"/>
            <w:noWrap/>
            <w:hideMark/>
          </w:tcPr>
          <w:p w14:paraId="7157EFF7" w14:textId="184A1604" w:rsidR="005C4142" w:rsidRPr="00B74FD2" w:rsidRDefault="005C4142" w:rsidP="005C4142">
            <w:pPr>
              <w:spacing w:line="240" w:lineRule="auto"/>
              <w:ind w:firstLine="0"/>
              <w:rPr>
                <w:bCs/>
              </w:rPr>
            </w:pPr>
            <w:r w:rsidRPr="00E052BB">
              <w:t>0.0028</w:t>
            </w:r>
          </w:p>
        </w:tc>
        <w:tc>
          <w:tcPr>
            <w:tcW w:w="1279" w:type="dxa"/>
            <w:noWrap/>
            <w:hideMark/>
          </w:tcPr>
          <w:p w14:paraId="559DC699" w14:textId="085EDDAE" w:rsidR="005C4142" w:rsidRPr="00B74FD2" w:rsidRDefault="005C4142" w:rsidP="005C4142">
            <w:pPr>
              <w:spacing w:line="240" w:lineRule="auto"/>
              <w:ind w:firstLine="0"/>
              <w:rPr>
                <w:bCs/>
              </w:rPr>
            </w:pPr>
            <w:r w:rsidRPr="00E052BB">
              <w:t>0.000</w:t>
            </w:r>
            <w:r>
              <w:t>3</w:t>
            </w:r>
          </w:p>
        </w:tc>
        <w:tc>
          <w:tcPr>
            <w:tcW w:w="1279" w:type="dxa"/>
            <w:noWrap/>
            <w:hideMark/>
          </w:tcPr>
          <w:p w14:paraId="20D8BCC4" w14:textId="10D98241" w:rsidR="005C4142" w:rsidRPr="00B74FD2" w:rsidRDefault="005C4142" w:rsidP="005C4142">
            <w:pPr>
              <w:spacing w:line="240" w:lineRule="auto"/>
              <w:ind w:firstLine="0"/>
              <w:rPr>
                <w:bCs/>
              </w:rPr>
            </w:pPr>
            <w:r w:rsidRPr="00E052BB">
              <w:t>NA</w:t>
            </w:r>
          </w:p>
        </w:tc>
        <w:tc>
          <w:tcPr>
            <w:tcW w:w="1385" w:type="dxa"/>
            <w:noWrap/>
            <w:hideMark/>
          </w:tcPr>
          <w:p w14:paraId="35CE753C" w14:textId="2504F2FC" w:rsidR="005C4142" w:rsidRPr="00B74FD2" w:rsidRDefault="005C4142" w:rsidP="005C4142">
            <w:pPr>
              <w:spacing w:line="240" w:lineRule="auto"/>
              <w:ind w:firstLine="0"/>
              <w:rPr>
                <w:bCs/>
              </w:rPr>
            </w:pPr>
            <w:r w:rsidRPr="00E052BB">
              <w:t>5</w:t>
            </w:r>
          </w:p>
        </w:tc>
        <w:tc>
          <w:tcPr>
            <w:tcW w:w="1332" w:type="dxa"/>
            <w:noWrap/>
            <w:hideMark/>
          </w:tcPr>
          <w:p w14:paraId="4C7443F5" w14:textId="5FD95BF3" w:rsidR="005C4142" w:rsidRPr="00B74FD2" w:rsidRDefault="005C4142" w:rsidP="005C4142">
            <w:pPr>
              <w:spacing w:line="240" w:lineRule="auto"/>
              <w:ind w:firstLine="0"/>
              <w:rPr>
                <w:bCs/>
              </w:rPr>
            </w:pPr>
            <w:r w:rsidRPr="00E052BB">
              <w:t>9091.5255</w:t>
            </w:r>
          </w:p>
        </w:tc>
        <w:tc>
          <w:tcPr>
            <w:tcW w:w="1560" w:type="dxa"/>
            <w:noWrap/>
            <w:hideMark/>
          </w:tcPr>
          <w:p w14:paraId="235FDA95" w14:textId="793A8E8A" w:rsidR="005C4142" w:rsidRPr="00B74FD2" w:rsidRDefault="005C4142" w:rsidP="005C4142">
            <w:pPr>
              <w:spacing w:line="240" w:lineRule="auto"/>
              <w:ind w:firstLine="0"/>
              <w:rPr>
                <w:bCs/>
              </w:rPr>
            </w:pPr>
            <w:r w:rsidRPr="00E052BB">
              <w:t>-18173.0386</w:t>
            </w:r>
          </w:p>
        </w:tc>
        <w:tc>
          <w:tcPr>
            <w:tcW w:w="1560" w:type="dxa"/>
            <w:noWrap/>
            <w:hideMark/>
          </w:tcPr>
          <w:p w14:paraId="2F515208" w14:textId="26CD7849" w:rsidR="005C4142" w:rsidRPr="00B74FD2" w:rsidRDefault="005C4142" w:rsidP="005C4142">
            <w:pPr>
              <w:spacing w:line="240" w:lineRule="auto"/>
              <w:ind w:firstLine="0"/>
              <w:rPr>
                <w:bCs/>
              </w:rPr>
            </w:pPr>
            <w:r w:rsidRPr="00E052BB">
              <w:t>11.0360</w:t>
            </w:r>
          </w:p>
        </w:tc>
        <w:tc>
          <w:tcPr>
            <w:tcW w:w="1560" w:type="dxa"/>
            <w:noWrap/>
            <w:hideMark/>
          </w:tcPr>
          <w:p w14:paraId="5DC4D6D2" w14:textId="7B0B2E59" w:rsidR="005C4142" w:rsidRPr="00B74FD2" w:rsidRDefault="005C4142" w:rsidP="005C4142">
            <w:pPr>
              <w:spacing w:line="240" w:lineRule="auto"/>
              <w:ind w:firstLine="0"/>
              <w:rPr>
                <w:bCs/>
              </w:rPr>
            </w:pPr>
            <w:r>
              <w:t>0.003</w:t>
            </w:r>
          </w:p>
        </w:tc>
      </w:tr>
      <w:tr w:rsidR="005C4142" w:rsidRPr="00B74FD2" w14:paraId="0EF874B9" w14:textId="77777777" w:rsidTr="005C4142">
        <w:trPr>
          <w:trHeight w:val="300"/>
        </w:trPr>
        <w:tc>
          <w:tcPr>
            <w:tcW w:w="766" w:type="dxa"/>
            <w:noWrap/>
            <w:hideMark/>
          </w:tcPr>
          <w:p w14:paraId="29B395BB" w14:textId="7FA92FFF" w:rsidR="005C4142" w:rsidRPr="00B74FD2" w:rsidRDefault="005C4142" w:rsidP="005C4142">
            <w:pPr>
              <w:spacing w:line="240" w:lineRule="auto"/>
              <w:ind w:firstLine="0"/>
              <w:rPr>
                <w:bCs/>
              </w:rPr>
            </w:pPr>
            <w:r w:rsidRPr="00E052BB">
              <w:t>7</w:t>
            </w:r>
          </w:p>
        </w:tc>
        <w:tc>
          <w:tcPr>
            <w:tcW w:w="1170" w:type="dxa"/>
            <w:noWrap/>
            <w:hideMark/>
          </w:tcPr>
          <w:p w14:paraId="6983F588" w14:textId="209E5DD0" w:rsidR="005C4142" w:rsidRPr="00B74FD2" w:rsidRDefault="005C4142" w:rsidP="005C4142">
            <w:pPr>
              <w:spacing w:line="240" w:lineRule="auto"/>
              <w:ind w:firstLine="0"/>
              <w:rPr>
                <w:bCs/>
              </w:rPr>
            </w:pPr>
            <w:r w:rsidRPr="00E052BB">
              <w:t>0.0429</w:t>
            </w:r>
          </w:p>
        </w:tc>
        <w:tc>
          <w:tcPr>
            <w:tcW w:w="1298" w:type="dxa"/>
            <w:noWrap/>
            <w:hideMark/>
          </w:tcPr>
          <w:p w14:paraId="066F5101" w14:textId="5DC8CD24" w:rsidR="005C4142" w:rsidRPr="00B74FD2" w:rsidRDefault="005C4142" w:rsidP="005C4142">
            <w:pPr>
              <w:spacing w:line="240" w:lineRule="auto"/>
              <w:ind w:firstLine="0"/>
              <w:rPr>
                <w:bCs/>
              </w:rPr>
            </w:pPr>
            <w:r w:rsidRPr="00E052BB">
              <w:t>0.000</w:t>
            </w:r>
            <w:r>
              <w:t>6</w:t>
            </w:r>
          </w:p>
        </w:tc>
        <w:tc>
          <w:tcPr>
            <w:tcW w:w="1225" w:type="dxa"/>
            <w:noWrap/>
            <w:hideMark/>
          </w:tcPr>
          <w:p w14:paraId="77834ABB" w14:textId="3CDECEBB" w:rsidR="005C4142" w:rsidRPr="00B74FD2" w:rsidRDefault="005C4142" w:rsidP="005C4142">
            <w:pPr>
              <w:spacing w:line="240" w:lineRule="auto"/>
              <w:ind w:firstLine="0"/>
              <w:rPr>
                <w:bCs/>
              </w:rPr>
            </w:pPr>
            <w:r w:rsidRPr="00E052BB">
              <w:t>NA</w:t>
            </w:r>
          </w:p>
        </w:tc>
        <w:tc>
          <w:tcPr>
            <w:tcW w:w="1279" w:type="dxa"/>
            <w:noWrap/>
            <w:hideMark/>
          </w:tcPr>
          <w:p w14:paraId="02D6F10E" w14:textId="021841A7" w:rsidR="005C4142" w:rsidRPr="00B74FD2" w:rsidRDefault="005C4142" w:rsidP="005C4142">
            <w:pPr>
              <w:spacing w:line="240" w:lineRule="auto"/>
              <w:ind w:firstLine="0"/>
              <w:rPr>
                <w:bCs/>
              </w:rPr>
            </w:pPr>
            <w:r w:rsidRPr="00E052BB">
              <w:t>NA</w:t>
            </w:r>
          </w:p>
        </w:tc>
        <w:tc>
          <w:tcPr>
            <w:tcW w:w="1279" w:type="dxa"/>
            <w:noWrap/>
            <w:hideMark/>
          </w:tcPr>
          <w:p w14:paraId="0AEA6926" w14:textId="1DFD9186" w:rsidR="005C4142" w:rsidRPr="00B74FD2" w:rsidRDefault="005C4142" w:rsidP="005C4142">
            <w:pPr>
              <w:spacing w:line="240" w:lineRule="auto"/>
              <w:ind w:firstLine="0"/>
              <w:rPr>
                <w:bCs/>
              </w:rPr>
            </w:pPr>
            <w:r w:rsidRPr="00E052BB">
              <w:t>NA</w:t>
            </w:r>
          </w:p>
        </w:tc>
        <w:tc>
          <w:tcPr>
            <w:tcW w:w="1385" w:type="dxa"/>
            <w:noWrap/>
            <w:hideMark/>
          </w:tcPr>
          <w:p w14:paraId="5DD0A016" w14:textId="756EF3AB" w:rsidR="005C4142" w:rsidRPr="00B74FD2" w:rsidRDefault="005C4142" w:rsidP="005C4142">
            <w:pPr>
              <w:spacing w:line="240" w:lineRule="auto"/>
              <w:ind w:firstLine="0"/>
              <w:rPr>
                <w:bCs/>
              </w:rPr>
            </w:pPr>
            <w:r w:rsidRPr="00E052BB">
              <w:t>4</w:t>
            </w:r>
          </w:p>
        </w:tc>
        <w:tc>
          <w:tcPr>
            <w:tcW w:w="1332" w:type="dxa"/>
            <w:noWrap/>
            <w:hideMark/>
          </w:tcPr>
          <w:p w14:paraId="279A4F31" w14:textId="30A9561D" w:rsidR="005C4142" w:rsidRPr="00B74FD2" w:rsidRDefault="005C4142" w:rsidP="005C4142">
            <w:pPr>
              <w:spacing w:line="240" w:lineRule="auto"/>
              <w:ind w:firstLine="0"/>
              <w:rPr>
                <w:bCs/>
              </w:rPr>
            </w:pPr>
            <w:r w:rsidRPr="00E052BB">
              <w:t>9090.0870</w:t>
            </w:r>
          </w:p>
        </w:tc>
        <w:tc>
          <w:tcPr>
            <w:tcW w:w="1560" w:type="dxa"/>
            <w:noWrap/>
            <w:hideMark/>
          </w:tcPr>
          <w:p w14:paraId="65DCC1DF" w14:textId="7E9D7265" w:rsidR="005C4142" w:rsidRPr="00B74FD2" w:rsidRDefault="005C4142" w:rsidP="005C4142">
            <w:pPr>
              <w:spacing w:line="240" w:lineRule="auto"/>
              <w:ind w:firstLine="0"/>
              <w:rPr>
                <w:bCs/>
              </w:rPr>
            </w:pPr>
            <w:r w:rsidRPr="00E052BB">
              <w:t>-18172.1658</w:t>
            </w:r>
          </w:p>
        </w:tc>
        <w:tc>
          <w:tcPr>
            <w:tcW w:w="1560" w:type="dxa"/>
            <w:noWrap/>
            <w:hideMark/>
          </w:tcPr>
          <w:p w14:paraId="61067541" w14:textId="338C4690" w:rsidR="005C4142" w:rsidRPr="00B74FD2" w:rsidRDefault="005C4142" w:rsidP="005C4142">
            <w:pPr>
              <w:spacing w:line="240" w:lineRule="auto"/>
              <w:ind w:firstLine="0"/>
              <w:rPr>
                <w:bCs/>
              </w:rPr>
            </w:pPr>
            <w:r w:rsidRPr="00E052BB">
              <w:t>11.9088</w:t>
            </w:r>
          </w:p>
        </w:tc>
        <w:tc>
          <w:tcPr>
            <w:tcW w:w="1560" w:type="dxa"/>
            <w:noWrap/>
            <w:hideMark/>
          </w:tcPr>
          <w:p w14:paraId="4FCD385F" w14:textId="64B9F2B6" w:rsidR="005C4142" w:rsidRPr="00B74FD2" w:rsidRDefault="005C4142" w:rsidP="005C4142">
            <w:pPr>
              <w:spacing w:line="240" w:lineRule="auto"/>
              <w:ind w:firstLine="0"/>
              <w:rPr>
                <w:bCs/>
              </w:rPr>
            </w:pPr>
            <w:r>
              <w:t>0.002</w:t>
            </w:r>
          </w:p>
        </w:tc>
      </w:tr>
      <w:tr w:rsidR="005C4142" w:rsidRPr="00B74FD2" w14:paraId="7803F26C" w14:textId="77777777" w:rsidTr="005C4142">
        <w:trPr>
          <w:trHeight w:val="300"/>
        </w:trPr>
        <w:tc>
          <w:tcPr>
            <w:tcW w:w="766" w:type="dxa"/>
            <w:noWrap/>
            <w:hideMark/>
          </w:tcPr>
          <w:p w14:paraId="6CA2995F" w14:textId="54215B61" w:rsidR="005C4142" w:rsidRPr="00B74FD2" w:rsidRDefault="005C4142" w:rsidP="005C4142">
            <w:pPr>
              <w:spacing w:line="240" w:lineRule="auto"/>
              <w:ind w:firstLine="0"/>
              <w:rPr>
                <w:bCs/>
              </w:rPr>
            </w:pPr>
            <w:r w:rsidRPr="00E052BB">
              <w:t>2</w:t>
            </w:r>
          </w:p>
        </w:tc>
        <w:tc>
          <w:tcPr>
            <w:tcW w:w="1170" w:type="dxa"/>
            <w:noWrap/>
            <w:hideMark/>
          </w:tcPr>
          <w:p w14:paraId="34E2CC3F" w14:textId="7681C46F" w:rsidR="005C4142" w:rsidRPr="00B74FD2" w:rsidRDefault="005C4142" w:rsidP="005C4142">
            <w:pPr>
              <w:spacing w:line="240" w:lineRule="auto"/>
              <w:ind w:firstLine="0"/>
              <w:rPr>
                <w:bCs/>
              </w:rPr>
            </w:pPr>
            <w:r w:rsidRPr="00E052BB">
              <w:t>0.0348</w:t>
            </w:r>
          </w:p>
        </w:tc>
        <w:tc>
          <w:tcPr>
            <w:tcW w:w="1298" w:type="dxa"/>
            <w:noWrap/>
            <w:hideMark/>
          </w:tcPr>
          <w:p w14:paraId="7BC254BD" w14:textId="7B72BD3C" w:rsidR="005C4142" w:rsidRPr="00B74FD2" w:rsidRDefault="005C4142" w:rsidP="005C4142">
            <w:pPr>
              <w:spacing w:line="240" w:lineRule="auto"/>
              <w:ind w:firstLine="0"/>
              <w:rPr>
                <w:bCs/>
              </w:rPr>
            </w:pPr>
            <w:r w:rsidRPr="00E052BB">
              <w:t>0.0008</w:t>
            </w:r>
          </w:p>
        </w:tc>
        <w:tc>
          <w:tcPr>
            <w:tcW w:w="1225" w:type="dxa"/>
            <w:noWrap/>
            <w:hideMark/>
          </w:tcPr>
          <w:p w14:paraId="6939DE47" w14:textId="6D3B60BB" w:rsidR="005C4142" w:rsidRPr="00B74FD2" w:rsidRDefault="005C4142" w:rsidP="005C4142">
            <w:pPr>
              <w:spacing w:line="240" w:lineRule="auto"/>
              <w:ind w:firstLine="0"/>
              <w:rPr>
                <w:bCs/>
              </w:rPr>
            </w:pPr>
            <w:r w:rsidRPr="00E052BB">
              <w:t>0.0034</w:t>
            </w:r>
          </w:p>
        </w:tc>
        <w:tc>
          <w:tcPr>
            <w:tcW w:w="1279" w:type="dxa"/>
            <w:noWrap/>
            <w:hideMark/>
          </w:tcPr>
          <w:p w14:paraId="6C11414D" w14:textId="3A6B025A" w:rsidR="005C4142" w:rsidRPr="00B74FD2" w:rsidRDefault="005C4142" w:rsidP="005C4142">
            <w:pPr>
              <w:spacing w:line="240" w:lineRule="auto"/>
              <w:ind w:firstLine="0"/>
              <w:rPr>
                <w:bCs/>
              </w:rPr>
            </w:pPr>
            <w:r w:rsidRPr="00E052BB">
              <w:t>0.0003</w:t>
            </w:r>
          </w:p>
        </w:tc>
        <w:tc>
          <w:tcPr>
            <w:tcW w:w="1279" w:type="dxa"/>
            <w:noWrap/>
            <w:hideMark/>
          </w:tcPr>
          <w:p w14:paraId="6D031C4F" w14:textId="77F15B5F" w:rsidR="005C4142" w:rsidRPr="00B74FD2" w:rsidRDefault="005C4142" w:rsidP="005C4142">
            <w:pPr>
              <w:spacing w:line="240" w:lineRule="auto"/>
              <w:ind w:firstLine="0"/>
              <w:rPr>
                <w:bCs/>
              </w:rPr>
            </w:pPr>
            <w:r w:rsidRPr="00E052BB">
              <w:t>NA</w:t>
            </w:r>
          </w:p>
        </w:tc>
        <w:tc>
          <w:tcPr>
            <w:tcW w:w="1385" w:type="dxa"/>
            <w:noWrap/>
            <w:hideMark/>
          </w:tcPr>
          <w:p w14:paraId="2B61EDEC" w14:textId="5A0D7BC1" w:rsidR="005C4142" w:rsidRPr="00B74FD2" w:rsidRDefault="005C4142" w:rsidP="005C4142">
            <w:pPr>
              <w:spacing w:line="240" w:lineRule="auto"/>
              <w:ind w:firstLine="0"/>
              <w:rPr>
                <w:bCs/>
              </w:rPr>
            </w:pPr>
            <w:r w:rsidRPr="00E052BB">
              <w:t>6</w:t>
            </w:r>
          </w:p>
        </w:tc>
        <w:tc>
          <w:tcPr>
            <w:tcW w:w="1332" w:type="dxa"/>
            <w:noWrap/>
            <w:hideMark/>
          </w:tcPr>
          <w:p w14:paraId="66F14DE0" w14:textId="6B597265" w:rsidR="005C4142" w:rsidRPr="00B74FD2" w:rsidRDefault="005C4142" w:rsidP="005C4142">
            <w:pPr>
              <w:spacing w:line="240" w:lineRule="auto"/>
              <w:ind w:firstLine="0"/>
              <w:rPr>
                <w:bCs/>
              </w:rPr>
            </w:pPr>
            <w:r w:rsidRPr="00E052BB">
              <w:t>9088.6733</w:t>
            </w:r>
          </w:p>
        </w:tc>
        <w:tc>
          <w:tcPr>
            <w:tcW w:w="1560" w:type="dxa"/>
            <w:noWrap/>
            <w:hideMark/>
          </w:tcPr>
          <w:p w14:paraId="52456DBB" w14:textId="6B10CD36" w:rsidR="005C4142" w:rsidRPr="00B74FD2" w:rsidRDefault="005C4142" w:rsidP="005C4142">
            <w:pPr>
              <w:spacing w:line="240" w:lineRule="auto"/>
              <w:ind w:firstLine="0"/>
              <w:rPr>
                <w:bCs/>
              </w:rPr>
            </w:pPr>
            <w:r w:rsidRPr="00E052BB">
              <w:t>-18165.3294</w:t>
            </w:r>
          </w:p>
        </w:tc>
        <w:tc>
          <w:tcPr>
            <w:tcW w:w="1560" w:type="dxa"/>
            <w:noWrap/>
            <w:hideMark/>
          </w:tcPr>
          <w:p w14:paraId="4C8F733A" w14:textId="277BC513" w:rsidR="005C4142" w:rsidRPr="00B74FD2" w:rsidRDefault="005C4142" w:rsidP="005C4142">
            <w:pPr>
              <w:spacing w:line="240" w:lineRule="auto"/>
              <w:ind w:firstLine="0"/>
              <w:rPr>
                <w:bCs/>
              </w:rPr>
            </w:pPr>
            <w:r w:rsidRPr="00E052BB">
              <w:t>18.7452</w:t>
            </w:r>
          </w:p>
        </w:tc>
        <w:tc>
          <w:tcPr>
            <w:tcW w:w="1560" w:type="dxa"/>
            <w:noWrap/>
            <w:hideMark/>
          </w:tcPr>
          <w:p w14:paraId="36445F2C" w14:textId="5A1041C7" w:rsidR="005C4142" w:rsidRPr="00B74FD2" w:rsidRDefault="005C4142" w:rsidP="005C4142">
            <w:pPr>
              <w:spacing w:line="240" w:lineRule="auto"/>
              <w:ind w:firstLine="0"/>
              <w:rPr>
                <w:bCs/>
              </w:rPr>
            </w:pPr>
            <w:r>
              <w:t>0</w:t>
            </w:r>
          </w:p>
        </w:tc>
      </w:tr>
      <w:tr w:rsidR="005C4142" w:rsidRPr="00B74FD2" w14:paraId="42E5CCE4" w14:textId="77777777" w:rsidTr="005C4142">
        <w:trPr>
          <w:trHeight w:val="300"/>
        </w:trPr>
        <w:tc>
          <w:tcPr>
            <w:tcW w:w="766" w:type="dxa"/>
            <w:noWrap/>
            <w:hideMark/>
          </w:tcPr>
          <w:p w14:paraId="4A781876" w14:textId="3722FBC4" w:rsidR="005C4142" w:rsidRPr="00B74FD2" w:rsidRDefault="005C4142" w:rsidP="005C4142">
            <w:pPr>
              <w:spacing w:line="240" w:lineRule="auto"/>
              <w:ind w:firstLine="0"/>
              <w:rPr>
                <w:bCs/>
              </w:rPr>
            </w:pPr>
            <w:r w:rsidRPr="00E052BB">
              <w:t>1</w:t>
            </w:r>
          </w:p>
        </w:tc>
        <w:tc>
          <w:tcPr>
            <w:tcW w:w="1170" w:type="dxa"/>
            <w:noWrap/>
            <w:hideMark/>
          </w:tcPr>
          <w:p w14:paraId="7C4F5130" w14:textId="6B59C84A" w:rsidR="005C4142" w:rsidRPr="00B74FD2" w:rsidRDefault="005C4142" w:rsidP="005C4142">
            <w:pPr>
              <w:spacing w:line="240" w:lineRule="auto"/>
              <w:ind w:firstLine="0"/>
              <w:rPr>
                <w:bCs/>
              </w:rPr>
            </w:pPr>
            <w:r w:rsidRPr="00E052BB">
              <w:t>0.0448</w:t>
            </w:r>
          </w:p>
        </w:tc>
        <w:tc>
          <w:tcPr>
            <w:tcW w:w="1298" w:type="dxa"/>
            <w:noWrap/>
            <w:hideMark/>
          </w:tcPr>
          <w:p w14:paraId="09EA94FA" w14:textId="7BD29ADC" w:rsidR="005C4142" w:rsidRPr="00B74FD2" w:rsidRDefault="005C4142" w:rsidP="005C4142">
            <w:pPr>
              <w:spacing w:line="240" w:lineRule="auto"/>
              <w:ind w:firstLine="0"/>
              <w:rPr>
                <w:bCs/>
              </w:rPr>
            </w:pPr>
            <w:r w:rsidRPr="00E052BB">
              <w:t>0.0004</w:t>
            </w:r>
          </w:p>
        </w:tc>
        <w:tc>
          <w:tcPr>
            <w:tcW w:w="1225" w:type="dxa"/>
            <w:noWrap/>
            <w:hideMark/>
          </w:tcPr>
          <w:p w14:paraId="0761FC16" w14:textId="19FAD880" w:rsidR="005C4142" w:rsidRPr="00B74FD2" w:rsidRDefault="005C4142" w:rsidP="005C4142">
            <w:pPr>
              <w:spacing w:line="240" w:lineRule="auto"/>
              <w:ind w:firstLine="0"/>
              <w:rPr>
                <w:bCs/>
              </w:rPr>
            </w:pPr>
            <w:r w:rsidRPr="00E052BB">
              <w:t>0.0033</w:t>
            </w:r>
          </w:p>
        </w:tc>
        <w:tc>
          <w:tcPr>
            <w:tcW w:w="1279" w:type="dxa"/>
            <w:noWrap/>
            <w:hideMark/>
          </w:tcPr>
          <w:p w14:paraId="5510937C" w14:textId="3645FBA1" w:rsidR="005C4142" w:rsidRPr="00B74FD2" w:rsidRDefault="005C4142" w:rsidP="005C4142">
            <w:pPr>
              <w:spacing w:line="240" w:lineRule="auto"/>
              <w:ind w:firstLine="0"/>
              <w:rPr>
                <w:bCs/>
              </w:rPr>
            </w:pPr>
            <w:r w:rsidRPr="00E052BB">
              <w:t>-0.0042</w:t>
            </w:r>
          </w:p>
        </w:tc>
        <w:tc>
          <w:tcPr>
            <w:tcW w:w="1279" w:type="dxa"/>
            <w:noWrap/>
            <w:hideMark/>
          </w:tcPr>
          <w:p w14:paraId="77F6DE6D" w14:textId="5C7A79C0" w:rsidR="005C4142" w:rsidRPr="00B74FD2" w:rsidRDefault="005C4142" w:rsidP="005C4142">
            <w:pPr>
              <w:spacing w:line="240" w:lineRule="auto"/>
              <w:ind w:firstLine="0"/>
              <w:rPr>
                <w:bCs/>
              </w:rPr>
            </w:pPr>
            <w:r w:rsidRPr="00E052BB">
              <w:t>0.000</w:t>
            </w:r>
            <w:r>
              <w:t>2</w:t>
            </w:r>
          </w:p>
        </w:tc>
        <w:tc>
          <w:tcPr>
            <w:tcW w:w="1385" w:type="dxa"/>
            <w:noWrap/>
            <w:hideMark/>
          </w:tcPr>
          <w:p w14:paraId="54BFE865" w14:textId="44919F94" w:rsidR="005C4142" w:rsidRPr="00B74FD2" w:rsidRDefault="005C4142" w:rsidP="005C4142">
            <w:pPr>
              <w:spacing w:line="240" w:lineRule="auto"/>
              <w:ind w:firstLine="0"/>
              <w:rPr>
                <w:bCs/>
              </w:rPr>
            </w:pPr>
            <w:r w:rsidRPr="00E052BB">
              <w:t>7</w:t>
            </w:r>
          </w:p>
        </w:tc>
        <w:tc>
          <w:tcPr>
            <w:tcW w:w="1332" w:type="dxa"/>
            <w:noWrap/>
            <w:hideMark/>
          </w:tcPr>
          <w:p w14:paraId="61433AA3" w14:textId="6186810E" w:rsidR="005C4142" w:rsidRPr="00B74FD2" w:rsidRDefault="005C4142" w:rsidP="005C4142">
            <w:pPr>
              <w:spacing w:line="240" w:lineRule="auto"/>
              <w:ind w:firstLine="0"/>
              <w:rPr>
                <w:bCs/>
              </w:rPr>
            </w:pPr>
            <w:r w:rsidRPr="00E052BB">
              <w:t>9088.8422</w:t>
            </w:r>
          </w:p>
        </w:tc>
        <w:tc>
          <w:tcPr>
            <w:tcW w:w="1560" w:type="dxa"/>
            <w:noWrap/>
            <w:hideMark/>
          </w:tcPr>
          <w:p w14:paraId="6B2D7826" w14:textId="389945A0" w:rsidR="005C4142" w:rsidRPr="00B74FD2" w:rsidRDefault="005C4142" w:rsidP="005C4142">
            <w:pPr>
              <w:spacing w:line="240" w:lineRule="auto"/>
              <w:ind w:firstLine="0"/>
              <w:rPr>
                <w:bCs/>
              </w:rPr>
            </w:pPr>
            <w:r w:rsidRPr="00E052BB">
              <w:t>-18163.6613</w:t>
            </w:r>
          </w:p>
        </w:tc>
        <w:tc>
          <w:tcPr>
            <w:tcW w:w="1560" w:type="dxa"/>
            <w:noWrap/>
            <w:hideMark/>
          </w:tcPr>
          <w:p w14:paraId="4A672A16" w14:textId="52443DAC" w:rsidR="005C4142" w:rsidRPr="00B74FD2" w:rsidRDefault="005C4142" w:rsidP="005C4142">
            <w:pPr>
              <w:spacing w:line="240" w:lineRule="auto"/>
              <w:ind w:firstLine="0"/>
              <w:rPr>
                <w:bCs/>
              </w:rPr>
            </w:pPr>
            <w:r w:rsidRPr="00E052BB">
              <w:t>20.41337</w:t>
            </w:r>
          </w:p>
        </w:tc>
        <w:tc>
          <w:tcPr>
            <w:tcW w:w="1560" w:type="dxa"/>
            <w:noWrap/>
            <w:hideMark/>
          </w:tcPr>
          <w:p w14:paraId="72C67790" w14:textId="0575A80B" w:rsidR="005C4142" w:rsidRPr="00B74FD2" w:rsidRDefault="005C4142" w:rsidP="005C4142">
            <w:pPr>
              <w:spacing w:line="240" w:lineRule="auto"/>
              <w:ind w:firstLine="0"/>
              <w:rPr>
                <w:bCs/>
              </w:rPr>
            </w:pPr>
            <w:r>
              <w:t>0</w:t>
            </w:r>
          </w:p>
        </w:tc>
      </w:tr>
      <w:tr w:rsidR="005C4142" w:rsidRPr="00B74FD2" w14:paraId="342A6EDE" w14:textId="77777777" w:rsidTr="005C4142">
        <w:trPr>
          <w:trHeight w:val="300"/>
        </w:trPr>
        <w:tc>
          <w:tcPr>
            <w:tcW w:w="766" w:type="dxa"/>
            <w:noWrap/>
            <w:hideMark/>
          </w:tcPr>
          <w:p w14:paraId="04F23128" w14:textId="66F098CE" w:rsidR="005C4142" w:rsidRPr="00B74FD2" w:rsidRDefault="005C4142" w:rsidP="005C4142">
            <w:pPr>
              <w:spacing w:line="240" w:lineRule="auto"/>
              <w:ind w:firstLine="0"/>
              <w:rPr>
                <w:bCs/>
              </w:rPr>
            </w:pPr>
            <w:r w:rsidRPr="00E052BB">
              <w:t>3</w:t>
            </w:r>
          </w:p>
        </w:tc>
        <w:tc>
          <w:tcPr>
            <w:tcW w:w="1170" w:type="dxa"/>
            <w:noWrap/>
            <w:hideMark/>
          </w:tcPr>
          <w:p w14:paraId="5A547557" w14:textId="3F72A78C" w:rsidR="005C4142" w:rsidRPr="00B74FD2" w:rsidRDefault="005C4142" w:rsidP="005C4142">
            <w:pPr>
              <w:spacing w:line="240" w:lineRule="auto"/>
              <w:ind w:firstLine="0"/>
              <w:rPr>
                <w:bCs/>
              </w:rPr>
            </w:pPr>
            <w:r w:rsidRPr="00E052BB">
              <w:t>0.040</w:t>
            </w:r>
            <w:r>
              <w:t>1</w:t>
            </w:r>
          </w:p>
        </w:tc>
        <w:tc>
          <w:tcPr>
            <w:tcW w:w="1298" w:type="dxa"/>
            <w:noWrap/>
            <w:hideMark/>
          </w:tcPr>
          <w:p w14:paraId="75267214" w14:textId="598BD1B2" w:rsidR="005C4142" w:rsidRPr="00B74FD2" w:rsidRDefault="005C4142" w:rsidP="005C4142">
            <w:pPr>
              <w:spacing w:line="240" w:lineRule="auto"/>
              <w:ind w:firstLine="0"/>
              <w:rPr>
                <w:bCs/>
              </w:rPr>
            </w:pPr>
            <w:r w:rsidRPr="00E052BB">
              <w:t>0.0006</w:t>
            </w:r>
          </w:p>
        </w:tc>
        <w:tc>
          <w:tcPr>
            <w:tcW w:w="1225" w:type="dxa"/>
            <w:noWrap/>
            <w:hideMark/>
          </w:tcPr>
          <w:p w14:paraId="5EF3638C" w14:textId="47507600" w:rsidR="005C4142" w:rsidRPr="00B74FD2" w:rsidRDefault="005C4142" w:rsidP="005C4142">
            <w:pPr>
              <w:spacing w:line="240" w:lineRule="auto"/>
              <w:ind w:firstLine="0"/>
              <w:rPr>
                <w:bCs/>
              </w:rPr>
            </w:pPr>
            <w:r w:rsidRPr="00E052BB">
              <w:t>0.0031</w:t>
            </w:r>
          </w:p>
        </w:tc>
        <w:tc>
          <w:tcPr>
            <w:tcW w:w="1279" w:type="dxa"/>
            <w:noWrap/>
            <w:hideMark/>
          </w:tcPr>
          <w:p w14:paraId="3A3EDC7C" w14:textId="75A2686E" w:rsidR="005C4142" w:rsidRPr="00B74FD2" w:rsidRDefault="005C4142" w:rsidP="005C4142">
            <w:pPr>
              <w:spacing w:line="240" w:lineRule="auto"/>
              <w:ind w:firstLine="0"/>
              <w:rPr>
                <w:bCs/>
              </w:rPr>
            </w:pPr>
            <w:r w:rsidRPr="00E052BB">
              <w:t>NA</w:t>
            </w:r>
          </w:p>
        </w:tc>
        <w:tc>
          <w:tcPr>
            <w:tcW w:w="1279" w:type="dxa"/>
            <w:noWrap/>
            <w:hideMark/>
          </w:tcPr>
          <w:p w14:paraId="189D46BC" w14:textId="3148E7E6" w:rsidR="005C4142" w:rsidRPr="00B74FD2" w:rsidRDefault="005C4142" w:rsidP="005C4142">
            <w:pPr>
              <w:spacing w:line="240" w:lineRule="auto"/>
              <w:ind w:firstLine="0"/>
              <w:rPr>
                <w:bCs/>
              </w:rPr>
            </w:pPr>
            <w:r w:rsidRPr="00E052BB">
              <w:t>NA</w:t>
            </w:r>
          </w:p>
        </w:tc>
        <w:tc>
          <w:tcPr>
            <w:tcW w:w="1385" w:type="dxa"/>
            <w:noWrap/>
            <w:hideMark/>
          </w:tcPr>
          <w:p w14:paraId="64AF4AEC" w14:textId="6F539816" w:rsidR="005C4142" w:rsidRPr="00B74FD2" w:rsidRDefault="005C4142" w:rsidP="005C4142">
            <w:pPr>
              <w:spacing w:line="240" w:lineRule="auto"/>
              <w:ind w:firstLine="0"/>
              <w:rPr>
                <w:bCs/>
              </w:rPr>
            </w:pPr>
            <w:r w:rsidRPr="00E052BB">
              <w:t>5</w:t>
            </w:r>
          </w:p>
        </w:tc>
        <w:tc>
          <w:tcPr>
            <w:tcW w:w="1332" w:type="dxa"/>
            <w:noWrap/>
            <w:hideMark/>
          </w:tcPr>
          <w:p w14:paraId="33DA3B84" w14:textId="0011D360" w:rsidR="005C4142" w:rsidRPr="00B74FD2" w:rsidRDefault="005C4142" w:rsidP="005C4142">
            <w:pPr>
              <w:spacing w:line="240" w:lineRule="auto"/>
              <w:ind w:firstLine="0"/>
              <w:rPr>
                <w:bCs/>
              </w:rPr>
            </w:pPr>
            <w:r w:rsidRPr="00E052BB">
              <w:t>9086.6664</w:t>
            </w:r>
          </w:p>
        </w:tc>
        <w:tc>
          <w:tcPr>
            <w:tcW w:w="1560" w:type="dxa"/>
            <w:noWrap/>
            <w:hideMark/>
          </w:tcPr>
          <w:p w14:paraId="562A137D" w14:textId="5504EA31" w:rsidR="005C4142" w:rsidRPr="00B74FD2" w:rsidRDefault="005C4142" w:rsidP="005C4142">
            <w:pPr>
              <w:spacing w:line="240" w:lineRule="auto"/>
              <w:ind w:firstLine="0"/>
              <w:rPr>
                <w:bCs/>
              </w:rPr>
            </w:pPr>
            <w:r w:rsidRPr="00E052BB">
              <w:t>-18163.3206</w:t>
            </w:r>
          </w:p>
        </w:tc>
        <w:tc>
          <w:tcPr>
            <w:tcW w:w="1560" w:type="dxa"/>
            <w:noWrap/>
            <w:hideMark/>
          </w:tcPr>
          <w:p w14:paraId="273A88C4" w14:textId="1EFECC2C" w:rsidR="005C4142" w:rsidRPr="00B74FD2" w:rsidRDefault="005C4142" w:rsidP="005C4142">
            <w:pPr>
              <w:spacing w:line="240" w:lineRule="auto"/>
              <w:ind w:firstLine="0"/>
              <w:rPr>
                <w:bCs/>
              </w:rPr>
            </w:pPr>
            <w:r w:rsidRPr="00E052BB">
              <w:t>20.7540</w:t>
            </w:r>
          </w:p>
        </w:tc>
        <w:tc>
          <w:tcPr>
            <w:tcW w:w="1560" w:type="dxa"/>
            <w:noWrap/>
            <w:hideMark/>
          </w:tcPr>
          <w:p w14:paraId="0B9D7F54" w14:textId="10082438" w:rsidR="005C4142" w:rsidRPr="00B74FD2" w:rsidRDefault="005C4142" w:rsidP="005C4142">
            <w:pPr>
              <w:spacing w:line="240" w:lineRule="auto"/>
              <w:ind w:firstLine="0"/>
              <w:rPr>
                <w:bCs/>
              </w:rPr>
            </w:pPr>
            <w:r>
              <w:t>0</w:t>
            </w:r>
          </w:p>
        </w:tc>
      </w:tr>
      <w:tr w:rsidR="005C4142" w:rsidRPr="00B74FD2" w14:paraId="3BD28117" w14:textId="77777777" w:rsidTr="005C4142">
        <w:trPr>
          <w:trHeight w:val="300"/>
        </w:trPr>
        <w:tc>
          <w:tcPr>
            <w:tcW w:w="766" w:type="dxa"/>
            <w:noWrap/>
            <w:hideMark/>
          </w:tcPr>
          <w:p w14:paraId="5AEBFAB6" w14:textId="7602DD4C" w:rsidR="005C4142" w:rsidRPr="00B74FD2" w:rsidRDefault="005C4142" w:rsidP="005C4142">
            <w:pPr>
              <w:spacing w:line="240" w:lineRule="auto"/>
              <w:ind w:firstLine="0"/>
              <w:rPr>
                <w:bCs/>
              </w:rPr>
            </w:pPr>
            <w:r w:rsidRPr="00E052BB">
              <w:t>5</w:t>
            </w:r>
          </w:p>
        </w:tc>
        <w:tc>
          <w:tcPr>
            <w:tcW w:w="1170" w:type="dxa"/>
            <w:noWrap/>
            <w:hideMark/>
          </w:tcPr>
          <w:p w14:paraId="29FDFD92" w14:textId="0C229D3A" w:rsidR="005C4142" w:rsidRPr="00B74FD2" w:rsidRDefault="005C4142" w:rsidP="005C4142">
            <w:pPr>
              <w:spacing w:line="240" w:lineRule="auto"/>
              <w:ind w:firstLine="0"/>
              <w:rPr>
                <w:bCs/>
              </w:rPr>
            </w:pPr>
            <w:r w:rsidRPr="00E052BB">
              <w:t>0.040</w:t>
            </w:r>
            <w:r>
              <w:t>1</w:t>
            </w:r>
          </w:p>
        </w:tc>
        <w:tc>
          <w:tcPr>
            <w:tcW w:w="1298" w:type="dxa"/>
            <w:noWrap/>
            <w:hideMark/>
          </w:tcPr>
          <w:p w14:paraId="0FF5A1A2" w14:textId="63F88988" w:rsidR="005C4142" w:rsidRPr="00B74FD2" w:rsidRDefault="005C4142" w:rsidP="005C4142">
            <w:pPr>
              <w:spacing w:line="240" w:lineRule="auto"/>
              <w:ind w:firstLine="0"/>
              <w:rPr>
                <w:bCs/>
              </w:rPr>
            </w:pPr>
            <w:r w:rsidRPr="00E052BB">
              <w:t>0.0006</w:t>
            </w:r>
          </w:p>
        </w:tc>
        <w:tc>
          <w:tcPr>
            <w:tcW w:w="1225" w:type="dxa"/>
            <w:noWrap/>
            <w:hideMark/>
          </w:tcPr>
          <w:p w14:paraId="5D46844A" w14:textId="74CBAD1F" w:rsidR="005C4142" w:rsidRPr="00B74FD2" w:rsidRDefault="005C4142" w:rsidP="005C4142">
            <w:pPr>
              <w:spacing w:line="240" w:lineRule="auto"/>
              <w:ind w:firstLine="0"/>
              <w:rPr>
                <w:bCs/>
              </w:rPr>
            </w:pPr>
            <w:r w:rsidRPr="00E052BB">
              <w:t>0.0031</w:t>
            </w:r>
          </w:p>
        </w:tc>
        <w:tc>
          <w:tcPr>
            <w:tcW w:w="1279" w:type="dxa"/>
            <w:noWrap/>
            <w:hideMark/>
          </w:tcPr>
          <w:p w14:paraId="754DECD0" w14:textId="5362DADD" w:rsidR="005C4142" w:rsidRPr="00B74FD2" w:rsidRDefault="005C4142" w:rsidP="005C4142">
            <w:pPr>
              <w:spacing w:line="240" w:lineRule="auto"/>
              <w:ind w:firstLine="0"/>
              <w:rPr>
                <w:bCs/>
              </w:rPr>
            </w:pPr>
            <w:r w:rsidRPr="00E052BB">
              <w:t>NA</w:t>
            </w:r>
          </w:p>
        </w:tc>
        <w:tc>
          <w:tcPr>
            <w:tcW w:w="1279" w:type="dxa"/>
            <w:noWrap/>
            <w:hideMark/>
          </w:tcPr>
          <w:p w14:paraId="4982D0E9" w14:textId="6874302A" w:rsidR="005C4142" w:rsidRPr="00B74FD2" w:rsidRDefault="005C4142" w:rsidP="005C4142">
            <w:pPr>
              <w:spacing w:line="240" w:lineRule="auto"/>
              <w:ind w:firstLine="0"/>
              <w:rPr>
                <w:bCs/>
              </w:rPr>
            </w:pPr>
            <w:r w:rsidRPr="00E052BB">
              <w:t>NA</w:t>
            </w:r>
          </w:p>
        </w:tc>
        <w:tc>
          <w:tcPr>
            <w:tcW w:w="1385" w:type="dxa"/>
            <w:noWrap/>
            <w:hideMark/>
          </w:tcPr>
          <w:p w14:paraId="3A956378" w14:textId="724B62F2" w:rsidR="005C4142" w:rsidRPr="00B74FD2" w:rsidRDefault="005C4142" w:rsidP="005C4142">
            <w:pPr>
              <w:spacing w:line="240" w:lineRule="auto"/>
              <w:ind w:firstLine="0"/>
              <w:rPr>
                <w:bCs/>
              </w:rPr>
            </w:pPr>
            <w:r w:rsidRPr="00E052BB">
              <w:t>5</w:t>
            </w:r>
          </w:p>
        </w:tc>
        <w:tc>
          <w:tcPr>
            <w:tcW w:w="1332" w:type="dxa"/>
            <w:noWrap/>
            <w:hideMark/>
          </w:tcPr>
          <w:p w14:paraId="1015D0DB" w14:textId="46E6C2D2" w:rsidR="005C4142" w:rsidRPr="00B74FD2" w:rsidRDefault="005C4142" w:rsidP="005C4142">
            <w:pPr>
              <w:spacing w:line="240" w:lineRule="auto"/>
              <w:ind w:firstLine="0"/>
              <w:rPr>
                <w:bCs/>
              </w:rPr>
            </w:pPr>
            <w:r w:rsidRPr="00E052BB">
              <w:t>9086.6664</w:t>
            </w:r>
          </w:p>
        </w:tc>
        <w:tc>
          <w:tcPr>
            <w:tcW w:w="1560" w:type="dxa"/>
            <w:noWrap/>
            <w:hideMark/>
          </w:tcPr>
          <w:p w14:paraId="2FFA285E" w14:textId="1DCCCDEE" w:rsidR="005C4142" w:rsidRPr="00B74FD2" w:rsidRDefault="005C4142" w:rsidP="005C4142">
            <w:pPr>
              <w:spacing w:line="240" w:lineRule="auto"/>
              <w:ind w:firstLine="0"/>
              <w:rPr>
                <w:bCs/>
              </w:rPr>
            </w:pPr>
            <w:r w:rsidRPr="00E052BB">
              <w:t>-18163.32062</w:t>
            </w:r>
          </w:p>
        </w:tc>
        <w:tc>
          <w:tcPr>
            <w:tcW w:w="1560" w:type="dxa"/>
            <w:noWrap/>
            <w:hideMark/>
          </w:tcPr>
          <w:p w14:paraId="2AEB6A94" w14:textId="78E39DE2" w:rsidR="005C4142" w:rsidRPr="00B74FD2" w:rsidRDefault="005C4142" w:rsidP="005C4142">
            <w:pPr>
              <w:spacing w:line="240" w:lineRule="auto"/>
              <w:ind w:firstLine="0"/>
              <w:rPr>
                <w:bCs/>
              </w:rPr>
            </w:pPr>
            <w:r w:rsidRPr="00E052BB">
              <w:t>20.7540</w:t>
            </w:r>
          </w:p>
        </w:tc>
        <w:tc>
          <w:tcPr>
            <w:tcW w:w="1560" w:type="dxa"/>
            <w:noWrap/>
            <w:hideMark/>
          </w:tcPr>
          <w:p w14:paraId="24646DBC" w14:textId="065ABE6F" w:rsidR="005C4142" w:rsidRPr="00B74FD2" w:rsidRDefault="005C4142" w:rsidP="005C4142">
            <w:pPr>
              <w:spacing w:line="240" w:lineRule="auto"/>
              <w:ind w:firstLine="0"/>
              <w:rPr>
                <w:bCs/>
              </w:rPr>
            </w:pPr>
            <w:r>
              <w:t>0</w:t>
            </w:r>
          </w:p>
        </w:tc>
      </w:tr>
    </w:tbl>
    <w:p w14:paraId="246EBDA0" w14:textId="7A3FD317" w:rsidR="00B74FD2" w:rsidRDefault="00B74FD2">
      <w:pPr>
        <w:spacing w:line="240" w:lineRule="auto"/>
        <w:ind w:firstLine="0"/>
        <w:rPr>
          <w:b/>
          <w:bCs/>
        </w:rPr>
      </w:pPr>
      <w:r>
        <w:rPr>
          <w:b/>
          <w:bCs/>
        </w:rPr>
        <w:br w:type="page"/>
      </w:r>
    </w:p>
    <w:p w14:paraId="2072AF58" w14:textId="7450C763" w:rsidR="003F55E8" w:rsidRDefault="003F55E8" w:rsidP="003F55E8">
      <w:pPr>
        <w:spacing w:line="240" w:lineRule="auto"/>
        <w:ind w:firstLine="0"/>
        <w:rPr>
          <w:bCs/>
        </w:rPr>
      </w:pPr>
      <w:r w:rsidRPr="0050086D">
        <w:rPr>
          <w:b/>
          <w:bCs/>
        </w:rPr>
        <w:lastRenderedPageBreak/>
        <w:t xml:space="preserve">Table </w:t>
      </w:r>
      <w:r w:rsidR="0079494F">
        <w:rPr>
          <w:b/>
          <w:bCs/>
        </w:rPr>
        <w:t>S10</w:t>
      </w:r>
      <w:r w:rsidR="00B74FD2">
        <w:rPr>
          <w:b/>
          <w:bCs/>
        </w:rPr>
        <w:t xml:space="preserve"> a:b</w:t>
      </w:r>
      <w:r>
        <w:rPr>
          <w:b/>
          <w:bCs/>
        </w:rPr>
        <w:t xml:space="preserve"> </w:t>
      </w:r>
      <w:r w:rsidR="00B47E32">
        <w:rPr>
          <w:bCs/>
        </w:rPr>
        <w:t>Model selection tables for woody cover use by African wild dogs</w:t>
      </w:r>
    </w:p>
    <w:p w14:paraId="44DDD2AC" w14:textId="77777777" w:rsidR="00B47E32" w:rsidRDefault="00B47E32" w:rsidP="003F55E8">
      <w:pPr>
        <w:spacing w:line="240" w:lineRule="auto"/>
        <w:ind w:firstLine="0"/>
        <w:rPr>
          <w:bCs/>
        </w:rPr>
      </w:pPr>
    </w:p>
    <w:tbl>
      <w:tblPr>
        <w:tblStyle w:val="TableGrid"/>
        <w:tblW w:w="0" w:type="auto"/>
        <w:tblInd w:w="93" w:type="dxa"/>
        <w:tblLook w:val="04A0" w:firstRow="1" w:lastRow="0" w:firstColumn="1" w:lastColumn="0" w:noHBand="0" w:noVBand="1"/>
      </w:tblPr>
      <w:tblGrid>
        <w:gridCol w:w="554"/>
        <w:gridCol w:w="1063"/>
        <w:gridCol w:w="1337"/>
        <w:gridCol w:w="807"/>
        <w:gridCol w:w="1068"/>
        <w:gridCol w:w="938"/>
        <w:gridCol w:w="1242"/>
        <w:gridCol w:w="1382"/>
        <w:gridCol w:w="1658"/>
        <w:gridCol w:w="703"/>
        <w:gridCol w:w="916"/>
        <w:gridCol w:w="1242"/>
        <w:gridCol w:w="701"/>
        <w:gridCol w:w="803"/>
      </w:tblGrid>
      <w:tr w:rsidR="00225889" w:rsidRPr="00B47E32" w14:paraId="7E5475D6" w14:textId="77777777" w:rsidTr="00FB7A5F">
        <w:trPr>
          <w:trHeight w:val="300"/>
        </w:trPr>
        <w:tc>
          <w:tcPr>
            <w:tcW w:w="14650" w:type="dxa"/>
            <w:gridSpan w:val="14"/>
            <w:tcBorders>
              <w:top w:val="single" w:sz="8" w:space="0" w:color="FFFFFF" w:themeColor="background1"/>
              <w:left w:val="single" w:sz="8" w:space="0" w:color="FFFFFF" w:themeColor="background1"/>
              <w:right w:val="single" w:sz="8" w:space="0" w:color="FFFFFF" w:themeColor="background1"/>
            </w:tcBorders>
            <w:noWrap/>
          </w:tcPr>
          <w:p w14:paraId="0928D3DD" w14:textId="08C076CF" w:rsidR="00225889" w:rsidRPr="00B47E32" w:rsidRDefault="00225889" w:rsidP="00B47E32">
            <w:pPr>
              <w:spacing w:line="240" w:lineRule="auto"/>
              <w:ind w:firstLine="0"/>
              <w:rPr>
                <w:bCs/>
              </w:rPr>
            </w:pPr>
            <w:r>
              <w:rPr>
                <w:bCs/>
              </w:rPr>
              <w:t>Table S10a: Model selection for whole day</w:t>
            </w:r>
          </w:p>
        </w:tc>
      </w:tr>
      <w:tr w:rsidR="00225889" w:rsidRPr="00B47E32" w14:paraId="0A3C64C9" w14:textId="55D06F51" w:rsidTr="00225889">
        <w:trPr>
          <w:trHeight w:val="300"/>
        </w:trPr>
        <w:tc>
          <w:tcPr>
            <w:tcW w:w="560" w:type="dxa"/>
            <w:noWrap/>
            <w:hideMark/>
          </w:tcPr>
          <w:p w14:paraId="146A3416" w14:textId="77777777" w:rsidR="0079494F" w:rsidRPr="00B47E32" w:rsidRDefault="0079494F" w:rsidP="00B47E32">
            <w:pPr>
              <w:spacing w:line="240" w:lineRule="auto"/>
              <w:ind w:firstLine="0"/>
              <w:rPr>
                <w:bCs/>
              </w:rPr>
            </w:pPr>
          </w:p>
        </w:tc>
        <w:tc>
          <w:tcPr>
            <w:tcW w:w="1081" w:type="dxa"/>
            <w:noWrap/>
            <w:hideMark/>
          </w:tcPr>
          <w:p w14:paraId="495CF7FF" w14:textId="1CE5FB44" w:rsidR="0079494F" w:rsidRPr="00B47E32" w:rsidRDefault="0079494F" w:rsidP="00B47E32">
            <w:pPr>
              <w:spacing w:line="240" w:lineRule="auto"/>
              <w:ind w:firstLine="0"/>
              <w:rPr>
                <w:bCs/>
              </w:rPr>
            </w:pPr>
            <w:r>
              <w:rPr>
                <w:bCs/>
              </w:rPr>
              <w:t>Intercept</w:t>
            </w:r>
          </w:p>
        </w:tc>
        <w:tc>
          <w:tcPr>
            <w:tcW w:w="1361" w:type="dxa"/>
            <w:noWrap/>
            <w:hideMark/>
          </w:tcPr>
          <w:p w14:paraId="0EA2E0D5" w14:textId="17F27F53" w:rsidR="0079494F" w:rsidRPr="00B47E32" w:rsidRDefault="0079494F" w:rsidP="00B47E32">
            <w:pPr>
              <w:spacing w:line="240" w:lineRule="auto"/>
              <w:ind w:firstLine="0"/>
              <w:rPr>
                <w:bCs/>
              </w:rPr>
            </w:pPr>
            <w:r>
              <w:rPr>
                <w:bCs/>
              </w:rPr>
              <w:t>Temperature</w:t>
            </w:r>
          </w:p>
        </w:tc>
        <w:tc>
          <w:tcPr>
            <w:tcW w:w="820" w:type="dxa"/>
            <w:noWrap/>
            <w:hideMark/>
          </w:tcPr>
          <w:p w14:paraId="19981423" w14:textId="4813D875" w:rsidR="0079494F" w:rsidRPr="00B47E32" w:rsidRDefault="0079494F" w:rsidP="00B47E32">
            <w:pPr>
              <w:spacing w:line="240" w:lineRule="auto"/>
              <w:ind w:firstLine="0"/>
              <w:rPr>
                <w:bCs/>
              </w:rPr>
            </w:pPr>
            <w:r>
              <w:rPr>
                <w:bCs/>
              </w:rPr>
              <w:t>Period</w:t>
            </w:r>
          </w:p>
        </w:tc>
        <w:tc>
          <w:tcPr>
            <w:tcW w:w="1086" w:type="dxa"/>
            <w:noWrap/>
            <w:hideMark/>
          </w:tcPr>
          <w:p w14:paraId="7A494480" w14:textId="5DCA92FE" w:rsidR="0079494F" w:rsidRPr="00B47E32" w:rsidRDefault="0079494F" w:rsidP="00B47E32">
            <w:pPr>
              <w:spacing w:line="240" w:lineRule="auto"/>
              <w:ind w:firstLine="0"/>
              <w:rPr>
                <w:bCs/>
              </w:rPr>
            </w:pPr>
            <w:r w:rsidRPr="00671662">
              <w:rPr>
                <w:bCs/>
              </w:rPr>
              <w:t>Radiation</w:t>
            </w:r>
          </w:p>
        </w:tc>
        <w:tc>
          <w:tcPr>
            <w:tcW w:w="953" w:type="dxa"/>
            <w:noWrap/>
            <w:hideMark/>
          </w:tcPr>
          <w:p w14:paraId="67D5CEC5" w14:textId="2DBAD056" w:rsidR="0079494F" w:rsidRPr="00B47E32" w:rsidRDefault="0079494F" w:rsidP="00B47E32">
            <w:pPr>
              <w:spacing w:line="240" w:lineRule="auto"/>
              <w:ind w:firstLine="0"/>
              <w:rPr>
                <w:bCs/>
              </w:rPr>
            </w:pPr>
            <w:r>
              <w:rPr>
                <w:bCs/>
              </w:rPr>
              <w:t>Rainfall</w:t>
            </w:r>
          </w:p>
        </w:tc>
        <w:tc>
          <w:tcPr>
            <w:tcW w:w="1264" w:type="dxa"/>
            <w:noWrap/>
            <w:hideMark/>
          </w:tcPr>
          <w:p w14:paraId="106A478B" w14:textId="43F50701" w:rsidR="0079494F" w:rsidRPr="00B47E32" w:rsidRDefault="0079494F" w:rsidP="00B47E32">
            <w:pPr>
              <w:spacing w:line="240" w:lineRule="auto"/>
              <w:ind w:firstLine="0"/>
              <w:rPr>
                <w:bCs/>
              </w:rPr>
            </w:pPr>
            <w:r>
              <w:rPr>
                <w:bCs/>
              </w:rPr>
              <w:t>Temp:Rain</w:t>
            </w:r>
          </w:p>
        </w:tc>
        <w:tc>
          <w:tcPr>
            <w:tcW w:w="1407" w:type="dxa"/>
            <w:noWrap/>
          </w:tcPr>
          <w:p w14:paraId="58474928" w14:textId="46B624C2" w:rsidR="0079494F" w:rsidRPr="00B47E32" w:rsidRDefault="00225889" w:rsidP="000F24AB">
            <w:pPr>
              <w:spacing w:line="240" w:lineRule="auto"/>
              <w:ind w:firstLine="0"/>
              <w:rPr>
                <w:bCs/>
              </w:rPr>
            </w:pPr>
            <w:r>
              <w:rPr>
                <w:bCs/>
              </w:rPr>
              <w:t xml:space="preserve">Denning: </w:t>
            </w:r>
            <w:r w:rsidR="000F24AB">
              <w:rPr>
                <w:bCs/>
              </w:rPr>
              <w:t>yes</w:t>
            </w:r>
          </w:p>
        </w:tc>
        <w:tc>
          <w:tcPr>
            <w:tcW w:w="1689" w:type="dxa"/>
            <w:noWrap/>
          </w:tcPr>
          <w:p w14:paraId="41CE5D12" w14:textId="4626ED22" w:rsidR="0079494F" w:rsidRPr="00B47E32" w:rsidRDefault="00225889" w:rsidP="00225889">
            <w:pPr>
              <w:spacing w:line="240" w:lineRule="auto"/>
              <w:ind w:firstLine="0"/>
              <w:rPr>
                <w:bCs/>
              </w:rPr>
            </w:pPr>
            <w:r>
              <w:rPr>
                <w:bCs/>
              </w:rPr>
              <w:t>Temp:Denning</w:t>
            </w:r>
          </w:p>
        </w:tc>
        <w:tc>
          <w:tcPr>
            <w:tcW w:w="713" w:type="dxa"/>
            <w:noWrap/>
            <w:hideMark/>
          </w:tcPr>
          <w:p w14:paraId="24D557B4" w14:textId="12E5E5B3" w:rsidR="0079494F" w:rsidRPr="00B47E32" w:rsidRDefault="0079494F" w:rsidP="00B47E32">
            <w:pPr>
              <w:spacing w:line="240" w:lineRule="auto"/>
              <w:ind w:firstLine="0"/>
              <w:rPr>
                <w:bCs/>
              </w:rPr>
            </w:pPr>
            <w:r w:rsidRPr="00B47E32">
              <w:rPr>
                <w:bCs/>
              </w:rPr>
              <w:t>df</w:t>
            </w:r>
          </w:p>
        </w:tc>
        <w:tc>
          <w:tcPr>
            <w:tcW w:w="930" w:type="dxa"/>
            <w:noWrap/>
            <w:hideMark/>
          </w:tcPr>
          <w:p w14:paraId="279257E7" w14:textId="418FE5EF" w:rsidR="0079494F" w:rsidRPr="00B47E32" w:rsidRDefault="0079494F" w:rsidP="00B47E32">
            <w:pPr>
              <w:spacing w:line="240" w:lineRule="auto"/>
              <w:ind w:firstLine="0"/>
              <w:rPr>
                <w:bCs/>
              </w:rPr>
            </w:pPr>
            <w:r w:rsidRPr="00B47E32">
              <w:rPr>
                <w:bCs/>
              </w:rPr>
              <w:t>logLik</w:t>
            </w:r>
          </w:p>
        </w:tc>
        <w:tc>
          <w:tcPr>
            <w:tcW w:w="1264" w:type="dxa"/>
            <w:noWrap/>
            <w:hideMark/>
          </w:tcPr>
          <w:p w14:paraId="344305A5" w14:textId="440AF23A" w:rsidR="0079494F" w:rsidRPr="00B47E32" w:rsidRDefault="0079494F" w:rsidP="00B47E32">
            <w:pPr>
              <w:spacing w:line="240" w:lineRule="auto"/>
              <w:ind w:firstLine="0"/>
              <w:rPr>
                <w:bCs/>
              </w:rPr>
            </w:pPr>
            <w:r w:rsidRPr="00B47E32">
              <w:rPr>
                <w:bCs/>
              </w:rPr>
              <w:t>AICc</w:t>
            </w:r>
          </w:p>
        </w:tc>
        <w:tc>
          <w:tcPr>
            <w:tcW w:w="709" w:type="dxa"/>
          </w:tcPr>
          <w:p w14:paraId="6F9AE7F3" w14:textId="72FB6B77" w:rsidR="0079494F" w:rsidRPr="00B47E32" w:rsidRDefault="0079494F" w:rsidP="00B47E32">
            <w:pPr>
              <w:spacing w:line="240" w:lineRule="auto"/>
              <w:ind w:firstLine="0"/>
              <w:rPr>
                <w:bCs/>
              </w:rPr>
            </w:pPr>
            <w:r w:rsidRPr="00B47E32">
              <w:rPr>
                <w:bCs/>
              </w:rPr>
              <w:t>delta</w:t>
            </w:r>
          </w:p>
        </w:tc>
        <w:tc>
          <w:tcPr>
            <w:tcW w:w="813" w:type="dxa"/>
          </w:tcPr>
          <w:p w14:paraId="384B4DA5" w14:textId="3256B09D" w:rsidR="0079494F" w:rsidRPr="00B47E32" w:rsidRDefault="0079494F" w:rsidP="00B47E32">
            <w:pPr>
              <w:spacing w:line="240" w:lineRule="auto"/>
              <w:ind w:firstLine="0"/>
              <w:rPr>
                <w:bCs/>
              </w:rPr>
            </w:pPr>
            <w:r w:rsidRPr="00B47E32">
              <w:rPr>
                <w:bCs/>
              </w:rPr>
              <w:t>weight</w:t>
            </w:r>
          </w:p>
        </w:tc>
      </w:tr>
      <w:tr w:rsidR="00225889" w:rsidRPr="00B47E32" w14:paraId="2754FABD" w14:textId="3BEE76E7" w:rsidTr="00225889">
        <w:trPr>
          <w:trHeight w:val="300"/>
        </w:trPr>
        <w:tc>
          <w:tcPr>
            <w:tcW w:w="560" w:type="dxa"/>
            <w:noWrap/>
            <w:hideMark/>
          </w:tcPr>
          <w:p w14:paraId="49F31E54" w14:textId="3485405A" w:rsidR="0079494F" w:rsidRPr="00B47E32" w:rsidRDefault="0079494F" w:rsidP="00B47E32">
            <w:pPr>
              <w:spacing w:line="240" w:lineRule="auto"/>
              <w:ind w:firstLine="0"/>
              <w:rPr>
                <w:bCs/>
              </w:rPr>
            </w:pPr>
            <w:r w:rsidRPr="00FB1424">
              <w:t>17</w:t>
            </w:r>
          </w:p>
        </w:tc>
        <w:tc>
          <w:tcPr>
            <w:tcW w:w="1081" w:type="dxa"/>
            <w:noWrap/>
            <w:hideMark/>
          </w:tcPr>
          <w:p w14:paraId="0EDF55E9" w14:textId="354DE5DF" w:rsidR="0079494F" w:rsidRPr="00B47E32" w:rsidRDefault="0079494F" w:rsidP="00B47E32">
            <w:pPr>
              <w:spacing w:line="240" w:lineRule="auto"/>
              <w:ind w:firstLine="0"/>
              <w:rPr>
                <w:bCs/>
              </w:rPr>
            </w:pPr>
            <w:r w:rsidRPr="00FB1424">
              <w:t>0.1180</w:t>
            </w:r>
          </w:p>
        </w:tc>
        <w:tc>
          <w:tcPr>
            <w:tcW w:w="1361" w:type="dxa"/>
            <w:noWrap/>
            <w:hideMark/>
          </w:tcPr>
          <w:p w14:paraId="28EF7382" w14:textId="0DBE9B5B" w:rsidR="0079494F" w:rsidRPr="00B47E32" w:rsidRDefault="0079494F" w:rsidP="00B47E32">
            <w:pPr>
              <w:spacing w:line="240" w:lineRule="auto"/>
              <w:ind w:firstLine="0"/>
              <w:rPr>
                <w:bCs/>
              </w:rPr>
            </w:pPr>
            <w:r w:rsidRPr="00FB1424">
              <w:t>NA</w:t>
            </w:r>
          </w:p>
        </w:tc>
        <w:tc>
          <w:tcPr>
            <w:tcW w:w="820" w:type="dxa"/>
            <w:noWrap/>
            <w:hideMark/>
          </w:tcPr>
          <w:p w14:paraId="052F0DFC" w14:textId="07506AA2" w:rsidR="0079494F" w:rsidRPr="00B47E32" w:rsidRDefault="0079494F" w:rsidP="00B47E32">
            <w:pPr>
              <w:spacing w:line="240" w:lineRule="auto"/>
              <w:ind w:firstLine="0"/>
              <w:rPr>
                <w:bCs/>
              </w:rPr>
            </w:pPr>
            <w:r w:rsidRPr="00FB1424">
              <w:t>NA</w:t>
            </w:r>
          </w:p>
        </w:tc>
        <w:tc>
          <w:tcPr>
            <w:tcW w:w="1086" w:type="dxa"/>
            <w:noWrap/>
            <w:hideMark/>
          </w:tcPr>
          <w:p w14:paraId="79382228" w14:textId="24859129" w:rsidR="0079494F" w:rsidRPr="00B47E32" w:rsidRDefault="0079494F" w:rsidP="00B47E32">
            <w:pPr>
              <w:spacing w:line="240" w:lineRule="auto"/>
              <w:ind w:firstLine="0"/>
              <w:rPr>
                <w:bCs/>
              </w:rPr>
            </w:pPr>
            <w:r w:rsidRPr="00FB1424">
              <w:t>NA</w:t>
            </w:r>
          </w:p>
        </w:tc>
        <w:tc>
          <w:tcPr>
            <w:tcW w:w="953" w:type="dxa"/>
            <w:noWrap/>
            <w:hideMark/>
          </w:tcPr>
          <w:p w14:paraId="79835FC6" w14:textId="353A1BD2" w:rsidR="0079494F" w:rsidRPr="00B47E32" w:rsidRDefault="0079494F" w:rsidP="00B47E32">
            <w:pPr>
              <w:spacing w:line="240" w:lineRule="auto"/>
              <w:ind w:firstLine="0"/>
              <w:rPr>
                <w:bCs/>
              </w:rPr>
            </w:pPr>
            <w:r w:rsidRPr="00FB1424">
              <w:t>NA</w:t>
            </w:r>
          </w:p>
        </w:tc>
        <w:tc>
          <w:tcPr>
            <w:tcW w:w="1264" w:type="dxa"/>
            <w:noWrap/>
            <w:hideMark/>
          </w:tcPr>
          <w:p w14:paraId="3FFE29E3" w14:textId="650533BA" w:rsidR="0079494F" w:rsidRPr="00B47E32" w:rsidRDefault="0079494F" w:rsidP="00B47E32">
            <w:pPr>
              <w:spacing w:line="240" w:lineRule="auto"/>
              <w:ind w:firstLine="0"/>
              <w:rPr>
                <w:bCs/>
              </w:rPr>
            </w:pPr>
            <w:r w:rsidRPr="00FB1424">
              <w:t>NA</w:t>
            </w:r>
          </w:p>
        </w:tc>
        <w:tc>
          <w:tcPr>
            <w:tcW w:w="1407" w:type="dxa"/>
            <w:noWrap/>
            <w:hideMark/>
          </w:tcPr>
          <w:p w14:paraId="1499C627" w14:textId="0E714E95" w:rsidR="0079494F" w:rsidRPr="00B47E32" w:rsidRDefault="000F24AB" w:rsidP="00B47E32">
            <w:pPr>
              <w:spacing w:line="240" w:lineRule="auto"/>
              <w:ind w:firstLine="0"/>
              <w:rPr>
                <w:bCs/>
              </w:rPr>
            </w:pPr>
            <w:r>
              <w:t>-</w:t>
            </w:r>
          </w:p>
        </w:tc>
        <w:tc>
          <w:tcPr>
            <w:tcW w:w="1689" w:type="dxa"/>
            <w:noWrap/>
            <w:hideMark/>
          </w:tcPr>
          <w:p w14:paraId="6A539417" w14:textId="7CB0FF32" w:rsidR="0079494F" w:rsidRPr="00B47E32" w:rsidRDefault="0079494F" w:rsidP="00B47E32">
            <w:pPr>
              <w:spacing w:line="240" w:lineRule="auto"/>
              <w:ind w:firstLine="0"/>
              <w:rPr>
                <w:bCs/>
              </w:rPr>
            </w:pPr>
            <w:r w:rsidRPr="00FB1424">
              <w:t>NA</w:t>
            </w:r>
          </w:p>
        </w:tc>
        <w:tc>
          <w:tcPr>
            <w:tcW w:w="713" w:type="dxa"/>
            <w:noWrap/>
            <w:hideMark/>
          </w:tcPr>
          <w:p w14:paraId="236532F7" w14:textId="50DDA07F" w:rsidR="0079494F" w:rsidRPr="00B47E32" w:rsidRDefault="0079494F" w:rsidP="00B47E32">
            <w:pPr>
              <w:spacing w:line="240" w:lineRule="auto"/>
              <w:ind w:firstLine="0"/>
              <w:rPr>
                <w:bCs/>
              </w:rPr>
            </w:pPr>
            <w:r w:rsidRPr="00FB1424">
              <w:t>5.00</w:t>
            </w:r>
          </w:p>
        </w:tc>
        <w:tc>
          <w:tcPr>
            <w:tcW w:w="930" w:type="dxa"/>
            <w:noWrap/>
            <w:hideMark/>
          </w:tcPr>
          <w:p w14:paraId="7C60E3D3" w14:textId="31496339" w:rsidR="0079494F" w:rsidRPr="00B47E32" w:rsidRDefault="0079494F" w:rsidP="00B47E32">
            <w:pPr>
              <w:spacing w:line="240" w:lineRule="auto"/>
              <w:ind w:firstLine="0"/>
              <w:rPr>
                <w:bCs/>
              </w:rPr>
            </w:pPr>
            <w:r w:rsidRPr="00FB1424">
              <w:t>1173.34</w:t>
            </w:r>
          </w:p>
        </w:tc>
        <w:tc>
          <w:tcPr>
            <w:tcW w:w="1264" w:type="dxa"/>
            <w:noWrap/>
            <w:hideMark/>
          </w:tcPr>
          <w:p w14:paraId="2C111B67" w14:textId="59B49B37" w:rsidR="0079494F" w:rsidRPr="00B47E32" w:rsidRDefault="0079494F" w:rsidP="00B47E32">
            <w:pPr>
              <w:spacing w:line="240" w:lineRule="auto"/>
              <w:ind w:firstLine="0"/>
              <w:rPr>
                <w:bCs/>
              </w:rPr>
            </w:pPr>
            <w:r w:rsidRPr="00FB1424">
              <w:t>-2336.65</w:t>
            </w:r>
          </w:p>
        </w:tc>
        <w:tc>
          <w:tcPr>
            <w:tcW w:w="709" w:type="dxa"/>
          </w:tcPr>
          <w:p w14:paraId="26699355" w14:textId="00B37296" w:rsidR="0079494F" w:rsidRPr="00B47E32" w:rsidRDefault="0079494F" w:rsidP="00B47E32">
            <w:pPr>
              <w:spacing w:line="240" w:lineRule="auto"/>
              <w:ind w:firstLine="0"/>
              <w:rPr>
                <w:bCs/>
              </w:rPr>
            </w:pPr>
            <w:r w:rsidRPr="00FB1424">
              <w:t>0.00</w:t>
            </w:r>
          </w:p>
        </w:tc>
        <w:tc>
          <w:tcPr>
            <w:tcW w:w="813" w:type="dxa"/>
          </w:tcPr>
          <w:p w14:paraId="46544C17" w14:textId="7F3FA3A7" w:rsidR="0079494F" w:rsidRPr="00B47E32" w:rsidRDefault="0079494F" w:rsidP="00B47E32">
            <w:pPr>
              <w:spacing w:line="240" w:lineRule="auto"/>
              <w:ind w:firstLine="0"/>
              <w:rPr>
                <w:bCs/>
              </w:rPr>
            </w:pPr>
            <w:r w:rsidRPr="00FB1424">
              <w:t>0.99</w:t>
            </w:r>
          </w:p>
        </w:tc>
      </w:tr>
      <w:tr w:rsidR="00225889" w:rsidRPr="00B47E32" w14:paraId="2AD6514D" w14:textId="77777777" w:rsidTr="00225889">
        <w:trPr>
          <w:trHeight w:val="300"/>
        </w:trPr>
        <w:tc>
          <w:tcPr>
            <w:tcW w:w="560" w:type="dxa"/>
            <w:noWrap/>
          </w:tcPr>
          <w:p w14:paraId="4B5DB5D1" w14:textId="27A2A083" w:rsidR="00225889" w:rsidRPr="00FB1424" w:rsidRDefault="00225889" w:rsidP="00B47E32">
            <w:pPr>
              <w:spacing w:line="240" w:lineRule="auto"/>
              <w:ind w:firstLine="0"/>
            </w:pPr>
            <w:r w:rsidRPr="007B3991">
              <w:t>18</w:t>
            </w:r>
          </w:p>
        </w:tc>
        <w:tc>
          <w:tcPr>
            <w:tcW w:w="1081" w:type="dxa"/>
            <w:noWrap/>
          </w:tcPr>
          <w:p w14:paraId="6514FB26" w14:textId="24F48ED8" w:rsidR="00225889" w:rsidRPr="00FB1424" w:rsidRDefault="00225889" w:rsidP="00B47E32">
            <w:pPr>
              <w:spacing w:line="240" w:lineRule="auto"/>
              <w:ind w:firstLine="0"/>
            </w:pPr>
            <w:r w:rsidRPr="007B3991">
              <w:t>0.1202</w:t>
            </w:r>
          </w:p>
        </w:tc>
        <w:tc>
          <w:tcPr>
            <w:tcW w:w="1361" w:type="dxa"/>
            <w:noWrap/>
          </w:tcPr>
          <w:p w14:paraId="70F3D40B" w14:textId="5518B25C" w:rsidR="00225889" w:rsidRPr="00FB1424" w:rsidRDefault="00225889" w:rsidP="00B47E32">
            <w:pPr>
              <w:spacing w:line="240" w:lineRule="auto"/>
              <w:ind w:firstLine="0"/>
            </w:pPr>
            <w:r w:rsidRPr="007B3991">
              <w:t>NA</w:t>
            </w:r>
          </w:p>
        </w:tc>
        <w:tc>
          <w:tcPr>
            <w:tcW w:w="820" w:type="dxa"/>
            <w:noWrap/>
          </w:tcPr>
          <w:p w14:paraId="551A91C5" w14:textId="2F7F4E9C" w:rsidR="00225889" w:rsidRPr="00FB1424" w:rsidRDefault="00225889" w:rsidP="00B47E32">
            <w:pPr>
              <w:spacing w:line="240" w:lineRule="auto"/>
              <w:ind w:firstLine="0"/>
            </w:pPr>
            <w:r w:rsidRPr="007B3991">
              <w:t>+</w:t>
            </w:r>
          </w:p>
        </w:tc>
        <w:tc>
          <w:tcPr>
            <w:tcW w:w="1086" w:type="dxa"/>
            <w:noWrap/>
          </w:tcPr>
          <w:p w14:paraId="7757226E" w14:textId="41F792AF" w:rsidR="00225889" w:rsidRPr="00FB1424" w:rsidRDefault="00225889" w:rsidP="00B47E32">
            <w:pPr>
              <w:spacing w:line="240" w:lineRule="auto"/>
              <w:ind w:firstLine="0"/>
            </w:pPr>
            <w:r w:rsidRPr="007B3991">
              <w:t>NA</w:t>
            </w:r>
          </w:p>
        </w:tc>
        <w:tc>
          <w:tcPr>
            <w:tcW w:w="953" w:type="dxa"/>
            <w:noWrap/>
          </w:tcPr>
          <w:p w14:paraId="64D0DD6E" w14:textId="51C31F83" w:rsidR="00225889" w:rsidRPr="00FB1424" w:rsidRDefault="00225889" w:rsidP="00B47E32">
            <w:pPr>
              <w:spacing w:line="240" w:lineRule="auto"/>
              <w:ind w:firstLine="0"/>
            </w:pPr>
            <w:r w:rsidRPr="007B3991">
              <w:t>NA</w:t>
            </w:r>
          </w:p>
        </w:tc>
        <w:tc>
          <w:tcPr>
            <w:tcW w:w="1264" w:type="dxa"/>
            <w:noWrap/>
          </w:tcPr>
          <w:p w14:paraId="3BCBAE63" w14:textId="459CB98F" w:rsidR="00225889" w:rsidRPr="00FB1424" w:rsidRDefault="00225889" w:rsidP="00B47E32">
            <w:pPr>
              <w:spacing w:line="240" w:lineRule="auto"/>
              <w:ind w:firstLine="0"/>
            </w:pPr>
            <w:r w:rsidRPr="007B3991">
              <w:t>NA</w:t>
            </w:r>
          </w:p>
        </w:tc>
        <w:tc>
          <w:tcPr>
            <w:tcW w:w="1407" w:type="dxa"/>
            <w:noWrap/>
          </w:tcPr>
          <w:p w14:paraId="0FEDD53F" w14:textId="470D011A" w:rsidR="00225889" w:rsidRPr="00FB1424" w:rsidRDefault="000F24AB" w:rsidP="00B47E32">
            <w:pPr>
              <w:spacing w:line="240" w:lineRule="auto"/>
              <w:ind w:firstLine="0"/>
            </w:pPr>
            <w:r>
              <w:t>-</w:t>
            </w:r>
          </w:p>
        </w:tc>
        <w:tc>
          <w:tcPr>
            <w:tcW w:w="1689" w:type="dxa"/>
            <w:noWrap/>
          </w:tcPr>
          <w:p w14:paraId="321A9E17" w14:textId="70AE6458" w:rsidR="00225889" w:rsidRPr="00FB1424" w:rsidRDefault="00225889" w:rsidP="00B47E32">
            <w:pPr>
              <w:spacing w:line="240" w:lineRule="auto"/>
              <w:ind w:firstLine="0"/>
            </w:pPr>
            <w:r w:rsidRPr="007B3991">
              <w:t>NA</w:t>
            </w:r>
          </w:p>
        </w:tc>
        <w:tc>
          <w:tcPr>
            <w:tcW w:w="713" w:type="dxa"/>
            <w:noWrap/>
          </w:tcPr>
          <w:p w14:paraId="422FA7C8" w14:textId="6D4C8691" w:rsidR="00225889" w:rsidRPr="00FB1424" w:rsidRDefault="00225889" w:rsidP="00B47E32">
            <w:pPr>
              <w:spacing w:line="240" w:lineRule="auto"/>
              <w:ind w:firstLine="0"/>
            </w:pPr>
            <w:r w:rsidRPr="007B3991">
              <w:t>6.00</w:t>
            </w:r>
          </w:p>
        </w:tc>
        <w:tc>
          <w:tcPr>
            <w:tcW w:w="930" w:type="dxa"/>
            <w:noWrap/>
          </w:tcPr>
          <w:p w14:paraId="39446BD0" w14:textId="2BD35998" w:rsidR="00225889" w:rsidRPr="00FB1424" w:rsidRDefault="00225889" w:rsidP="00B47E32">
            <w:pPr>
              <w:spacing w:line="240" w:lineRule="auto"/>
              <w:ind w:firstLine="0"/>
            </w:pPr>
            <w:r w:rsidRPr="007B3991">
              <w:t>1170.01</w:t>
            </w:r>
          </w:p>
        </w:tc>
        <w:tc>
          <w:tcPr>
            <w:tcW w:w="1264" w:type="dxa"/>
            <w:noWrap/>
          </w:tcPr>
          <w:p w14:paraId="10E8E155" w14:textId="6620EBDE" w:rsidR="00225889" w:rsidRPr="00FB1424" w:rsidRDefault="00225889" w:rsidP="00B47E32">
            <w:pPr>
              <w:spacing w:line="240" w:lineRule="auto"/>
              <w:ind w:firstLine="0"/>
            </w:pPr>
            <w:r w:rsidRPr="007B3991">
              <w:t>-2327.97</w:t>
            </w:r>
          </w:p>
        </w:tc>
        <w:tc>
          <w:tcPr>
            <w:tcW w:w="709" w:type="dxa"/>
          </w:tcPr>
          <w:p w14:paraId="51193A64" w14:textId="180580B6" w:rsidR="00225889" w:rsidRPr="00FB1424" w:rsidRDefault="00225889" w:rsidP="00B47E32">
            <w:pPr>
              <w:spacing w:line="240" w:lineRule="auto"/>
              <w:ind w:firstLine="0"/>
            </w:pPr>
            <w:r w:rsidRPr="007B3991">
              <w:t>8.68</w:t>
            </w:r>
          </w:p>
        </w:tc>
        <w:tc>
          <w:tcPr>
            <w:tcW w:w="813" w:type="dxa"/>
          </w:tcPr>
          <w:p w14:paraId="4FE1F73A" w14:textId="26279086" w:rsidR="00225889" w:rsidRPr="00FB1424" w:rsidRDefault="00225889" w:rsidP="00B47E32">
            <w:pPr>
              <w:spacing w:line="240" w:lineRule="auto"/>
              <w:ind w:firstLine="0"/>
            </w:pPr>
            <w:r w:rsidRPr="007B3991">
              <w:t>0.01</w:t>
            </w:r>
          </w:p>
        </w:tc>
      </w:tr>
      <w:tr w:rsidR="00225889" w:rsidRPr="00B47E32" w14:paraId="33DE751E" w14:textId="2AF7F5D5" w:rsidTr="00225889">
        <w:trPr>
          <w:trHeight w:val="300"/>
        </w:trPr>
        <w:tc>
          <w:tcPr>
            <w:tcW w:w="560" w:type="dxa"/>
            <w:noWrap/>
            <w:hideMark/>
          </w:tcPr>
          <w:p w14:paraId="0223E09B" w14:textId="1EE58914" w:rsidR="0079494F" w:rsidRPr="00B47E32" w:rsidRDefault="0079494F" w:rsidP="00B47E32">
            <w:pPr>
              <w:spacing w:line="240" w:lineRule="auto"/>
              <w:ind w:firstLine="0"/>
              <w:rPr>
                <w:bCs/>
              </w:rPr>
            </w:pPr>
            <w:r w:rsidRPr="00FB1424">
              <w:t>13</w:t>
            </w:r>
          </w:p>
        </w:tc>
        <w:tc>
          <w:tcPr>
            <w:tcW w:w="1081" w:type="dxa"/>
            <w:noWrap/>
            <w:hideMark/>
          </w:tcPr>
          <w:p w14:paraId="356C59C6" w14:textId="34C318E5" w:rsidR="0079494F" w:rsidRPr="00B47E32" w:rsidRDefault="0079494F" w:rsidP="00B47E32">
            <w:pPr>
              <w:spacing w:line="240" w:lineRule="auto"/>
              <w:ind w:firstLine="0"/>
              <w:rPr>
                <w:bCs/>
              </w:rPr>
            </w:pPr>
            <w:r w:rsidRPr="00FB1424">
              <w:t>0.1615</w:t>
            </w:r>
          </w:p>
        </w:tc>
        <w:tc>
          <w:tcPr>
            <w:tcW w:w="1361" w:type="dxa"/>
            <w:noWrap/>
            <w:hideMark/>
          </w:tcPr>
          <w:p w14:paraId="18BCD501" w14:textId="55C10662" w:rsidR="0079494F" w:rsidRPr="00B47E32" w:rsidRDefault="0079494F" w:rsidP="00B47E32">
            <w:pPr>
              <w:spacing w:line="240" w:lineRule="auto"/>
              <w:ind w:firstLine="0"/>
              <w:rPr>
                <w:bCs/>
              </w:rPr>
            </w:pPr>
            <w:r w:rsidRPr="00FB1424">
              <w:t>NA</w:t>
            </w:r>
          </w:p>
        </w:tc>
        <w:tc>
          <w:tcPr>
            <w:tcW w:w="820" w:type="dxa"/>
            <w:noWrap/>
            <w:hideMark/>
          </w:tcPr>
          <w:p w14:paraId="1F444A34" w14:textId="5D9237A4" w:rsidR="0079494F" w:rsidRPr="00B47E32" w:rsidRDefault="0079494F" w:rsidP="00B47E32">
            <w:pPr>
              <w:spacing w:line="240" w:lineRule="auto"/>
              <w:ind w:firstLine="0"/>
              <w:rPr>
                <w:bCs/>
              </w:rPr>
            </w:pPr>
            <w:r w:rsidRPr="00FB1424">
              <w:t>NA</w:t>
            </w:r>
          </w:p>
        </w:tc>
        <w:tc>
          <w:tcPr>
            <w:tcW w:w="1086" w:type="dxa"/>
            <w:noWrap/>
            <w:hideMark/>
          </w:tcPr>
          <w:p w14:paraId="19DF6145" w14:textId="79658160" w:rsidR="0079494F" w:rsidRPr="00B47E32" w:rsidRDefault="0079494F" w:rsidP="00B47E32">
            <w:pPr>
              <w:spacing w:line="240" w:lineRule="auto"/>
              <w:ind w:firstLine="0"/>
              <w:rPr>
                <w:bCs/>
              </w:rPr>
            </w:pPr>
            <w:r w:rsidRPr="00FB1424">
              <w:t>NA</w:t>
            </w:r>
          </w:p>
        </w:tc>
        <w:tc>
          <w:tcPr>
            <w:tcW w:w="953" w:type="dxa"/>
            <w:noWrap/>
            <w:hideMark/>
          </w:tcPr>
          <w:p w14:paraId="29A34645" w14:textId="04C3AF85" w:rsidR="0079494F" w:rsidRPr="00B47E32" w:rsidRDefault="0079494F" w:rsidP="00B47E32">
            <w:pPr>
              <w:spacing w:line="240" w:lineRule="auto"/>
              <w:ind w:firstLine="0"/>
              <w:rPr>
                <w:bCs/>
              </w:rPr>
            </w:pPr>
            <w:r w:rsidRPr="00FB1424">
              <w:t>NA</w:t>
            </w:r>
          </w:p>
        </w:tc>
        <w:tc>
          <w:tcPr>
            <w:tcW w:w="1264" w:type="dxa"/>
            <w:noWrap/>
            <w:hideMark/>
          </w:tcPr>
          <w:p w14:paraId="77CB935D" w14:textId="13A68E39" w:rsidR="0079494F" w:rsidRPr="00B47E32" w:rsidRDefault="0079494F" w:rsidP="00B47E32">
            <w:pPr>
              <w:spacing w:line="240" w:lineRule="auto"/>
              <w:ind w:firstLine="0"/>
              <w:rPr>
                <w:bCs/>
              </w:rPr>
            </w:pPr>
            <w:r w:rsidRPr="00FB1424">
              <w:t>NA</w:t>
            </w:r>
          </w:p>
        </w:tc>
        <w:tc>
          <w:tcPr>
            <w:tcW w:w="1407" w:type="dxa"/>
            <w:noWrap/>
            <w:hideMark/>
          </w:tcPr>
          <w:p w14:paraId="57E14FDE" w14:textId="732FD77D" w:rsidR="0079494F" w:rsidRPr="00B47E32" w:rsidRDefault="0079494F" w:rsidP="00B47E32">
            <w:pPr>
              <w:spacing w:line="240" w:lineRule="auto"/>
              <w:ind w:firstLine="0"/>
              <w:rPr>
                <w:bCs/>
              </w:rPr>
            </w:pPr>
            <w:r w:rsidRPr="00FB1424">
              <w:t>NA</w:t>
            </w:r>
          </w:p>
        </w:tc>
        <w:tc>
          <w:tcPr>
            <w:tcW w:w="1689" w:type="dxa"/>
            <w:noWrap/>
            <w:hideMark/>
          </w:tcPr>
          <w:p w14:paraId="79C1E5DD" w14:textId="551FE925" w:rsidR="0079494F" w:rsidRPr="00B47E32" w:rsidRDefault="0079494F" w:rsidP="00B47E32">
            <w:pPr>
              <w:spacing w:line="240" w:lineRule="auto"/>
              <w:ind w:firstLine="0"/>
              <w:rPr>
                <w:bCs/>
              </w:rPr>
            </w:pPr>
            <w:r w:rsidRPr="00FB1424">
              <w:t>NA</w:t>
            </w:r>
          </w:p>
        </w:tc>
        <w:tc>
          <w:tcPr>
            <w:tcW w:w="713" w:type="dxa"/>
            <w:noWrap/>
            <w:hideMark/>
          </w:tcPr>
          <w:p w14:paraId="1E9C56E8" w14:textId="6A4701C3" w:rsidR="0079494F" w:rsidRPr="00B47E32" w:rsidRDefault="0079494F" w:rsidP="00B47E32">
            <w:pPr>
              <w:spacing w:line="240" w:lineRule="auto"/>
              <w:ind w:firstLine="0"/>
              <w:rPr>
                <w:bCs/>
              </w:rPr>
            </w:pPr>
            <w:r w:rsidRPr="00FB1424">
              <w:t>4.00</w:t>
            </w:r>
          </w:p>
        </w:tc>
        <w:tc>
          <w:tcPr>
            <w:tcW w:w="930" w:type="dxa"/>
            <w:noWrap/>
            <w:hideMark/>
          </w:tcPr>
          <w:p w14:paraId="6EBED347" w14:textId="587DAB01" w:rsidR="0079494F" w:rsidRPr="00B47E32" w:rsidRDefault="0079494F" w:rsidP="00B47E32">
            <w:pPr>
              <w:spacing w:line="240" w:lineRule="auto"/>
              <w:ind w:firstLine="0"/>
              <w:rPr>
                <w:bCs/>
              </w:rPr>
            </w:pPr>
            <w:r w:rsidRPr="00FB1424">
              <w:t>1167.29</w:t>
            </w:r>
          </w:p>
        </w:tc>
        <w:tc>
          <w:tcPr>
            <w:tcW w:w="1264" w:type="dxa"/>
            <w:noWrap/>
            <w:hideMark/>
          </w:tcPr>
          <w:p w14:paraId="29BC3232" w14:textId="37D1105C" w:rsidR="0079494F" w:rsidRPr="00B47E32" w:rsidRDefault="0079494F" w:rsidP="00B47E32">
            <w:pPr>
              <w:spacing w:line="240" w:lineRule="auto"/>
              <w:ind w:firstLine="0"/>
              <w:rPr>
                <w:bCs/>
              </w:rPr>
            </w:pPr>
            <w:r w:rsidRPr="00FB1424">
              <w:t>-2326.57</w:t>
            </w:r>
          </w:p>
        </w:tc>
        <w:tc>
          <w:tcPr>
            <w:tcW w:w="709" w:type="dxa"/>
          </w:tcPr>
          <w:p w14:paraId="06AD72D2" w14:textId="6A6D6ACB" w:rsidR="0079494F" w:rsidRPr="00B47E32" w:rsidRDefault="0079494F" w:rsidP="00B47E32">
            <w:pPr>
              <w:spacing w:line="240" w:lineRule="auto"/>
              <w:ind w:firstLine="0"/>
              <w:rPr>
                <w:bCs/>
              </w:rPr>
            </w:pPr>
            <w:r w:rsidRPr="00FB1424">
              <w:t>10.09</w:t>
            </w:r>
          </w:p>
        </w:tc>
        <w:tc>
          <w:tcPr>
            <w:tcW w:w="813" w:type="dxa"/>
          </w:tcPr>
          <w:p w14:paraId="059EC04D" w14:textId="3571399E" w:rsidR="0079494F" w:rsidRPr="00B47E32" w:rsidRDefault="00225889" w:rsidP="00B47E32">
            <w:pPr>
              <w:spacing w:line="240" w:lineRule="auto"/>
              <w:ind w:firstLine="0"/>
              <w:rPr>
                <w:bCs/>
              </w:rPr>
            </w:pPr>
            <w:r>
              <w:t>0.00</w:t>
            </w:r>
          </w:p>
        </w:tc>
      </w:tr>
      <w:tr w:rsidR="00225889" w:rsidRPr="00B47E32" w14:paraId="14E49C49" w14:textId="36440E3C" w:rsidTr="00225889">
        <w:trPr>
          <w:trHeight w:val="300"/>
        </w:trPr>
        <w:tc>
          <w:tcPr>
            <w:tcW w:w="560" w:type="dxa"/>
            <w:noWrap/>
            <w:hideMark/>
          </w:tcPr>
          <w:p w14:paraId="783FC847" w14:textId="1BE66D00" w:rsidR="0079494F" w:rsidRPr="00B47E32" w:rsidRDefault="0079494F" w:rsidP="00B47E32">
            <w:pPr>
              <w:spacing w:line="240" w:lineRule="auto"/>
              <w:ind w:firstLine="0"/>
              <w:rPr>
                <w:bCs/>
              </w:rPr>
            </w:pPr>
            <w:r w:rsidRPr="00FB1424">
              <w:t>16</w:t>
            </w:r>
          </w:p>
        </w:tc>
        <w:tc>
          <w:tcPr>
            <w:tcW w:w="1081" w:type="dxa"/>
            <w:noWrap/>
            <w:hideMark/>
          </w:tcPr>
          <w:p w14:paraId="41F33777" w14:textId="2E2DCDE7" w:rsidR="0079494F" w:rsidRPr="00B47E32" w:rsidRDefault="0079494F" w:rsidP="00B47E32">
            <w:pPr>
              <w:spacing w:line="240" w:lineRule="auto"/>
              <w:ind w:firstLine="0"/>
              <w:rPr>
                <w:bCs/>
              </w:rPr>
            </w:pPr>
            <w:r w:rsidRPr="00FB1424">
              <w:t>0.0889</w:t>
            </w:r>
          </w:p>
        </w:tc>
        <w:tc>
          <w:tcPr>
            <w:tcW w:w="1361" w:type="dxa"/>
            <w:noWrap/>
            <w:hideMark/>
          </w:tcPr>
          <w:p w14:paraId="2AA3AAD2" w14:textId="0A9528D8" w:rsidR="0079494F" w:rsidRPr="00B47E32" w:rsidRDefault="0079494F" w:rsidP="00B47E32">
            <w:pPr>
              <w:spacing w:line="240" w:lineRule="auto"/>
              <w:ind w:firstLine="0"/>
              <w:rPr>
                <w:bCs/>
              </w:rPr>
            </w:pPr>
            <w:r w:rsidRPr="00FB1424">
              <w:t>NA</w:t>
            </w:r>
          </w:p>
        </w:tc>
        <w:tc>
          <w:tcPr>
            <w:tcW w:w="820" w:type="dxa"/>
            <w:noWrap/>
            <w:hideMark/>
          </w:tcPr>
          <w:p w14:paraId="63DD04EA" w14:textId="71BD5EF2" w:rsidR="0079494F" w:rsidRPr="00B47E32" w:rsidRDefault="0079494F" w:rsidP="00B47E32">
            <w:pPr>
              <w:spacing w:line="240" w:lineRule="auto"/>
              <w:ind w:firstLine="0"/>
              <w:rPr>
                <w:bCs/>
              </w:rPr>
            </w:pPr>
            <w:r w:rsidRPr="00FB1424">
              <w:t>NA</w:t>
            </w:r>
          </w:p>
        </w:tc>
        <w:tc>
          <w:tcPr>
            <w:tcW w:w="1086" w:type="dxa"/>
            <w:noWrap/>
            <w:hideMark/>
          </w:tcPr>
          <w:p w14:paraId="311281EA" w14:textId="063B7FA8" w:rsidR="0079494F" w:rsidRPr="00B47E32" w:rsidRDefault="0079494F" w:rsidP="00B47E32">
            <w:pPr>
              <w:spacing w:line="240" w:lineRule="auto"/>
              <w:ind w:firstLine="0"/>
              <w:rPr>
                <w:bCs/>
              </w:rPr>
            </w:pPr>
            <w:r w:rsidRPr="00FB1424">
              <w:t>0.0014</w:t>
            </w:r>
          </w:p>
        </w:tc>
        <w:tc>
          <w:tcPr>
            <w:tcW w:w="953" w:type="dxa"/>
            <w:noWrap/>
            <w:hideMark/>
          </w:tcPr>
          <w:p w14:paraId="2E0EBFFB" w14:textId="270A2184" w:rsidR="0079494F" w:rsidRPr="00B47E32" w:rsidRDefault="0079494F" w:rsidP="00B47E32">
            <w:pPr>
              <w:spacing w:line="240" w:lineRule="auto"/>
              <w:ind w:firstLine="0"/>
              <w:rPr>
                <w:bCs/>
              </w:rPr>
            </w:pPr>
            <w:r w:rsidRPr="00FB1424">
              <w:t>NA</w:t>
            </w:r>
          </w:p>
        </w:tc>
        <w:tc>
          <w:tcPr>
            <w:tcW w:w="1264" w:type="dxa"/>
            <w:noWrap/>
            <w:hideMark/>
          </w:tcPr>
          <w:p w14:paraId="06E7CF16" w14:textId="0BDE1EB6" w:rsidR="0079494F" w:rsidRPr="00B47E32" w:rsidRDefault="0079494F" w:rsidP="00B47E32">
            <w:pPr>
              <w:spacing w:line="240" w:lineRule="auto"/>
              <w:ind w:firstLine="0"/>
              <w:rPr>
                <w:bCs/>
              </w:rPr>
            </w:pPr>
            <w:r w:rsidRPr="00FB1424">
              <w:t>NA</w:t>
            </w:r>
          </w:p>
        </w:tc>
        <w:tc>
          <w:tcPr>
            <w:tcW w:w="1407" w:type="dxa"/>
            <w:noWrap/>
            <w:hideMark/>
          </w:tcPr>
          <w:p w14:paraId="06003CBD" w14:textId="5B3CE06B" w:rsidR="0079494F" w:rsidRPr="00B47E32" w:rsidRDefault="000F24AB" w:rsidP="00B47E32">
            <w:pPr>
              <w:spacing w:line="240" w:lineRule="auto"/>
              <w:ind w:firstLine="0"/>
              <w:rPr>
                <w:bCs/>
              </w:rPr>
            </w:pPr>
            <w:r>
              <w:t>-</w:t>
            </w:r>
          </w:p>
        </w:tc>
        <w:tc>
          <w:tcPr>
            <w:tcW w:w="1689" w:type="dxa"/>
            <w:noWrap/>
            <w:hideMark/>
          </w:tcPr>
          <w:p w14:paraId="5226C58C" w14:textId="77E0E5AD" w:rsidR="0079494F" w:rsidRPr="00B47E32" w:rsidRDefault="0079494F" w:rsidP="00B47E32">
            <w:pPr>
              <w:spacing w:line="240" w:lineRule="auto"/>
              <w:ind w:firstLine="0"/>
              <w:rPr>
                <w:bCs/>
              </w:rPr>
            </w:pPr>
            <w:r w:rsidRPr="00FB1424">
              <w:t>NA</w:t>
            </w:r>
          </w:p>
        </w:tc>
        <w:tc>
          <w:tcPr>
            <w:tcW w:w="713" w:type="dxa"/>
            <w:noWrap/>
            <w:hideMark/>
          </w:tcPr>
          <w:p w14:paraId="3475701D" w14:textId="42565249" w:rsidR="0079494F" w:rsidRPr="00B47E32" w:rsidRDefault="0079494F" w:rsidP="00B47E32">
            <w:pPr>
              <w:spacing w:line="240" w:lineRule="auto"/>
              <w:ind w:firstLine="0"/>
              <w:rPr>
                <w:bCs/>
              </w:rPr>
            </w:pPr>
            <w:r w:rsidRPr="00FB1424">
              <w:t>6.00</w:t>
            </w:r>
          </w:p>
        </w:tc>
        <w:tc>
          <w:tcPr>
            <w:tcW w:w="930" w:type="dxa"/>
            <w:noWrap/>
            <w:hideMark/>
          </w:tcPr>
          <w:p w14:paraId="185AE3BA" w14:textId="7667DD7B" w:rsidR="0079494F" w:rsidRPr="00B47E32" w:rsidRDefault="0079494F" w:rsidP="00B47E32">
            <w:pPr>
              <w:spacing w:line="240" w:lineRule="auto"/>
              <w:ind w:firstLine="0"/>
              <w:rPr>
                <w:bCs/>
              </w:rPr>
            </w:pPr>
            <w:r w:rsidRPr="00FB1424">
              <w:t>1168.61</w:t>
            </w:r>
          </w:p>
        </w:tc>
        <w:tc>
          <w:tcPr>
            <w:tcW w:w="1264" w:type="dxa"/>
            <w:noWrap/>
            <w:hideMark/>
          </w:tcPr>
          <w:p w14:paraId="71DF0C37" w14:textId="29F961C0" w:rsidR="0079494F" w:rsidRPr="00B47E32" w:rsidRDefault="0079494F" w:rsidP="00B47E32">
            <w:pPr>
              <w:spacing w:line="240" w:lineRule="auto"/>
              <w:ind w:firstLine="0"/>
              <w:rPr>
                <w:bCs/>
              </w:rPr>
            </w:pPr>
            <w:r w:rsidRPr="00FB1424">
              <w:t>-2325.17</w:t>
            </w:r>
          </w:p>
        </w:tc>
        <w:tc>
          <w:tcPr>
            <w:tcW w:w="709" w:type="dxa"/>
          </w:tcPr>
          <w:p w14:paraId="643217E1" w14:textId="5F27BE17" w:rsidR="0079494F" w:rsidRPr="00B47E32" w:rsidRDefault="0079494F" w:rsidP="00B47E32">
            <w:pPr>
              <w:spacing w:line="240" w:lineRule="auto"/>
              <w:ind w:firstLine="0"/>
              <w:rPr>
                <w:bCs/>
              </w:rPr>
            </w:pPr>
            <w:r w:rsidRPr="00FB1424">
              <w:t>11.48</w:t>
            </w:r>
          </w:p>
        </w:tc>
        <w:tc>
          <w:tcPr>
            <w:tcW w:w="813" w:type="dxa"/>
          </w:tcPr>
          <w:p w14:paraId="6BE2D97A" w14:textId="12B4732B" w:rsidR="0079494F" w:rsidRPr="00B47E32" w:rsidRDefault="0079494F" w:rsidP="00B47E32">
            <w:pPr>
              <w:spacing w:line="240" w:lineRule="auto"/>
              <w:ind w:firstLine="0"/>
              <w:rPr>
                <w:bCs/>
              </w:rPr>
            </w:pPr>
            <w:r w:rsidRPr="00FB1424">
              <w:t>0.00</w:t>
            </w:r>
          </w:p>
        </w:tc>
      </w:tr>
      <w:tr w:rsidR="00225889" w:rsidRPr="00B47E32" w14:paraId="04444938" w14:textId="78BE1AAC" w:rsidTr="00225889">
        <w:trPr>
          <w:trHeight w:val="300"/>
        </w:trPr>
        <w:tc>
          <w:tcPr>
            <w:tcW w:w="560" w:type="dxa"/>
            <w:noWrap/>
            <w:hideMark/>
          </w:tcPr>
          <w:p w14:paraId="214C4B34" w14:textId="7C6C0005" w:rsidR="0079494F" w:rsidRPr="00B47E32" w:rsidRDefault="0079494F" w:rsidP="00B47E32">
            <w:pPr>
              <w:spacing w:line="240" w:lineRule="auto"/>
              <w:ind w:firstLine="0"/>
              <w:rPr>
                <w:bCs/>
              </w:rPr>
            </w:pPr>
            <w:r w:rsidRPr="00FB1424">
              <w:t>9</w:t>
            </w:r>
          </w:p>
        </w:tc>
        <w:tc>
          <w:tcPr>
            <w:tcW w:w="1081" w:type="dxa"/>
            <w:noWrap/>
            <w:hideMark/>
          </w:tcPr>
          <w:p w14:paraId="06EDC397" w14:textId="664FB1E0" w:rsidR="0079494F" w:rsidRPr="00B47E32" w:rsidRDefault="0079494F" w:rsidP="00B47E32">
            <w:pPr>
              <w:spacing w:line="240" w:lineRule="auto"/>
              <w:ind w:firstLine="0"/>
              <w:rPr>
                <w:bCs/>
              </w:rPr>
            </w:pPr>
            <w:r w:rsidRPr="00FB1424">
              <w:t>0.1635</w:t>
            </w:r>
          </w:p>
        </w:tc>
        <w:tc>
          <w:tcPr>
            <w:tcW w:w="1361" w:type="dxa"/>
            <w:noWrap/>
            <w:hideMark/>
          </w:tcPr>
          <w:p w14:paraId="6A752615" w14:textId="19DBF318" w:rsidR="0079494F" w:rsidRPr="00B47E32" w:rsidRDefault="0079494F" w:rsidP="00B47E32">
            <w:pPr>
              <w:spacing w:line="240" w:lineRule="auto"/>
              <w:ind w:firstLine="0"/>
              <w:rPr>
                <w:bCs/>
              </w:rPr>
            </w:pPr>
            <w:r w:rsidRPr="00FB1424">
              <w:t>NA</w:t>
            </w:r>
          </w:p>
        </w:tc>
        <w:tc>
          <w:tcPr>
            <w:tcW w:w="820" w:type="dxa"/>
            <w:noWrap/>
            <w:hideMark/>
          </w:tcPr>
          <w:p w14:paraId="2B42F69B" w14:textId="57D99CEA" w:rsidR="0079494F" w:rsidRPr="00B47E32" w:rsidRDefault="0079494F" w:rsidP="00B47E32">
            <w:pPr>
              <w:spacing w:line="240" w:lineRule="auto"/>
              <w:ind w:firstLine="0"/>
              <w:rPr>
                <w:bCs/>
              </w:rPr>
            </w:pPr>
            <w:r w:rsidRPr="00FB1424">
              <w:t>+</w:t>
            </w:r>
          </w:p>
        </w:tc>
        <w:tc>
          <w:tcPr>
            <w:tcW w:w="1086" w:type="dxa"/>
            <w:noWrap/>
            <w:hideMark/>
          </w:tcPr>
          <w:p w14:paraId="42FB5F44" w14:textId="1E8F720D" w:rsidR="0079494F" w:rsidRPr="00B47E32" w:rsidRDefault="0079494F" w:rsidP="00B47E32">
            <w:pPr>
              <w:spacing w:line="240" w:lineRule="auto"/>
              <w:ind w:firstLine="0"/>
              <w:rPr>
                <w:bCs/>
              </w:rPr>
            </w:pPr>
            <w:r w:rsidRPr="00FB1424">
              <w:t>NA</w:t>
            </w:r>
          </w:p>
        </w:tc>
        <w:tc>
          <w:tcPr>
            <w:tcW w:w="953" w:type="dxa"/>
            <w:noWrap/>
            <w:hideMark/>
          </w:tcPr>
          <w:p w14:paraId="40828E11" w14:textId="0F87A9B2" w:rsidR="0079494F" w:rsidRPr="00B47E32" w:rsidRDefault="0079494F" w:rsidP="00B47E32">
            <w:pPr>
              <w:spacing w:line="240" w:lineRule="auto"/>
              <w:ind w:firstLine="0"/>
              <w:rPr>
                <w:bCs/>
              </w:rPr>
            </w:pPr>
            <w:r w:rsidRPr="00FB1424">
              <w:t>NA</w:t>
            </w:r>
          </w:p>
        </w:tc>
        <w:tc>
          <w:tcPr>
            <w:tcW w:w="1264" w:type="dxa"/>
            <w:noWrap/>
            <w:hideMark/>
          </w:tcPr>
          <w:p w14:paraId="6B90FE43" w14:textId="4044FCC7" w:rsidR="0079494F" w:rsidRPr="00B47E32" w:rsidRDefault="0079494F" w:rsidP="00B47E32">
            <w:pPr>
              <w:spacing w:line="240" w:lineRule="auto"/>
              <w:ind w:firstLine="0"/>
              <w:rPr>
                <w:bCs/>
              </w:rPr>
            </w:pPr>
            <w:r w:rsidRPr="00FB1424">
              <w:t>NA</w:t>
            </w:r>
          </w:p>
        </w:tc>
        <w:tc>
          <w:tcPr>
            <w:tcW w:w="1407" w:type="dxa"/>
            <w:noWrap/>
            <w:hideMark/>
          </w:tcPr>
          <w:p w14:paraId="3477333F" w14:textId="371C845A" w:rsidR="0079494F" w:rsidRPr="00B47E32" w:rsidRDefault="0079494F" w:rsidP="00B47E32">
            <w:pPr>
              <w:spacing w:line="240" w:lineRule="auto"/>
              <w:ind w:firstLine="0"/>
              <w:rPr>
                <w:bCs/>
              </w:rPr>
            </w:pPr>
            <w:r w:rsidRPr="00FB1424">
              <w:t>NA</w:t>
            </w:r>
          </w:p>
        </w:tc>
        <w:tc>
          <w:tcPr>
            <w:tcW w:w="1689" w:type="dxa"/>
            <w:noWrap/>
            <w:hideMark/>
          </w:tcPr>
          <w:p w14:paraId="5BF5C8BC" w14:textId="2ADB409E" w:rsidR="0079494F" w:rsidRPr="00B47E32" w:rsidRDefault="0079494F" w:rsidP="00B47E32">
            <w:pPr>
              <w:spacing w:line="240" w:lineRule="auto"/>
              <w:ind w:firstLine="0"/>
              <w:rPr>
                <w:bCs/>
              </w:rPr>
            </w:pPr>
            <w:r w:rsidRPr="00FB1424">
              <w:t>NA</w:t>
            </w:r>
          </w:p>
        </w:tc>
        <w:tc>
          <w:tcPr>
            <w:tcW w:w="713" w:type="dxa"/>
            <w:noWrap/>
            <w:hideMark/>
          </w:tcPr>
          <w:p w14:paraId="7F22ADC2" w14:textId="23AE302B" w:rsidR="0079494F" w:rsidRPr="00B47E32" w:rsidRDefault="0079494F" w:rsidP="00B47E32">
            <w:pPr>
              <w:spacing w:line="240" w:lineRule="auto"/>
              <w:ind w:firstLine="0"/>
              <w:rPr>
                <w:bCs/>
              </w:rPr>
            </w:pPr>
            <w:r w:rsidRPr="00FB1424">
              <w:t>5.00</w:t>
            </w:r>
          </w:p>
        </w:tc>
        <w:tc>
          <w:tcPr>
            <w:tcW w:w="930" w:type="dxa"/>
            <w:noWrap/>
            <w:hideMark/>
          </w:tcPr>
          <w:p w14:paraId="7070E708" w14:textId="37771D94" w:rsidR="0079494F" w:rsidRPr="00B47E32" w:rsidRDefault="0079494F" w:rsidP="00B47E32">
            <w:pPr>
              <w:spacing w:line="240" w:lineRule="auto"/>
              <w:ind w:firstLine="0"/>
              <w:rPr>
                <w:bCs/>
              </w:rPr>
            </w:pPr>
            <w:r w:rsidRPr="00FB1424">
              <w:t>1164.10</w:t>
            </w:r>
          </w:p>
        </w:tc>
        <w:tc>
          <w:tcPr>
            <w:tcW w:w="1264" w:type="dxa"/>
            <w:noWrap/>
            <w:hideMark/>
          </w:tcPr>
          <w:p w14:paraId="365C0BFA" w14:textId="4B298CB8" w:rsidR="0079494F" w:rsidRPr="00B47E32" w:rsidRDefault="0079494F" w:rsidP="00B47E32">
            <w:pPr>
              <w:spacing w:line="240" w:lineRule="auto"/>
              <w:ind w:firstLine="0"/>
              <w:rPr>
                <w:bCs/>
              </w:rPr>
            </w:pPr>
            <w:r w:rsidRPr="00FB1424">
              <w:t>-2318.16</w:t>
            </w:r>
          </w:p>
        </w:tc>
        <w:tc>
          <w:tcPr>
            <w:tcW w:w="709" w:type="dxa"/>
          </w:tcPr>
          <w:p w14:paraId="362A412F" w14:textId="140854AD" w:rsidR="0079494F" w:rsidRPr="00B47E32" w:rsidRDefault="0079494F" w:rsidP="00B47E32">
            <w:pPr>
              <w:spacing w:line="240" w:lineRule="auto"/>
              <w:ind w:firstLine="0"/>
              <w:rPr>
                <w:bCs/>
              </w:rPr>
            </w:pPr>
            <w:r w:rsidRPr="00FB1424">
              <w:t>18.49</w:t>
            </w:r>
          </w:p>
        </w:tc>
        <w:tc>
          <w:tcPr>
            <w:tcW w:w="813" w:type="dxa"/>
          </w:tcPr>
          <w:p w14:paraId="30123458" w14:textId="1EA51E8E" w:rsidR="0079494F" w:rsidRPr="00B47E32" w:rsidRDefault="0079494F" w:rsidP="00B47E32">
            <w:pPr>
              <w:spacing w:line="240" w:lineRule="auto"/>
              <w:ind w:firstLine="0"/>
              <w:rPr>
                <w:bCs/>
              </w:rPr>
            </w:pPr>
            <w:r w:rsidRPr="00FB1424">
              <w:t>0.00</w:t>
            </w:r>
          </w:p>
        </w:tc>
      </w:tr>
      <w:tr w:rsidR="00225889" w:rsidRPr="00B47E32" w14:paraId="7CFDECC8" w14:textId="456ED12F" w:rsidTr="00225889">
        <w:trPr>
          <w:trHeight w:val="300"/>
        </w:trPr>
        <w:tc>
          <w:tcPr>
            <w:tcW w:w="560" w:type="dxa"/>
            <w:noWrap/>
            <w:hideMark/>
          </w:tcPr>
          <w:p w14:paraId="4AB9A330" w14:textId="5F0E7F76" w:rsidR="0079494F" w:rsidRPr="00B47E32" w:rsidRDefault="0079494F" w:rsidP="00B47E32">
            <w:pPr>
              <w:spacing w:line="240" w:lineRule="auto"/>
              <w:ind w:firstLine="0"/>
              <w:rPr>
                <w:bCs/>
              </w:rPr>
            </w:pPr>
            <w:r w:rsidRPr="00FB1424">
              <w:t>10</w:t>
            </w:r>
          </w:p>
        </w:tc>
        <w:tc>
          <w:tcPr>
            <w:tcW w:w="1081" w:type="dxa"/>
            <w:noWrap/>
            <w:hideMark/>
          </w:tcPr>
          <w:p w14:paraId="4EB64AF8" w14:textId="1443940D" w:rsidR="0079494F" w:rsidRPr="00B47E32" w:rsidRDefault="0079494F" w:rsidP="00B47E32">
            <w:pPr>
              <w:spacing w:line="240" w:lineRule="auto"/>
              <w:ind w:firstLine="0"/>
              <w:rPr>
                <w:bCs/>
              </w:rPr>
            </w:pPr>
            <w:r w:rsidRPr="00FB1424">
              <w:t>0.1292</w:t>
            </w:r>
          </w:p>
        </w:tc>
        <w:tc>
          <w:tcPr>
            <w:tcW w:w="1361" w:type="dxa"/>
            <w:noWrap/>
            <w:hideMark/>
          </w:tcPr>
          <w:p w14:paraId="4266E077" w14:textId="55583875" w:rsidR="0079494F" w:rsidRPr="00B47E32" w:rsidRDefault="0079494F" w:rsidP="00B47E32">
            <w:pPr>
              <w:spacing w:line="240" w:lineRule="auto"/>
              <w:ind w:firstLine="0"/>
              <w:rPr>
                <w:bCs/>
              </w:rPr>
            </w:pPr>
            <w:r w:rsidRPr="00FB1424">
              <w:t>NA</w:t>
            </w:r>
          </w:p>
        </w:tc>
        <w:tc>
          <w:tcPr>
            <w:tcW w:w="820" w:type="dxa"/>
            <w:noWrap/>
            <w:hideMark/>
          </w:tcPr>
          <w:p w14:paraId="7FBDFCEF" w14:textId="64768630" w:rsidR="0079494F" w:rsidRPr="00B47E32" w:rsidRDefault="0079494F" w:rsidP="00B47E32">
            <w:pPr>
              <w:spacing w:line="240" w:lineRule="auto"/>
              <w:ind w:firstLine="0"/>
              <w:rPr>
                <w:bCs/>
              </w:rPr>
            </w:pPr>
            <w:r w:rsidRPr="00FB1424">
              <w:t>NA</w:t>
            </w:r>
          </w:p>
        </w:tc>
        <w:tc>
          <w:tcPr>
            <w:tcW w:w="1086" w:type="dxa"/>
            <w:noWrap/>
            <w:hideMark/>
          </w:tcPr>
          <w:p w14:paraId="369D5682" w14:textId="4BB03468" w:rsidR="0079494F" w:rsidRPr="00B47E32" w:rsidRDefault="0079494F" w:rsidP="00B47E32">
            <w:pPr>
              <w:spacing w:line="240" w:lineRule="auto"/>
              <w:ind w:firstLine="0"/>
              <w:rPr>
                <w:bCs/>
              </w:rPr>
            </w:pPr>
            <w:r w:rsidRPr="00FB1424">
              <w:t>0.0016</w:t>
            </w:r>
          </w:p>
        </w:tc>
        <w:tc>
          <w:tcPr>
            <w:tcW w:w="953" w:type="dxa"/>
            <w:noWrap/>
            <w:hideMark/>
          </w:tcPr>
          <w:p w14:paraId="4D0C9277" w14:textId="7D2E46BD" w:rsidR="0079494F" w:rsidRPr="00B47E32" w:rsidRDefault="0079494F" w:rsidP="00B47E32">
            <w:pPr>
              <w:spacing w:line="240" w:lineRule="auto"/>
              <w:ind w:firstLine="0"/>
              <w:rPr>
                <w:bCs/>
              </w:rPr>
            </w:pPr>
            <w:r w:rsidRPr="00FB1424">
              <w:t>NA</w:t>
            </w:r>
          </w:p>
        </w:tc>
        <w:tc>
          <w:tcPr>
            <w:tcW w:w="1264" w:type="dxa"/>
            <w:noWrap/>
            <w:hideMark/>
          </w:tcPr>
          <w:p w14:paraId="765BC5E1" w14:textId="49E0DEB4" w:rsidR="0079494F" w:rsidRPr="00B47E32" w:rsidRDefault="0079494F" w:rsidP="00B47E32">
            <w:pPr>
              <w:spacing w:line="240" w:lineRule="auto"/>
              <w:ind w:firstLine="0"/>
              <w:rPr>
                <w:bCs/>
              </w:rPr>
            </w:pPr>
            <w:r w:rsidRPr="00FB1424">
              <w:t>NA</w:t>
            </w:r>
          </w:p>
        </w:tc>
        <w:tc>
          <w:tcPr>
            <w:tcW w:w="1407" w:type="dxa"/>
            <w:noWrap/>
            <w:hideMark/>
          </w:tcPr>
          <w:p w14:paraId="39C34319" w14:textId="080BECDA" w:rsidR="0079494F" w:rsidRPr="00B47E32" w:rsidRDefault="0079494F" w:rsidP="00B47E32">
            <w:pPr>
              <w:spacing w:line="240" w:lineRule="auto"/>
              <w:ind w:firstLine="0"/>
              <w:rPr>
                <w:bCs/>
              </w:rPr>
            </w:pPr>
            <w:r w:rsidRPr="00FB1424">
              <w:t>NA</w:t>
            </w:r>
          </w:p>
        </w:tc>
        <w:tc>
          <w:tcPr>
            <w:tcW w:w="1689" w:type="dxa"/>
            <w:noWrap/>
            <w:hideMark/>
          </w:tcPr>
          <w:p w14:paraId="12F1E163" w14:textId="6A86FAA3" w:rsidR="0079494F" w:rsidRPr="00B47E32" w:rsidRDefault="0079494F" w:rsidP="00B47E32">
            <w:pPr>
              <w:spacing w:line="240" w:lineRule="auto"/>
              <w:ind w:firstLine="0"/>
              <w:rPr>
                <w:bCs/>
              </w:rPr>
            </w:pPr>
            <w:r w:rsidRPr="00FB1424">
              <w:t>NA</w:t>
            </w:r>
          </w:p>
        </w:tc>
        <w:tc>
          <w:tcPr>
            <w:tcW w:w="713" w:type="dxa"/>
            <w:noWrap/>
            <w:hideMark/>
          </w:tcPr>
          <w:p w14:paraId="64605B7E" w14:textId="513FB94A" w:rsidR="0079494F" w:rsidRPr="00B47E32" w:rsidRDefault="0079494F" w:rsidP="00B47E32">
            <w:pPr>
              <w:spacing w:line="240" w:lineRule="auto"/>
              <w:ind w:firstLine="0"/>
              <w:rPr>
                <w:bCs/>
              </w:rPr>
            </w:pPr>
            <w:r w:rsidRPr="00FB1424">
              <w:t>5.00</w:t>
            </w:r>
          </w:p>
        </w:tc>
        <w:tc>
          <w:tcPr>
            <w:tcW w:w="930" w:type="dxa"/>
            <w:noWrap/>
            <w:hideMark/>
          </w:tcPr>
          <w:p w14:paraId="5FA2EA61" w14:textId="61A45303" w:rsidR="0079494F" w:rsidRPr="00B47E32" w:rsidRDefault="0079494F" w:rsidP="00B47E32">
            <w:pPr>
              <w:spacing w:line="240" w:lineRule="auto"/>
              <w:ind w:firstLine="0"/>
              <w:rPr>
                <w:bCs/>
              </w:rPr>
            </w:pPr>
            <w:r w:rsidRPr="00FB1424">
              <w:t>1162.77</w:t>
            </w:r>
          </w:p>
        </w:tc>
        <w:tc>
          <w:tcPr>
            <w:tcW w:w="1264" w:type="dxa"/>
            <w:noWrap/>
            <w:hideMark/>
          </w:tcPr>
          <w:p w14:paraId="080683E0" w14:textId="50D88049" w:rsidR="0079494F" w:rsidRPr="00B47E32" w:rsidRDefault="0079494F" w:rsidP="00B47E32">
            <w:pPr>
              <w:spacing w:line="240" w:lineRule="auto"/>
              <w:ind w:firstLine="0"/>
              <w:rPr>
                <w:bCs/>
              </w:rPr>
            </w:pPr>
            <w:r w:rsidRPr="00FB1424">
              <w:t>-2315.51</w:t>
            </w:r>
          </w:p>
        </w:tc>
        <w:tc>
          <w:tcPr>
            <w:tcW w:w="709" w:type="dxa"/>
          </w:tcPr>
          <w:p w14:paraId="1E79F387" w14:textId="1CBE6257" w:rsidR="0079494F" w:rsidRPr="00B47E32" w:rsidRDefault="0079494F" w:rsidP="00B47E32">
            <w:pPr>
              <w:spacing w:line="240" w:lineRule="auto"/>
              <w:ind w:firstLine="0"/>
              <w:rPr>
                <w:bCs/>
              </w:rPr>
            </w:pPr>
            <w:r w:rsidRPr="00FB1424">
              <w:t>21.15</w:t>
            </w:r>
          </w:p>
        </w:tc>
        <w:tc>
          <w:tcPr>
            <w:tcW w:w="813" w:type="dxa"/>
          </w:tcPr>
          <w:p w14:paraId="475BE146" w14:textId="4ECF53B5" w:rsidR="0079494F" w:rsidRPr="00B47E32" w:rsidRDefault="0079494F" w:rsidP="00B47E32">
            <w:pPr>
              <w:spacing w:line="240" w:lineRule="auto"/>
              <w:ind w:firstLine="0"/>
              <w:rPr>
                <w:bCs/>
              </w:rPr>
            </w:pPr>
            <w:r w:rsidRPr="00FB1424">
              <w:t>0.00</w:t>
            </w:r>
          </w:p>
        </w:tc>
      </w:tr>
      <w:tr w:rsidR="00225889" w:rsidRPr="00B47E32" w14:paraId="1E44EED3" w14:textId="2ADE152B" w:rsidTr="00225889">
        <w:trPr>
          <w:trHeight w:val="300"/>
        </w:trPr>
        <w:tc>
          <w:tcPr>
            <w:tcW w:w="560" w:type="dxa"/>
            <w:noWrap/>
            <w:hideMark/>
          </w:tcPr>
          <w:p w14:paraId="3471AEA4" w14:textId="4934D048" w:rsidR="0079494F" w:rsidRPr="00B47E32" w:rsidRDefault="0079494F" w:rsidP="00B47E32">
            <w:pPr>
              <w:spacing w:line="240" w:lineRule="auto"/>
              <w:ind w:firstLine="0"/>
              <w:rPr>
                <w:bCs/>
              </w:rPr>
            </w:pPr>
            <w:r w:rsidRPr="00FB1424">
              <w:t>11</w:t>
            </w:r>
          </w:p>
        </w:tc>
        <w:tc>
          <w:tcPr>
            <w:tcW w:w="1081" w:type="dxa"/>
            <w:noWrap/>
            <w:hideMark/>
          </w:tcPr>
          <w:p w14:paraId="08459855" w14:textId="1E7E153E" w:rsidR="0079494F" w:rsidRPr="00B47E32" w:rsidRDefault="0079494F" w:rsidP="00B47E32">
            <w:pPr>
              <w:spacing w:line="240" w:lineRule="auto"/>
              <w:ind w:firstLine="0"/>
              <w:rPr>
                <w:bCs/>
              </w:rPr>
            </w:pPr>
            <w:r w:rsidRPr="00FB1424">
              <w:t>0.1501</w:t>
            </w:r>
          </w:p>
        </w:tc>
        <w:tc>
          <w:tcPr>
            <w:tcW w:w="1361" w:type="dxa"/>
            <w:noWrap/>
            <w:hideMark/>
          </w:tcPr>
          <w:p w14:paraId="70F1A4AE" w14:textId="6A87CEC7" w:rsidR="0079494F" w:rsidRPr="00B47E32" w:rsidRDefault="0079494F" w:rsidP="00B47E32">
            <w:pPr>
              <w:spacing w:line="240" w:lineRule="auto"/>
              <w:ind w:firstLine="0"/>
              <w:rPr>
                <w:bCs/>
              </w:rPr>
            </w:pPr>
            <w:r w:rsidRPr="00FB1424">
              <w:t>0.0004</w:t>
            </w:r>
          </w:p>
        </w:tc>
        <w:tc>
          <w:tcPr>
            <w:tcW w:w="820" w:type="dxa"/>
            <w:noWrap/>
            <w:hideMark/>
          </w:tcPr>
          <w:p w14:paraId="0147A312" w14:textId="6BC52202" w:rsidR="0079494F" w:rsidRPr="00B47E32" w:rsidRDefault="0079494F" w:rsidP="00B47E32">
            <w:pPr>
              <w:spacing w:line="240" w:lineRule="auto"/>
              <w:ind w:firstLine="0"/>
              <w:rPr>
                <w:bCs/>
              </w:rPr>
            </w:pPr>
            <w:r w:rsidRPr="00FB1424">
              <w:t>NA</w:t>
            </w:r>
          </w:p>
        </w:tc>
        <w:tc>
          <w:tcPr>
            <w:tcW w:w="1086" w:type="dxa"/>
            <w:noWrap/>
            <w:hideMark/>
          </w:tcPr>
          <w:p w14:paraId="3447A6C2" w14:textId="6CAD9B89" w:rsidR="0079494F" w:rsidRPr="00B47E32" w:rsidRDefault="0079494F" w:rsidP="00B47E32">
            <w:pPr>
              <w:spacing w:line="240" w:lineRule="auto"/>
              <w:ind w:firstLine="0"/>
              <w:rPr>
                <w:bCs/>
              </w:rPr>
            </w:pPr>
            <w:r w:rsidRPr="00FB1424">
              <w:t>NA</w:t>
            </w:r>
          </w:p>
        </w:tc>
        <w:tc>
          <w:tcPr>
            <w:tcW w:w="953" w:type="dxa"/>
            <w:noWrap/>
            <w:hideMark/>
          </w:tcPr>
          <w:p w14:paraId="3BD52350" w14:textId="12A6DCF9" w:rsidR="0079494F" w:rsidRPr="00B47E32" w:rsidRDefault="0079494F" w:rsidP="00B47E32">
            <w:pPr>
              <w:spacing w:line="240" w:lineRule="auto"/>
              <w:ind w:firstLine="0"/>
              <w:rPr>
                <w:bCs/>
              </w:rPr>
            </w:pPr>
            <w:r w:rsidRPr="00FB1424">
              <w:t>NA</w:t>
            </w:r>
          </w:p>
        </w:tc>
        <w:tc>
          <w:tcPr>
            <w:tcW w:w="1264" w:type="dxa"/>
            <w:noWrap/>
            <w:hideMark/>
          </w:tcPr>
          <w:p w14:paraId="7AB89A4D" w14:textId="61E9193F" w:rsidR="0079494F" w:rsidRPr="00B47E32" w:rsidRDefault="0079494F" w:rsidP="00B47E32">
            <w:pPr>
              <w:spacing w:line="240" w:lineRule="auto"/>
              <w:ind w:firstLine="0"/>
              <w:rPr>
                <w:bCs/>
              </w:rPr>
            </w:pPr>
            <w:r w:rsidRPr="00FB1424">
              <w:t>NA</w:t>
            </w:r>
          </w:p>
        </w:tc>
        <w:tc>
          <w:tcPr>
            <w:tcW w:w="1407" w:type="dxa"/>
            <w:noWrap/>
            <w:hideMark/>
          </w:tcPr>
          <w:p w14:paraId="1704633A" w14:textId="604F8D63" w:rsidR="0079494F" w:rsidRPr="00B47E32" w:rsidRDefault="0079494F" w:rsidP="00B47E32">
            <w:pPr>
              <w:spacing w:line="240" w:lineRule="auto"/>
              <w:ind w:firstLine="0"/>
              <w:rPr>
                <w:bCs/>
              </w:rPr>
            </w:pPr>
            <w:r w:rsidRPr="00FB1424">
              <w:t>NA</w:t>
            </w:r>
          </w:p>
        </w:tc>
        <w:tc>
          <w:tcPr>
            <w:tcW w:w="1689" w:type="dxa"/>
            <w:noWrap/>
            <w:hideMark/>
          </w:tcPr>
          <w:p w14:paraId="1E5F6716" w14:textId="1E7504FB" w:rsidR="0079494F" w:rsidRPr="00B47E32" w:rsidRDefault="0079494F" w:rsidP="00B47E32">
            <w:pPr>
              <w:spacing w:line="240" w:lineRule="auto"/>
              <w:ind w:firstLine="0"/>
              <w:rPr>
                <w:bCs/>
              </w:rPr>
            </w:pPr>
            <w:r w:rsidRPr="00FB1424">
              <w:t>NA</w:t>
            </w:r>
          </w:p>
        </w:tc>
        <w:tc>
          <w:tcPr>
            <w:tcW w:w="713" w:type="dxa"/>
            <w:noWrap/>
            <w:hideMark/>
          </w:tcPr>
          <w:p w14:paraId="4D02879D" w14:textId="428B063E" w:rsidR="0079494F" w:rsidRPr="00B47E32" w:rsidRDefault="0079494F" w:rsidP="00B47E32">
            <w:pPr>
              <w:spacing w:line="240" w:lineRule="auto"/>
              <w:ind w:firstLine="0"/>
              <w:rPr>
                <w:bCs/>
              </w:rPr>
            </w:pPr>
            <w:r w:rsidRPr="00FB1424">
              <w:t>5.00</w:t>
            </w:r>
          </w:p>
        </w:tc>
        <w:tc>
          <w:tcPr>
            <w:tcW w:w="930" w:type="dxa"/>
            <w:noWrap/>
            <w:hideMark/>
          </w:tcPr>
          <w:p w14:paraId="75197CF4" w14:textId="16C33A97" w:rsidR="0079494F" w:rsidRPr="00B47E32" w:rsidRDefault="0079494F" w:rsidP="00B47E32">
            <w:pPr>
              <w:spacing w:line="240" w:lineRule="auto"/>
              <w:ind w:firstLine="0"/>
              <w:rPr>
                <w:bCs/>
              </w:rPr>
            </w:pPr>
            <w:r w:rsidRPr="00FB1424">
              <w:t>1162.06</w:t>
            </w:r>
          </w:p>
        </w:tc>
        <w:tc>
          <w:tcPr>
            <w:tcW w:w="1264" w:type="dxa"/>
            <w:noWrap/>
            <w:hideMark/>
          </w:tcPr>
          <w:p w14:paraId="6DDBA48F" w14:textId="7FB4D7B0" w:rsidR="0079494F" w:rsidRPr="00B47E32" w:rsidRDefault="0079494F" w:rsidP="00B47E32">
            <w:pPr>
              <w:spacing w:line="240" w:lineRule="auto"/>
              <w:ind w:firstLine="0"/>
              <w:rPr>
                <w:bCs/>
              </w:rPr>
            </w:pPr>
            <w:r w:rsidRPr="00FB1424">
              <w:t>-2314.09</w:t>
            </w:r>
          </w:p>
        </w:tc>
        <w:tc>
          <w:tcPr>
            <w:tcW w:w="709" w:type="dxa"/>
          </w:tcPr>
          <w:p w14:paraId="1BF1083C" w14:textId="57C38973" w:rsidR="0079494F" w:rsidRPr="00B47E32" w:rsidRDefault="0079494F" w:rsidP="00B47E32">
            <w:pPr>
              <w:spacing w:line="240" w:lineRule="auto"/>
              <w:ind w:firstLine="0"/>
              <w:rPr>
                <w:bCs/>
              </w:rPr>
            </w:pPr>
            <w:r w:rsidRPr="00FB1424">
              <w:t>22.57</w:t>
            </w:r>
          </w:p>
        </w:tc>
        <w:tc>
          <w:tcPr>
            <w:tcW w:w="813" w:type="dxa"/>
          </w:tcPr>
          <w:p w14:paraId="24DEEB30" w14:textId="037CED0E" w:rsidR="0079494F" w:rsidRPr="00B47E32" w:rsidRDefault="0079494F" w:rsidP="00B47E32">
            <w:pPr>
              <w:spacing w:line="240" w:lineRule="auto"/>
              <w:ind w:firstLine="0"/>
              <w:rPr>
                <w:bCs/>
              </w:rPr>
            </w:pPr>
            <w:r w:rsidRPr="00FB1424">
              <w:t>0.00</w:t>
            </w:r>
          </w:p>
        </w:tc>
      </w:tr>
      <w:tr w:rsidR="00225889" w:rsidRPr="00B47E32" w14:paraId="6E1E6890" w14:textId="16F15EBE" w:rsidTr="00225889">
        <w:trPr>
          <w:trHeight w:val="300"/>
        </w:trPr>
        <w:tc>
          <w:tcPr>
            <w:tcW w:w="560" w:type="dxa"/>
            <w:noWrap/>
            <w:hideMark/>
          </w:tcPr>
          <w:p w14:paraId="558AC548" w14:textId="69CE9A08" w:rsidR="0079494F" w:rsidRPr="00B47E32" w:rsidRDefault="0079494F" w:rsidP="00B47E32">
            <w:pPr>
              <w:spacing w:line="240" w:lineRule="auto"/>
              <w:ind w:firstLine="0"/>
              <w:rPr>
                <w:bCs/>
              </w:rPr>
            </w:pPr>
            <w:r w:rsidRPr="00FB1424">
              <w:t>15</w:t>
            </w:r>
          </w:p>
        </w:tc>
        <w:tc>
          <w:tcPr>
            <w:tcW w:w="1081" w:type="dxa"/>
            <w:noWrap/>
            <w:hideMark/>
          </w:tcPr>
          <w:p w14:paraId="47BF3093" w14:textId="06875077" w:rsidR="0079494F" w:rsidRPr="00B47E32" w:rsidRDefault="0079494F" w:rsidP="00B47E32">
            <w:pPr>
              <w:spacing w:line="240" w:lineRule="auto"/>
              <w:ind w:firstLine="0"/>
              <w:rPr>
                <w:bCs/>
              </w:rPr>
            </w:pPr>
            <w:r w:rsidRPr="00FB1424">
              <w:t>0.1473</w:t>
            </w:r>
          </w:p>
        </w:tc>
        <w:tc>
          <w:tcPr>
            <w:tcW w:w="1361" w:type="dxa"/>
            <w:noWrap/>
            <w:hideMark/>
          </w:tcPr>
          <w:p w14:paraId="0CB753F1" w14:textId="36AB67AC" w:rsidR="0079494F" w:rsidRPr="00B47E32" w:rsidRDefault="0079494F" w:rsidP="00B47E32">
            <w:pPr>
              <w:spacing w:line="240" w:lineRule="auto"/>
              <w:ind w:firstLine="0"/>
              <w:rPr>
                <w:bCs/>
              </w:rPr>
            </w:pPr>
            <w:r w:rsidRPr="00FB1424">
              <w:t>-0.0025</w:t>
            </w:r>
          </w:p>
        </w:tc>
        <w:tc>
          <w:tcPr>
            <w:tcW w:w="820" w:type="dxa"/>
            <w:noWrap/>
            <w:hideMark/>
          </w:tcPr>
          <w:p w14:paraId="701C0489" w14:textId="04386410" w:rsidR="0079494F" w:rsidRPr="00B47E32" w:rsidRDefault="0079494F" w:rsidP="00B47E32">
            <w:pPr>
              <w:spacing w:line="240" w:lineRule="auto"/>
              <w:ind w:firstLine="0"/>
              <w:rPr>
                <w:bCs/>
              </w:rPr>
            </w:pPr>
            <w:r w:rsidRPr="00FB1424">
              <w:t>NA</w:t>
            </w:r>
          </w:p>
        </w:tc>
        <w:tc>
          <w:tcPr>
            <w:tcW w:w="1086" w:type="dxa"/>
            <w:noWrap/>
            <w:hideMark/>
          </w:tcPr>
          <w:p w14:paraId="7DE7009D" w14:textId="39847727" w:rsidR="0079494F" w:rsidRPr="00B47E32" w:rsidRDefault="0079494F" w:rsidP="00B47E32">
            <w:pPr>
              <w:spacing w:line="240" w:lineRule="auto"/>
              <w:ind w:firstLine="0"/>
              <w:rPr>
                <w:bCs/>
              </w:rPr>
            </w:pPr>
            <w:r w:rsidRPr="00FB1424">
              <w:t>0.0021</w:t>
            </w:r>
          </w:p>
        </w:tc>
        <w:tc>
          <w:tcPr>
            <w:tcW w:w="953" w:type="dxa"/>
            <w:noWrap/>
            <w:hideMark/>
          </w:tcPr>
          <w:p w14:paraId="220F8930" w14:textId="74B5F32F" w:rsidR="0079494F" w:rsidRPr="00B47E32" w:rsidRDefault="0079494F" w:rsidP="00B47E32">
            <w:pPr>
              <w:spacing w:line="240" w:lineRule="auto"/>
              <w:ind w:firstLine="0"/>
              <w:rPr>
                <w:bCs/>
              </w:rPr>
            </w:pPr>
            <w:r w:rsidRPr="00FB1424">
              <w:t>NA</w:t>
            </w:r>
          </w:p>
        </w:tc>
        <w:tc>
          <w:tcPr>
            <w:tcW w:w="1264" w:type="dxa"/>
            <w:noWrap/>
            <w:hideMark/>
          </w:tcPr>
          <w:p w14:paraId="490EBD8B" w14:textId="2DB1D1A6" w:rsidR="0079494F" w:rsidRPr="00B47E32" w:rsidRDefault="0079494F" w:rsidP="00B47E32">
            <w:pPr>
              <w:spacing w:line="240" w:lineRule="auto"/>
              <w:ind w:firstLine="0"/>
              <w:rPr>
                <w:bCs/>
              </w:rPr>
            </w:pPr>
            <w:r w:rsidRPr="00FB1424">
              <w:t>NA</w:t>
            </w:r>
          </w:p>
        </w:tc>
        <w:tc>
          <w:tcPr>
            <w:tcW w:w="1407" w:type="dxa"/>
            <w:noWrap/>
            <w:hideMark/>
          </w:tcPr>
          <w:p w14:paraId="558A65CC" w14:textId="71D6F7DD" w:rsidR="0079494F" w:rsidRPr="00B47E32" w:rsidRDefault="000F24AB" w:rsidP="00B47E32">
            <w:pPr>
              <w:spacing w:line="240" w:lineRule="auto"/>
              <w:ind w:firstLine="0"/>
              <w:rPr>
                <w:bCs/>
              </w:rPr>
            </w:pPr>
            <w:r>
              <w:t>-</w:t>
            </w:r>
          </w:p>
        </w:tc>
        <w:tc>
          <w:tcPr>
            <w:tcW w:w="1689" w:type="dxa"/>
            <w:noWrap/>
            <w:hideMark/>
          </w:tcPr>
          <w:p w14:paraId="397016F4" w14:textId="7FCE81A2" w:rsidR="0079494F" w:rsidRPr="00B47E32" w:rsidRDefault="0079494F" w:rsidP="00B47E32">
            <w:pPr>
              <w:spacing w:line="240" w:lineRule="auto"/>
              <w:ind w:firstLine="0"/>
              <w:rPr>
                <w:bCs/>
              </w:rPr>
            </w:pPr>
            <w:r w:rsidRPr="00FB1424">
              <w:t>NA</w:t>
            </w:r>
          </w:p>
        </w:tc>
        <w:tc>
          <w:tcPr>
            <w:tcW w:w="713" w:type="dxa"/>
            <w:noWrap/>
            <w:hideMark/>
          </w:tcPr>
          <w:p w14:paraId="1C2D724C" w14:textId="0C6A4B83" w:rsidR="0079494F" w:rsidRPr="00B47E32" w:rsidRDefault="0079494F" w:rsidP="00B47E32">
            <w:pPr>
              <w:spacing w:line="240" w:lineRule="auto"/>
              <w:ind w:firstLine="0"/>
              <w:rPr>
                <w:bCs/>
              </w:rPr>
            </w:pPr>
            <w:r w:rsidRPr="00FB1424">
              <w:t>7.00</w:t>
            </w:r>
          </w:p>
        </w:tc>
        <w:tc>
          <w:tcPr>
            <w:tcW w:w="930" w:type="dxa"/>
            <w:noWrap/>
            <w:hideMark/>
          </w:tcPr>
          <w:p w14:paraId="1686976B" w14:textId="6E8295E4" w:rsidR="0079494F" w:rsidRPr="00B47E32" w:rsidRDefault="0079494F" w:rsidP="00B47E32">
            <w:pPr>
              <w:spacing w:line="240" w:lineRule="auto"/>
              <w:ind w:firstLine="0"/>
              <w:rPr>
                <w:bCs/>
              </w:rPr>
            </w:pPr>
            <w:r w:rsidRPr="00FB1424">
              <w:t>1164.05</w:t>
            </w:r>
          </w:p>
        </w:tc>
        <w:tc>
          <w:tcPr>
            <w:tcW w:w="1264" w:type="dxa"/>
            <w:noWrap/>
            <w:hideMark/>
          </w:tcPr>
          <w:p w14:paraId="446B9420" w14:textId="5106D881" w:rsidR="0079494F" w:rsidRPr="00B47E32" w:rsidRDefault="0079494F" w:rsidP="00B47E32">
            <w:pPr>
              <w:spacing w:line="240" w:lineRule="auto"/>
              <w:ind w:firstLine="0"/>
              <w:rPr>
                <w:bCs/>
              </w:rPr>
            </w:pPr>
            <w:r w:rsidRPr="00FB1424">
              <w:t>-2314.03</w:t>
            </w:r>
          </w:p>
        </w:tc>
        <w:tc>
          <w:tcPr>
            <w:tcW w:w="709" w:type="dxa"/>
          </w:tcPr>
          <w:p w14:paraId="056BA3D9" w14:textId="0EACA163" w:rsidR="0079494F" w:rsidRPr="00B47E32" w:rsidRDefault="0079494F" w:rsidP="00B47E32">
            <w:pPr>
              <w:spacing w:line="240" w:lineRule="auto"/>
              <w:ind w:firstLine="0"/>
              <w:rPr>
                <w:bCs/>
              </w:rPr>
            </w:pPr>
            <w:r w:rsidRPr="00FB1424">
              <w:t>22.62</w:t>
            </w:r>
          </w:p>
        </w:tc>
        <w:tc>
          <w:tcPr>
            <w:tcW w:w="813" w:type="dxa"/>
          </w:tcPr>
          <w:p w14:paraId="44CC4B62" w14:textId="0FB8023F" w:rsidR="0079494F" w:rsidRPr="00B47E32" w:rsidRDefault="0079494F" w:rsidP="00B47E32">
            <w:pPr>
              <w:spacing w:line="240" w:lineRule="auto"/>
              <w:ind w:firstLine="0"/>
              <w:rPr>
                <w:bCs/>
              </w:rPr>
            </w:pPr>
            <w:r w:rsidRPr="00FB1424">
              <w:t>0.00</w:t>
            </w:r>
          </w:p>
        </w:tc>
      </w:tr>
      <w:tr w:rsidR="00225889" w:rsidRPr="00B47E32" w14:paraId="48DA7192" w14:textId="6C74B675" w:rsidTr="00225889">
        <w:trPr>
          <w:trHeight w:val="300"/>
        </w:trPr>
        <w:tc>
          <w:tcPr>
            <w:tcW w:w="560" w:type="dxa"/>
            <w:noWrap/>
            <w:hideMark/>
          </w:tcPr>
          <w:p w14:paraId="1F9E4D75" w14:textId="6DFADEB8" w:rsidR="0079494F" w:rsidRPr="00B47E32" w:rsidRDefault="0079494F" w:rsidP="00B47E32">
            <w:pPr>
              <w:spacing w:line="240" w:lineRule="auto"/>
              <w:ind w:firstLine="0"/>
              <w:rPr>
                <w:bCs/>
              </w:rPr>
            </w:pPr>
            <w:r w:rsidRPr="00FB1424">
              <w:t>12</w:t>
            </w:r>
          </w:p>
        </w:tc>
        <w:tc>
          <w:tcPr>
            <w:tcW w:w="1081" w:type="dxa"/>
            <w:noWrap/>
            <w:hideMark/>
          </w:tcPr>
          <w:p w14:paraId="170E3F9F" w14:textId="2B99EB4A" w:rsidR="0079494F" w:rsidRPr="00B47E32" w:rsidRDefault="0079494F" w:rsidP="00B47E32">
            <w:pPr>
              <w:spacing w:line="240" w:lineRule="auto"/>
              <w:ind w:firstLine="0"/>
              <w:rPr>
                <w:bCs/>
              </w:rPr>
            </w:pPr>
            <w:r w:rsidRPr="00FB1424">
              <w:t>0.1621</w:t>
            </w:r>
          </w:p>
        </w:tc>
        <w:tc>
          <w:tcPr>
            <w:tcW w:w="1361" w:type="dxa"/>
            <w:noWrap/>
            <w:hideMark/>
          </w:tcPr>
          <w:p w14:paraId="18AB807E" w14:textId="323270A2" w:rsidR="0079494F" w:rsidRPr="00B47E32" w:rsidRDefault="0079494F" w:rsidP="00B47E32">
            <w:pPr>
              <w:spacing w:line="240" w:lineRule="auto"/>
              <w:ind w:firstLine="0"/>
              <w:rPr>
                <w:bCs/>
              </w:rPr>
            </w:pPr>
            <w:r w:rsidRPr="00FB1424">
              <w:t>NA</w:t>
            </w:r>
          </w:p>
        </w:tc>
        <w:tc>
          <w:tcPr>
            <w:tcW w:w="820" w:type="dxa"/>
            <w:noWrap/>
            <w:hideMark/>
          </w:tcPr>
          <w:p w14:paraId="066D316D" w14:textId="2E2CE4D0" w:rsidR="0079494F" w:rsidRPr="00B47E32" w:rsidRDefault="0079494F" w:rsidP="00B47E32">
            <w:pPr>
              <w:spacing w:line="240" w:lineRule="auto"/>
              <w:ind w:firstLine="0"/>
              <w:rPr>
                <w:bCs/>
              </w:rPr>
            </w:pPr>
            <w:r w:rsidRPr="00FB1424">
              <w:t>NA</w:t>
            </w:r>
          </w:p>
        </w:tc>
        <w:tc>
          <w:tcPr>
            <w:tcW w:w="1086" w:type="dxa"/>
            <w:noWrap/>
            <w:hideMark/>
          </w:tcPr>
          <w:p w14:paraId="260DD94C" w14:textId="0417B9D8" w:rsidR="0079494F" w:rsidRPr="00B47E32" w:rsidRDefault="0079494F" w:rsidP="00B47E32">
            <w:pPr>
              <w:spacing w:line="240" w:lineRule="auto"/>
              <w:ind w:firstLine="0"/>
              <w:rPr>
                <w:bCs/>
              </w:rPr>
            </w:pPr>
            <w:r w:rsidRPr="00FB1424">
              <w:t>NA</w:t>
            </w:r>
          </w:p>
        </w:tc>
        <w:tc>
          <w:tcPr>
            <w:tcW w:w="953" w:type="dxa"/>
            <w:noWrap/>
            <w:hideMark/>
          </w:tcPr>
          <w:p w14:paraId="7C560303" w14:textId="6CE3DCBB" w:rsidR="0079494F" w:rsidRPr="00B47E32" w:rsidRDefault="0079494F" w:rsidP="00B47E32">
            <w:pPr>
              <w:spacing w:line="240" w:lineRule="auto"/>
              <w:ind w:firstLine="0"/>
              <w:rPr>
                <w:bCs/>
              </w:rPr>
            </w:pPr>
            <w:r w:rsidRPr="00FB1424">
              <w:t>-0.0006</w:t>
            </w:r>
          </w:p>
        </w:tc>
        <w:tc>
          <w:tcPr>
            <w:tcW w:w="1264" w:type="dxa"/>
            <w:noWrap/>
            <w:hideMark/>
          </w:tcPr>
          <w:p w14:paraId="0ABE7218" w14:textId="68234912" w:rsidR="0079494F" w:rsidRPr="00B47E32" w:rsidRDefault="0079494F" w:rsidP="00B47E32">
            <w:pPr>
              <w:spacing w:line="240" w:lineRule="auto"/>
              <w:ind w:firstLine="0"/>
              <w:rPr>
                <w:bCs/>
              </w:rPr>
            </w:pPr>
            <w:r w:rsidRPr="00FB1424">
              <w:t>NA</w:t>
            </w:r>
          </w:p>
        </w:tc>
        <w:tc>
          <w:tcPr>
            <w:tcW w:w="1407" w:type="dxa"/>
            <w:noWrap/>
            <w:hideMark/>
          </w:tcPr>
          <w:p w14:paraId="472BBAB1" w14:textId="0A8F14F6" w:rsidR="0079494F" w:rsidRPr="00B47E32" w:rsidRDefault="0079494F" w:rsidP="00B47E32">
            <w:pPr>
              <w:spacing w:line="240" w:lineRule="auto"/>
              <w:ind w:firstLine="0"/>
              <w:rPr>
                <w:bCs/>
              </w:rPr>
            </w:pPr>
            <w:r w:rsidRPr="00FB1424">
              <w:t>NA</w:t>
            </w:r>
          </w:p>
        </w:tc>
        <w:tc>
          <w:tcPr>
            <w:tcW w:w="1689" w:type="dxa"/>
            <w:noWrap/>
            <w:hideMark/>
          </w:tcPr>
          <w:p w14:paraId="73A5E613" w14:textId="2DBACA63" w:rsidR="0079494F" w:rsidRPr="00B47E32" w:rsidRDefault="0079494F" w:rsidP="00B47E32">
            <w:pPr>
              <w:spacing w:line="240" w:lineRule="auto"/>
              <w:ind w:firstLine="0"/>
              <w:rPr>
                <w:bCs/>
              </w:rPr>
            </w:pPr>
            <w:r w:rsidRPr="00FB1424">
              <w:t>NA</w:t>
            </w:r>
          </w:p>
        </w:tc>
        <w:tc>
          <w:tcPr>
            <w:tcW w:w="713" w:type="dxa"/>
            <w:noWrap/>
            <w:hideMark/>
          </w:tcPr>
          <w:p w14:paraId="3E785592" w14:textId="11EB40F2" w:rsidR="0079494F" w:rsidRPr="00B47E32" w:rsidRDefault="0079494F" w:rsidP="00B47E32">
            <w:pPr>
              <w:spacing w:line="240" w:lineRule="auto"/>
              <w:ind w:firstLine="0"/>
              <w:rPr>
                <w:bCs/>
              </w:rPr>
            </w:pPr>
            <w:r w:rsidRPr="00FB1424">
              <w:t>5.00</w:t>
            </w:r>
          </w:p>
        </w:tc>
        <w:tc>
          <w:tcPr>
            <w:tcW w:w="930" w:type="dxa"/>
            <w:noWrap/>
            <w:hideMark/>
          </w:tcPr>
          <w:p w14:paraId="2977A6D2" w14:textId="42F1AD11" w:rsidR="0079494F" w:rsidRPr="00B47E32" w:rsidRDefault="0079494F" w:rsidP="00B47E32">
            <w:pPr>
              <w:spacing w:line="240" w:lineRule="auto"/>
              <w:ind w:firstLine="0"/>
              <w:rPr>
                <w:bCs/>
              </w:rPr>
            </w:pPr>
            <w:r w:rsidRPr="00FB1424">
              <w:t>1161.42</w:t>
            </w:r>
          </w:p>
        </w:tc>
        <w:tc>
          <w:tcPr>
            <w:tcW w:w="1264" w:type="dxa"/>
            <w:noWrap/>
            <w:hideMark/>
          </w:tcPr>
          <w:p w14:paraId="6E478587" w14:textId="47071C5A" w:rsidR="0079494F" w:rsidRPr="00B47E32" w:rsidRDefault="0079494F" w:rsidP="00B47E32">
            <w:pPr>
              <w:spacing w:line="240" w:lineRule="auto"/>
              <w:ind w:firstLine="0"/>
              <w:rPr>
                <w:bCs/>
              </w:rPr>
            </w:pPr>
            <w:r w:rsidRPr="00FB1424">
              <w:t>-2312.80</w:t>
            </w:r>
          </w:p>
        </w:tc>
        <w:tc>
          <w:tcPr>
            <w:tcW w:w="709" w:type="dxa"/>
          </w:tcPr>
          <w:p w14:paraId="05628A60" w14:textId="76D77B0A" w:rsidR="0079494F" w:rsidRPr="00B47E32" w:rsidRDefault="0079494F" w:rsidP="00B47E32">
            <w:pPr>
              <w:spacing w:line="240" w:lineRule="auto"/>
              <w:ind w:firstLine="0"/>
              <w:rPr>
                <w:bCs/>
              </w:rPr>
            </w:pPr>
            <w:r w:rsidRPr="00FB1424">
              <w:t>23.85</w:t>
            </w:r>
          </w:p>
        </w:tc>
        <w:tc>
          <w:tcPr>
            <w:tcW w:w="813" w:type="dxa"/>
          </w:tcPr>
          <w:p w14:paraId="548887C3" w14:textId="43982060" w:rsidR="0079494F" w:rsidRPr="00B47E32" w:rsidRDefault="0079494F" w:rsidP="00B47E32">
            <w:pPr>
              <w:spacing w:line="240" w:lineRule="auto"/>
              <w:ind w:firstLine="0"/>
              <w:rPr>
                <w:bCs/>
              </w:rPr>
            </w:pPr>
            <w:r w:rsidRPr="00FB1424">
              <w:t>0.00</w:t>
            </w:r>
          </w:p>
        </w:tc>
      </w:tr>
      <w:tr w:rsidR="00225889" w:rsidRPr="00B47E32" w14:paraId="13DD8463" w14:textId="14CD14D7" w:rsidTr="00225889">
        <w:trPr>
          <w:trHeight w:val="300"/>
        </w:trPr>
        <w:tc>
          <w:tcPr>
            <w:tcW w:w="560" w:type="dxa"/>
            <w:noWrap/>
            <w:hideMark/>
          </w:tcPr>
          <w:p w14:paraId="7F43CCAC" w14:textId="3F797C00" w:rsidR="0079494F" w:rsidRPr="00B47E32" w:rsidRDefault="0079494F" w:rsidP="00B47E32">
            <w:pPr>
              <w:spacing w:line="240" w:lineRule="auto"/>
              <w:ind w:firstLine="0"/>
              <w:rPr>
                <w:bCs/>
              </w:rPr>
            </w:pPr>
            <w:r w:rsidRPr="00FB1424">
              <w:t>5</w:t>
            </w:r>
          </w:p>
        </w:tc>
        <w:tc>
          <w:tcPr>
            <w:tcW w:w="1081" w:type="dxa"/>
            <w:noWrap/>
            <w:hideMark/>
          </w:tcPr>
          <w:p w14:paraId="670FCC22" w14:textId="60E84731" w:rsidR="0079494F" w:rsidRPr="00B47E32" w:rsidRDefault="0079494F" w:rsidP="00B47E32">
            <w:pPr>
              <w:spacing w:line="240" w:lineRule="auto"/>
              <w:ind w:firstLine="0"/>
              <w:rPr>
                <w:bCs/>
              </w:rPr>
            </w:pPr>
            <w:r w:rsidRPr="00FB1424">
              <w:t>0.1313</w:t>
            </w:r>
          </w:p>
        </w:tc>
        <w:tc>
          <w:tcPr>
            <w:tcW w:w="1361" w:type="dxa"/>
            <w:noWrap/>
            <w:hideMark/>
          </w:tcPr>
          <w:p w14:paraId="64171289" w14:textId="7E469D55" w:rsidR="0079494F" w:rsidRPr="00B47E32" w:rsidRDefault="0079494F" w:rsidP="00B47E32">
            <w:pPr>
              <w:spacing w:line="240" w:lineRule="auto"/>
              <w:ind w:firstLine="0"/>
              <w:rPr>
                <w:bCs/>
              </w:rPr>
            </w:pPr>
            <w:r w:rsidRPr="00FB1424">
              <w:t>NA</w:t>
            </w:r>
          </w:p>
        </w:tc>
        <w:tc>
          <w:tcPr>
            <w:tcW w:w="820" w:type="dxa"/>
            <w:noWrap/>
            <w:hideMark/>
          </w:tcPr>
          <w:p w14:paraId="642EF7F8" w14:textId="2CA18A1B" w:rsidR="0079494F" w:rsidRPr="00B47E32" w:rsidRDefault="0079494F" w:rsidP="00B47E32">
            <w:pPr>
              <w:spacing w:line="240" w:lineRule="auto"/>
              <w:ind w:firstLine="0"/>
              <w:rPr>
                <w:bCs/>
              </w:rPr>
            </w:pPr>
            <w:r w:rsidRPr="00FB1424">
              <w:t>+</w:t>
            </w:r>
          </w:p>
        </w:tc>
        <w:tc>
          <w:tcPr>
            <w:tcW w:w="1086" w:type="dxa"/>
            <w:noWrap/>
            <w:hideMark/>
          </w:tcPr>
          <w:p w14:paraId="78EBDC00" w14:textId="3426D230" w:rsidR="0079494F" w:rsidRPr="00B47E32" w:rsidRDefault="0079494F" w:rsidP="00B47E32">
            <w:pPr>
              <w:spacing w:line="240" w:lineRule="auto"/>
              <w:ind w:firstLine="0"/>
              <w:rPr>
                <w:bCs/>
              </w:rPr>
            </w:pPr>
            <w:r w:rsidRPr="00FB1424">
              <w:t>0.0016</w:t>
            </w:r>
          </w:p>
        </w:tc>
        <w:tc>
          <w:tcPr>
            <w:tcW w:w="953" w:type="dxa"/>
            <w:noWrap/>
            <w:hideMark/>
          </w:tcPr>
          <w:p w14:paraId="0B63F652" w14:textId="3241B097" w:rsidR="0079494F" w:rsidRPr="00B47E32" w:rsidRDefault="0079494F" w:rsidP="00B47E32">
            <w:pPr>
              <w:spacing w:line="240" w:lineRule="auto"/>
              <w:ind w:firstLine="0"/>
              <w:rPr>
                <w:bCs/>
              </w:rPr>
            </w:pPr>
            <w:r w:rsidRPr="00FB1424">
              <w:t>NA</w:t>
            </w:r>
          </w:p>
        </w:tc>
        <w:tc>
          <w:tcPr>
            <w:tcW w:w="1264" w:type="dxa"/>
            <w:noWrap/>
            <w:hideMark/>
          </w:tcPr>
          <w:p w14:paraId="14ED671B" w14:textId="7DDE1506" w:rsidR="0079494F" w:rsidRPr="00B47E32" w:rsidRDefault="0079494F" w:rsidP="00B47E32">
            <w:pPr>
              <w:spacing w:line="240" w:lineRule="auto"/>
              <w:ind w:firstLine="0"/>
              <w:rPr>
                <w:bCs/>
              </w:rPr>
            </w:pPr>
            <w:r w:rsidRPr="00FB1424">
              <w:t>NA</w:t>
            </w:r>
          </w:p>
        </w:tc>
        <w:tc>
          <w:tcPr>
            <w:tcW w:w="1407" w:type="dxa"/>
            <w:noWrap/>
            <w:hideMark/>
          </w:tcPr>
          <w:p w14:paraId="72993CF0" w14:textId="742E40B5" w:rsidR="0079494F" w:rsidRPr="00B47E32" w:rsidRDefault="0079494F" w:rsidP="00B47E32">
            <w:pPr>
              <w:spacing w:line="240" w:lineRule="auto"/>
              <w:ind w:firstLine="0"/>
              <w:rPr>
                <w:bCs/>
              </w:rPr>
            </w:pPr>
            <w:r w:rsidRPr="00FB1424">
              <w:t>NA</w:t>
            </w:r>
          </w:p>
        </w:tc>
        <w:tc>
          <w:tcPr>
            <w:tcW w:w="1689" w:type="dxa"/>
            <w:noWrap/>
            <w:hideMark/>
          </w:tcPr>
          <w:p w14:paraId="7BC3C3FC" w14:textId="08120CA8" w:rsidR="0079494F" w:rsidRPr="00B47E32" w:rsidRDefault="0079494F" w:rsidP="00B47E32">
            <w:pPr>
              <w:spacing w:line="240" w:lineRule="auto"/>
              <w:ind w:firstLine="0"/>
              <w:rPr>
                <w:bCs/>
              </w:rPr>
            </w:pPr>
            <w:r w:rsidRPr="00FB1424">
              <w:t>NA</w:t>
            </w:r>
          </w:p>
        </w:tc>
        <w:tc>
          <w:tcPr>
            <w:tcW w:w="713" w:type="dxa"/>
            <w:noWrap/>
            <w:hideMark/>
          </w:tcPr>
          <w:p w14:paraId="2042A40B" w14:textId="365A9FAE" w:rsidR="0079494F" w:rsidRPr="00B47E32" w:rsidRDefault="0079494F" w:rsidP="00B47E32">
            <w:pPr>
              <w:spacing w:line="240" w:lineRule="auto"/>
              <w:ind w:firstLine="0"/>
              <w:rPr>
                <w:bCs/>
              </w:rPr>
            </w:pPr>
            <w:r w:rsidRPr="00FB1424">
              <w:t>6.00</w:t>
            </w:r>
          </w:p>
        </w:tc>
        <w:tc>
          <w:tcPr>
            <w:tcW w:w="930" w:type="dxa"/>
            <w:noWrap/>
            <w:hideMark/>
          </w:tcPr>
          <w:p w14:paraId="379BF976" w14:textId="752711AD" w:rsidR="0079494F" w:rsidRPr="00B47E32" w:rsidRDefault="0079494F" w:rsidP="00B47E32">
            <w:pPr>
              <w:spacing w:line="240" w:lineRule="auto"/>
              <w:ind w:firstLine="0"/>
              <w:rPr>
                <w:bCs/>
              </w:rPr>
            </w:pPr>
            <w:r w:rsidRPr="00FB1424">
              <w:t>1159.57</w:t>
            </w:r>
          </w:p>
        </w:tc>
        <w:tc>
          <w:tcPr>
            <w:tcW w:w="1264" w:type="dxa"/>
            <w:noWrap/>
            <w:hideMark/>
          </w:tcPr>
          <w:p w14:paraId="75BDF7EF" w14:textId="4010681D" w:rsidR="0079494F" w:rsidRPr="00B47E32" w:rsidRDefault="0079494F" w:rsidP="00B47E32">
            <w:pPr>
              <w:spacing w:line="240" w:lineRule="auto"/>
              <w:ind w:firstLine="0"/>
              <w:rPr>
                <w:bCs/>
              </w:rPr>
            </w:pPr>
            <w:r w:rsidRPr="00FB1424">
              <w:t>-2307.10</w:t>
            </w:r>
          </w:p>
        </w:tc>
        <w:tc>
          <w:tcPr>
            <w:tcW w:w="709" w:type="dxa"/>
          </w:tcPr>
          <w:p w14:paraId="6C0AC89F" w14:textId="5076EF22" w:rsidR="0079494F" w:rsidRPr="00B47E32" w:rsidRDefault="0079494F" w:rsidP="00B47E32">
            <w:pPr>
              <w:spacing w:line="240" w:lineRule="auto"/>
              <w:ind w:firstLine="0"/>
              <w:rPr>
                <w:bCs/>
              </w:rPr>
            </w:pPr>
            <w:r w:rsidRPr="00FB1424">
              <w:t>29.56</w:t>
            </w:r>
          </w:p>
        </w:tc>
        <w:tc>
          <w:tcPr>
            <w:tcW w:w="813" w:type="dxa"/>
          </w:tcPr>
          <w:p w14:paraId="1AA53D25" w14:textId="7DC0D9F1" w:rsidR="0079494F" w:rsidRPr="00B47E32" w:rsidRDefault="0079494F" w:rsidP="00B47E32">
            <w:pPr>
              <w:spacing w:line="240" w:lineRule="auto"/>
              <w:ind w:firstLine="0"/>
              <w:rPr>
                <w:bCs/>
              </w:rPr>
            </w:pPr>
            <w:r w:rsidRPr="00FB1424">
              <w:t>0.00</w:t>
            </w:r>
          </w:p>
        </w:tc>
      </w:tr>
      <w:tr w:rsidR="00225889" w:rsidRPr="00B47E32" w14:paraId="54A9AD8B" w14:textId="50278164" w:rsidTr="00225889">
        <w:trPr>
          <w:trHeight w:val="300"/>
        </w:trPr>
        <w:tc>
          <w:tcPr>
            <w:tcW w:w="560" w:type="dxa"/>
            <w:noWrap/>
            <w:hideMark/>
          </w:tcPr>
          <w:p w14:paraId="342C877B" w14:textId="4A842123" w:rsidR="0079494F" w:rsidRPr="00B47E32" w:rsidRDefault="0079494F" w:rsidP="00B47E32">
            <w:pPr>
              <w:spacing w:line="240" w:lineRule="auto"/>
              <w:ind w:firstLine="0"/>
              <w:rPr>
                <w:bCs/>
              </w:rPr>
            </w:pPr>
            <w:r w:rsidRPr="00FB1424">
              <w:t>6</w:t>
            </w:r>
          </w:p>
        </w:tc>
        <w:tc>
          <w:tcPr>
            <w:tcW w:w="1081" w:type="dxa"/>
            <w:noWrap/>
            <w:hideMark/>
          </w:tcPr>
          <w:p w14:paraId="2B565865" w14:textId="4AFB75CE" w:rsidR="0079494F" w:rsidRPr="00B47E32" w:rsidRDefault="0079494F" w:rsidP="00B47E32">
            <w:pPr>
              <w:spacing w:line="240" w:lineRule="auto"/>
              <w:ind w:firstLine="0"/>
              <w:rPr>
                <w:bCs/>
              </w:rPr>
            </w:pPr>
            <w:r w:rsidRPr="00FB1424">
              <w:t>0.1537</w:t>
            </w:r>
          </w:p>
        </w:tc>
        <w:tc>
          <w:tcPr>
            <w:tcW w:w="1361" w:type="dxa"/>
            <w:noWrap/>
            <w:hideMark/>
          </w:tcPr>
          <w:p w14:paraId="2A89E4F2" w14:textId="4667DC2F" w:rsidR="0079494F" w:rsidRPr="00B47E32" w:rsidRDefault="0079494F" w:rsidP="00B47E32">
            <w:pPr>
              <w:spacing w:line="240" w:lineRule="auto"/>
              <w:ind w:firstLine="0"/>
              <w:rPr>
                <w:bCs/>
              </w:rPr>
            </w:pPr>
            <w:r w:rsidRPr="00FB1424">
              <w:t>0.0003</w:t>
            </w:r>
          </w:p>
        </w:tc>
        <w:tc>
          <w:tcPr>
            <w:tcW w:w="820" w:type="dxa"/>
            <w:noWrap/>
            <w:hideMark/>
          </w:tcPr>
          <w:p w14:paraId="0720F1FB" w14:textId="7F4A8664" w:rsidR="0079494F" w:rsidRPr="00B47E32" w:rsidRDefault="0079494F" w:rsidP="00B47E32">
            <w:pPr>
              <w:spacing w:line="240" w:lineRule="auto"/>
              <w:ind w:firstLine="0"/>
              <w:rPr>
                <w:bCs/>
              </w:rPr>
            </w:pPr>
            <w:r w:rsidRPr="00FB1424">
              <w:t>+</w:t>
            </w:r>
          </w:p>
        </w:tc>
        <w:tc>
          <w:tcPr>
            <w:tcW w:w="1086" w:type="dxa"/>
            <w:noWrap/>
            <w:hideMark/>
          </w:tcPr>
          <w:p w14:paraId="15EFEA66" w14:textId="0AE5E370" w:rsidR="0079494F" w:rsidRPr="00B47E32" w:rsidRDefault="0079494F" w:rsidP="00B47E32">
            <w:pPr>
              <w:spacing w:line="240" w:lineRule="auto"/>
              <w:ind w:firstLine="0"/>
              <w:rPr>
                <w:bCs/>
              </w:rPr>
            </w:pPr>
            <w:r w:rsidRPr="00FB1424">
              <w:t>NA</w:t>
            </w:r>
          </w:p>
        </w:tc>
        <w:tc>
          <w:tcPr>
            <w:tcW w:w="953" w:type="dxa"/>
            <w:noWrap/>
            <w:hideMark/>
          </w:tcPr>
          <w:p w14:paraId="30001815" w14:textId="78C609BF" w:rsidR="0079494F" w:rsidRPr="00B47E32" w:rsidRDefault="0079494F" w:rsidP="00B47E32">
            <w:pPr>
              <w:spacing w:line="240" w:lineRule="auto"/>
              <w:ind w:firstLine="0"/>
              <w:rPr>
                <w:bCs/>
              </w:rPr>
            </w:pPr>
            <w:r w:rsidRPr="00FB1424">
              <w:t>NA</w:t>
            </w:r>
          </w:p>
        </w:tc>
        <w:tc>
          <w:tcPr>
            <w:tcW w:w="1264" w:type="dxa"/>
            <w:noWrap/>
            <w:hideMark/>
          </w:tcPr>
          <w:p w14:paraId="0EA8ACFB" w14:textId="64F8B24B" w:rsidR="0079494F" w:rsidRPr="00B47E32" w:rsidRDefault="0079494F" w:rsidP="00B47E32">
            <w:pPr>
              <w:spacing w:line="240" w:lineRule="auto"/>
              <w:ind w:firstLine="0"/>
              <w:rPr>
                <w:bCs/>
              </w:rPr>
            </w:pPr>
            <w:r w:rsidRPr="00FB1424">
              <w:t>NA</w:t>
            </w:r>
          </w:p>
        </w:tc>
        <w:tc>
          <w:tcPr>
            <w:tcW w:w="1407" w:type="dxa"/>
            <w:noWrap/>
            <w:hideMark/>
          </w:tcPr>
          <w:p w14:paraId="7800DA5E" w14:textId="3B4C2819" w:rsidR="0079494F" w:rsidRPr="00B47E32" w:rsidRDefault="0079494F" w:rsidP="00B47E32">
            <w:pPr>
              <w:spacing w:line="240" w:lineRule="auto"/>
              <w:ind w:firstLine="0"/>
              <w:rPr>
                <w:bCs/>
              </w:rPr>
            </w:pPr>
            <w:r w:rsidRPr="00FB1424">
              <w:t>NA</w:t>
            </w:r>
          </w:p>
        </w:tc>
        <w:tc>
          <w:tcPr>
            <w:tcW w:w="1689" w:type="dxa"/>
            <w:noWrap/>
            <w:hideMark/>
          </w:tcPr>
          <w:p w14:paraId="53C64966" w14:textId="0706B051" w:rsidR="0079494F" w:rsidRPr="00B47E32" w:rsidRDefault="0079494F" w:rsidP="00B47E32">
            <w:pPr>
              <w:spacing w:line="240" w:lineRule="auto"/>
              <w:ind w:firstLine="0"/>
              <w:rPr>
                <w:bCs/>
              </w:rPr>
            </w:pPr>
            <w:r w:rsidRPr="00FB1424">
              <w:t>NA</w:t>
            </w:r>
          </w:p>
        </w:tc>
        <w:tc>
          <w:tcPr>
            <w:tcW w:w="713" w:type="dxa"/>
            <w:noWrap/>
            <w:hideMark/>
          </w:tcPr>
          <w:p w14:paraId="78FAB4A1" w14:textId="65ADEEA9" w:rsidR="0079494F" w:rsidRPr="00B47E32" w:rsidRDefault="0079494F" w:rsidP="00B47E32">
            <w:pPr>
              <w:spacing w:line="240" w:lineRule="auto"/>
              <w:ind w:firstLine="0"/>
              <w:rPr>
                <w:bCs/>
              </w:rPr>
            </w:pPr>
            <w:r w:rsidRPr="00FB1424">
              <w:t>6.00</w:t>
            </w:r>
          </w:p>
        </w:tc>
        <w:tc>
          <w:tcPr>
            <w:tcW w:w="930" w:type="dxa"/>
            <w:noWrap/>
            <w:hideMark/>
          </w:tcPr>
          <w:p w14:paraId="44F077E1" w14:textId="73DF3B58" w:rsidR="0079494F" w:rsidRPr="00B47E32" w:rsidRDefault="0079494F" w:rsidP="00B47E32">
            <w:pPr>
              <w:spacing w:line="240" w:lineRule="auto"/>
              <w:ind w:firstLine="0"/>
              <w:rPr>
                <w:bCs/>
              </w:rPr>
            </w:pPr>
            <w:r w:rsidRPr="00FB1424">
              <w:t>1158.86</w:t>
            </w:r>
          </w:p>
        </w:tc>
        <w:tc>
          <w:tcPr>
            <w:tcW w:w="1264" w:type="dxa"/>
            <w:noWrap/>
            <w:hideMark/>
          </w:tcPr>
          <w:p w14:paraId="5833C216" w14:textId="231B3D49" w:rsidR="0079494F" w:rsidRPr="00B47E32" w:rsidRDefault="0079494F" w:rsidP="00B47E32">
            <w:pPr>
              <w:spacing w:line="240" w:lineRule="auto"/>
              <w:ind w:firstLine="0"/>
              <w:rPr>
                <w:bCs/>
              </w:rPr>
            </w:pPr>
            <w:r w:rsidRPr="00FB1424">
              <w:t>-2305.67</w:t>
            </w:r>
          </w:p>
        </w:tc>
        <w:tc>
          <w:tcPr>
            <w:tcW w:w="709" w:type="dxa"/>
          </w:tcPr>
          <w:p w14:paraId="6CE1B411" w14:textId="670AF049" w:rsidR="0079494F" w:rsidRPr="00B47E32" w:rsidRDefault="0079494F" w:rsidP="00B47E32">
            <w:pPr>
              <w:spacing w:line="240" w:lineRule="auto"/>
              <w:ind w:firstLine="0"/>
              <w:rPr>
                <w:bCs/>
              </w:rPr>
            </w:pPr>
            <w:r w:rsidRPr="00FB1424">
              <w:t>30.98</w:t>
            </w:r>
          </w:p>
        </w:tc>
        <w:tc>
          <w:tcPr>
            <w:tcW w:w="813" w:type="dxa"/>
          </w:tcPr>
          <w:p w14:paraId="169BC813" w14:textId="29B10766" w:rsidR="0079494F" w:rsidRPr="00B47E32" w:rsidRDefault="0079494F" w:rsidP="00B47E32">
            <w:pPr>
              <w:spacing w:line="240" w:lineRule="auto"/>
              <w:ind w:firstLine="0"/>
              <w:rPr>
                <w:bCs/>
              </w:rPr>
            </w:pPr>
            <w:r w:rsidRPr="00FB1424">
              <w:t>0.00</w:t>
            </w:r>
          </w:p>
        </w:tc>
      </w:tr>
      <w:tr w:rsidR="00225889" w:rsidRPr="00B47E32" w14:paraId="4CF7FA4D" w14:textId="71574635" w:rsidTr="00225889">
        <w:trPr>
          <w:trHeight w:val="300"/>
        </w:trPr>
        <w:tc>
          <w:tcPr>
            <w:tcW w:w="560" w:type="dxa"/>
            <w:noWrap/>
            <w:hideMark/>
          </w:tcPr>
          <w:p w14:paraId="0C738863" w14:textId="451F0415" w:rsidR="0079494F" w:rsidRPr="00B47E32" w:rsidRDefault="0079494F" w:rsidP="00B47E32">
            <w:pPr>
              <w:spacing w:line="240" w:lineRule="auto"/>
              <w:ind w:firstLine="0"/>
              <w:rPr>
                <w:bCs/>
              </w:rPr>
            </w:pPr>
            <w:r w:rsidRPr="00FB1424">
              <w:t>8</w:t>
            </w:r>
          </w:p>
        </w:tc>
        <w:tc>
          <w:tcPr>
            <w:tcW w:w="1081" w:type="dxa"/>
            <w:noWrap/>
            <w:hideMark/>
          </w:tcPr>
          <w:p w14:paraId="4743FE1A" w14:textId="795E1A02" w:rsidR="0079494F" w:rsidRPr="00B47E32" w:rsidRDefault="0079494F" w:rsidP="00B47E32">
            <w:pPr>
              <w:spacing w:line="240" w:lineRule="auto"/>
              <w:ind w:firstLine="0"/>
              <w:rPr>
                <w:bCs/>
              </w:rPr>
            </w:pPr>
            <w:r w:rsidRPr="00FB1424">
              <w:t>0.1920</w:t>
            </w:r>
          </w:p>
        </w:tc>
        <w:tc>
          <w:tcPr>
            <w:tcW w:w="1361" w:type="dxa"/>
            <w:noWrap/>
            <w:hideMark/>
          </w:tcPr>
          <w:p w14:paraId="167817DF" w14:textId="136CD61C" w:rsidR="0079494F" w:rsidRPr="00B47E32" w:rsidRDefault="0079494F" w:rsidP="00B47E32">
            <w:pPr>
              <w:spacing w:line="240" w:lineRule="auto"/>
              <w:ind w:firstLine="0"/>
              <w:rPr>
                <w:bCs/>
              </w:rPr>
            </w:pPr>
            <w:r w:rsidRPr="00FB1424">
              <w:t>-0.0027</w:t>
            </w:r>
          </w:p>
        </w:tc>
        <w:tc>
          <w:tcPr>
            <w:tcW w:w="820" w:type="dxa"/>
            <w:noWrap/>
            <w:hideMark/>
          </w:tcPr>
          <w:p w14:paraId="1838731F" w14:textId="36B6091B" w:rsidR="0079494F" w:rsidRPr="00B47E32" w:rsidRDefault="0079494F" w:rsidP="00B47E32">
            <w:pPr>
              <w:spacing w:line="240" w:lineRule="auto"/>
              <w:ind w:firstLine="0"/>
              <w:rPr>
                <w:bCs/>
              </w:rPr>
            </w:pPr>
            <w:r w:rsidRPr="00FB1424">
              <w:t>NA</w:t>
            </w:r>
          </w:p>
        </w:tc>
        <w:tc>
          <w:tcPr>
            <w:tcW w:w="1086" w:type="dxa"/>
            <w:noWrap/>
            <w:hideMark/>
          </w:tcPr>
          <w:p w14:paraId="48A52D13" w14:textId="0365CDA5" w:rsidR="0079494F" w:rsidRPr="00B47E32" w:rsidRDefault="0079494F" w:rsidP="00B47E32">
            <w:pPr>
              <w:spacing w:line="240" w:lineRule="auto"/>
              <w:ind w:firstLine="0"/>
              <w:rPr>
                <w:bCs/>
              </w:rPr>
            </w:pPr>
            <w:r w:rsidRPr="00FB1424">
              <w:t>0.0022</w:t>
            </w:r>
          </w:p>
        </w:tc>
        <w:tc>
          <w:tcPr>
            <w:tcW w:w="953" w:type="dxa"/>
            <w:noWrap/>
            <w:hideMark/>
          </w:tcPr>
          <w:p w14:paraId="03BF1051" w14:textId="4A952647" w:rsidR="0079494F" w:rsidRPr="00B47E32" w:rsidRDefault="0079494F" w:rsidP="00B47E32">
            <w:pPr>
              <w:spacing w:line="240" w:lineRule="auto"/>
              <w:ind w:firstLine="0"/>
              <w:rPr>
                <w:bCs/>
              </w:rPr>
            </w:pPr>
            <w:r w:rsidRPr="00FB1424">
              <w:t>NA</w:t>
            </w:r>
          </w:p>
        </w:tc>
        <w:tc>
          <w:tcPr>
            <w:tcW w:w="1264" w:type="dxa"/>
            <w:noWrap/>
            <w:hideMark/>
          </w:tcPr>
          <w:p w14:paraId="53E1A1CE" w14:textId="785B3561" w:rsidR="0079494F" w:rsidRPr="00B47E32" w:rsidRDefault="0079494F" w:rsidP="00B47E32">
            <w:pPr>
              <w:spacing w:line="240" w:lineRule="auto"/>
              <w:ind w:firstLine="0"/>
              <w:rPr>
                <w:bCs/>
              </w:rPr>
            </w:pPr>
            <w:r w:rsidRPr="00FB1424">
              <w:t>NA</w:t>
            </w:r>
          </w:p>
        </w:tc>
        <w:tc>
          <w:tcPr>
            <w:tcW w:w="1407" w:type="dxa"/>
            <w:noWrap/>
            <w:hideMark/>
          </w:tcPr>
          <w:p w14:paraId="12094663" w14:textId="690FFB5E" w:rsidR="0079494F" w:rsidRPr="00B47E32" w:rsidRDefault="0079494F" w:rsidP="00B47E32">
            <w:pPr>
              <w:spacing w:line="240" w:lineRule="auto"/>
              <w:ind w:firstLine="0"/>
              <w:rPr>
                <w:bCs/>
              </w:rPr>
            </w:pPr>
            <w:r w:rsidRPr="00FB1424">
              <w:t>NA</w:t>
            </w:r>
          </w:p>
        </w:tc>
        <w:tc>
          <w:tcPr>
            <w:tcW w:w="1689" w:type="dxa"/>
            <w:noWrap/>
            <w:hideMark/>
          </w:tcPr>
          <w:p w14:paraId="08DE02AF" w14:textId="05A65B2D" w:rsidR="0079494F" w:rsidRPr="00B47E32" w:rsidRDefault="0079494F" w:rsidP="00B47E32">
            <w:pPr>
              <w:spacing w:line="240" w:lineRule="auto"/>
              <w:ind w:firstLine="0"/>
              <w:rPr>
                <w:bCs/>
              </w:rPr>
            </w:pPr>
            <w:r w:rsidRPr="00FB1424">
              <w:t>NA</w:t>
            </w:r>
          </w:p>
        </w:tc>
        <w:tc>
          <w:tcPr>
            <w:tcW w:w="713" w:type="dxa"/>
            <w:noWrap/>
            <w:hideMark/>
          </w:tcPr>
          <w:p w14:paraId="4819A853" w14:textId="7A4A8AC3" w:rsidR="0079494F" w:rsidRPr="00B47E32" w:rsidRDefault="0079494F" w:rsidP="00B47E32">
            <w:pPr>
              <w:spacing w:line="240" w:lineRule="auto"/>
              <w:ind w:firstLine="0"/>
              <w:rPr>
                <w:bCs/>
              </w:rPr>
            </w:pPr>
            <w:r w:rsidRPr="00FB1424">
              <w:t>6.00</w:t>
            </w:r>
          </w:p>
        </w:tc>
        <w:tc>
          <w:tcPr>
            <w:tcW w:w="930" w:type="dxa"/>
            <w:noWrap/>
            <w:hideMark/>
          </w:tcPr>
          <w:p w14:paraId="1B5B4D33" w14:textId="3CA31071" w:rsidR="0079494F" w:rsidRPr="00B47E32" w:rsidRDefault="0079494F" w:rsidP="00B47E32">
            <w:pPr>
              <w:spacing w:line="240" w:lineRule="auto"/>
              <w:ind w:firstLine="0"/>
              <w:rPr>
                <w:bCs/>
              </w:rPr>
            </w:pPr>
            <w:r w:rsidRPr="00FB1424">
              <w:t>1158.29</w:t>
            </w:r>
          </w:p>
        </w:tc>
        <w:tc>
          <w:tcPr>
            <w:tcW w:w="1264" w:type="dxa"/>
            <w:noWrap/>
            <w:hideMark/>
          </w:tcPr>
          <w:p w14:paraId="18AD573A" w14:textId="4DB96952" w:rsidR="0079494F" w:rsidRPr="00B47E32" w:rsidRDefault="0079494F" w:rsidP="00B47E32">
            <w:pPr>
              <w:spacing w:line="240" w:lineRule="auto"/>
              <w:ind w:firstLine="0"/>
              <w:rPr>
                <w:bCs/>
              </w:rPr>
            </w:pPr>
            <w:r w:rsidRPr="00FB1424">
              <w:t>-2304.53</w:t>
            </w:r>
          </w:p>
        </w:tc>
        <w:tc>
          <w:tcPr>
            <w:tcW w:w="709" w:type="dxa"/>
          </w:tcPr>
          <w:p w14:paraId="27EE9EA5" w14:textId="5D0A537E" w:rsidR="0079494F" w:rsidRPr="00B47E32" w:rsidRDefault="0079494F" w:rsidP="00B47E32">
            <w:pPr>
              <w:spacing w:line="240" w:lineRule="auto"/>
              <w:ind w:firstLine="0"/>
              <w:rPr>
                <w:bCs/>
              </w:rPr>
            </w:pPr>
            <w:r w:rsidRPr="00FB1424">
              <w:t>32.13</w:t>
            </w:r>
          </w:p>
        </w:tc>
        <w:tc>
          <w:tcPr>
            <w:tcW w:w="813" w:type="dxa"/>
          </w:tcPr>
          <w:p w14:paraId="3C2D6022" w14:textId="7031E768" w:rsidR="0079494F" w:rsidRPr="00B47E32" w:rsidRDefault="0079494F" w:rsidP="00B47E32">
            <w:pPr>
              <w:spacing w:line="240" w:lineRule="auto"/>
              <w:ind w:firstLine="0"/>
              <w:rPr>
                <w:bCs/>
              </w:rPr>
            </w:pPr>
            <w:r w:rsidRPr="00FB1424">
              <w:t>0.00</w:t>
            </w:r>
          </w:p>
        </w:tc>
      </w:tr>
      <w:tr w:rsidR="00225889" w:rsidRPr="00B47E32" w14:paraId="54C4AEAF" w14:textId="33CDBC03" w:rsidTr="00225889">
        <w:trPr>
          <w:trHeight w:val="300"/>
        </w:trPr>
        <w:tc>
          <w:tcPr>
            <w:tcW w:w="560" w:type="dxa"/>
            <w:noWrap/>
            <w:hideMark/>
          </w:tcPr>
          <w:p w14:paraId="604A3895" w14:textId="770ADC25" w:rsidR="0079494F" w:rsidRPr="00B47E32" w:rsidRDefault="0079494F" w:rsidP="00B47E32">
            <w:pPr>
              <w:spacing w:line="240" w:lineRule="auto"/>
              <w:ind w:firstLine="0"/>
              <w:rPr>
                <w:bCs/>
              </w:rPr>
            </w:pPr>
            <w:r w:rsidRPr="00FB1424">
              <w:t>14</w:t>
            </w:r>
          </w:p>
        </w:tc>
        <w:tc>
          <w:tcPr>
            <w:tcW w:w="1081" w:type="dxa"/>
            <w:noWrap/>
            <w:hideMark/>
          </w:tcPr>
          <w:p w14:paraId="1A699974" w14:textId="4D91537D" w:rsidR="0079494F" w:rsidRPr="00B47E32" w:rsidRDefault="0079494F" w:rsidP="00B47E32">
            <w:pPr>
              <w:spacing w:line="240" w:lineRule="auto"/>
              <w:ind w:firstLine="0"/>
              <w:rPr>
                <w:bCs/>
              </w:rPr>
            </w:pPr>
            <w:r w:rsidRPr="00FB1424">
              <w:t>0.0228</w:t>
            </w:r>
          </w:p>
        </w:tc>
        <w:tc>
          <w:tcPr>
            <w:tcW w:w="1361" w:type="dxa"/>
            <w:noWrap/>
            <w:hideMark/>
          </w:tcPr>
          <w:p w14:paraId="6030AB24" w14:textId="4595A355" w:rsidR="0079494F" w:rsidRPr="00B47E32" w:rsidRDefault="0079494F" w:rsidP="00B47E32">
            <w:pPr>
              <w:spacing w:line="240" w:lineRule="auto"/>
              <w:ind w:firstLine="0"/>
              <w:rPr>
                <w:bCs/>
              </w:rPr>
            </w:pPr>
            <w:r w:rsidRPr="00FB1424">
              <w:t>0.0018</w:t>
            </w:r>
          </w:p>
        </w:tc>
        <w:tc>
          <w:tcPr>
            <w:tcW w:w="820" w:type="dxa"/>
            <w:noWrap/>
            <w:hideMark/>
          </w:tcPr>
          <w:p w14:paraId="4622602A" w14:textId="7AB9846C" w:rsidR="0079494F" w:rsidRPr="00B47E32" w:rsidRDefault="0079494F" w:rsidP="00B47E32">
            <w:pPr>
              <w:spacing w:line="240" w:lineRule="auto"/>
              <w:ind w:firstLine="0"/>
              <w:rPr>
                <w:bCs/>
              </w:rPr>
            </w:pPr>
            <w:r w:rsidRPr="00FB1424">
              <w:t>NA</w:t>
            </w:r>
          </w:p>
        </w:tc>
        <w:tc>
          <w:tcPr>
            <w:tcW w:w="1086" w:type="dxa"/>
            <w:noWrap/>
            <w:hideMark/>
          </w:tcPr>
          <w:p w14:paraId="2FD00E2A" w14:textId="18A8C79C" w:rsidR="0079494F" w:rsidRPr="00B47E32" w:rsidRDefault="0079494F" w:rsidP="00B47E32">
            <w:pPr>
              <w:spacing w:line="240" w:lineRule="auto"/>
              <w:ind w:firstLine="0"/>
              <w:rPr>
                <w:bCs/>
              </w:rPr>
            </w:pPr>
            <w:r w:rsidRPr="00FB1424">
              <w:t>0.0021</w:t>
            </w:r>
          </w:p>
        </w:tc>
        <w:tc>
          <w:tcPr>
            <w:tcW w:w="953" w:type="dxa"/>
            <w:noWrap/>
            <w:hideMark/>
          </w:tcPr>
          <w:p w14:paraId="5BBC321B" w14:textId="429DA617" w:rsidR="0079494F" w:rsidRPr="00B47E32" w:rsidRDefault="0079494F" w:rsidP="00B47E32">
            <w:pPr>
              <w:spacing w:line="240" w:lineRule="auto"/>
              <w:ind w:firstLine="0"/>
              <w:rPr>
                <w:bCs/>
              </w:rPr>
            </w:pPr>
            <w:r w:rsidRPr="00FB1424">
              <w:t>NA</w:t>
            </w:r>
          </w:p>
        </w:tc>
        <w:tc>
          <w:tcPr>
            <w:tcW w:w="1264" w:type="dxa"/>
            <w:noWrap/>
            <w:hideMark/>
          </w:tcPr>
          <w:p w14:paraId="5DDB0F45" w14:textId="64B1B7F3" w:rsidR="0079494F" w:rsidRPr="00B47E32" w:rsidRDefault="0079494F" w:rsidP="00B47E32">
            <w:pPr>
              <w:spacing w:line="240" w:lineRule="auto"/>
              <w:ind w:firstLine="0"/>
              <w:rPr>
                <w:bCs/>
              </w:rPr>
            </w:pPr>
            <w:r w:rsidRPr="00FB1424">
              <w:t>NA</w:t>
            </w:r>
          </w:p>
        </w:tc>
        <w:tc>
          <w:tcPr>
            <w:tcW w:w="1407" w:type="dxa"/>
            <w:noWrap/>
            <w:hideMark/>
          </w:tcPr>
          <w:p w14:paraId="37E5C5A0" w14:textId="32ADFFA0" w:rsidR="0079494F" w:rsidRPr="00B47E32" w:rsidRDefault="000F24AB" w:rsidP="00B47E32">
            <w:pPr>
              <w:spacing w:line="240" w:lineRule="auto"/>
              <w:ind w:firstLine="0"/>
              <w:rPr>
                <w:bCs/>
              </w:rPr>
            </w:pPr>
            <w:r>
              <w:t>-</w:t>
            </w:r>
          </w:p>
        </w:tc>
        <w:tc>
          <w:tcPr>
            <w:tcW w:w="1689" w:type="dxa"/>
            <w:noWrap/>
            <w:hideMark/>
          </w:tcPr>
          <w:p w14:paraId="04DB52C3" w14:textId="5959BC4B" w:rsidR="0079494F" w:rsidRPr="00B47E32" w:rsidRDefault="0079494F" w:rsidP="00B47E32">
            <w:pPr>
              <w:spacing w:line="240" w:lineRule="auto"/>
              <w:ind w:firstLine="0"/>
              <w:rPr>
                <w:bCs/>
              </w:rPr>
            </w:pPr>
            <w:r w:rsidRPr="00FB1424">
              <w:t>+</w:t>
            </w:r>
          </w:p>
        </w:tc>
        <w:tc>
          <w:tcPr>
            <w:tcW w:w="713" w:type="dxa"/>
            <w:noWrap/>
            <w:hideMark/>
          </w:tcPr>
          <w:p w14:paraId="6D02A8D3" w14:textId="30899F87" w:rsidR="0079494F" w:rsidRPr="00B47E32" w:rsidRDefault="0079494F" w:rsidP="00B47E32">
            <w:pPr>
              <w:spacing w:line="240" w:lineRule="auto"/>
              <w:ind w:firstLine="0"/>
              <w:rPr>
                <w:bCs/>
              </w:rPr>
            </w:pPr>
            <w:r w:rsidRPr="00FB1424">
              <w:t>8.00</w:t>
            </w:r>
          </w:p>
        </w:tc>
        <w:tc>
          <w:tcPr>
            <w:tcW w:w="930" w:type="dxa"/>
            <w:noWrap/>
            <w:hideMark/>
          </w:tcPr>
          <w:p w14:paraId="1A13AA61" w14:textId="36AD0A00" w:rsidR="0079494F" w:rsidRPr="00B47E32" w:rsidRDefault="0079494F" w:rsidP="00B47E32">
            <w:pPr>
              <w:spacing w:line="240" w:lineRule="auto"/>
              <w:ind w:firstLine="0"/>
              <w:rPr>
                <w:bCs/>
              </w:rPr>
            </w:pPr>
            <w:r w:rsidRPr="00FB1424">
              <w:t>1160.30</w:t>
            </w:r>
          </w:p>
        </w:tc>
        <w:tc>
          <w:tcPr>
            <w:tcW w:w="1264" w:type="dxa"/>
            <w:noWrap/>
            <w:hideMark/>
          </w:tcPr>
          <w:p w14:paraId="7F7C0B26" w14:textId="7786E43A" w:rsidR="0079494F" w:rsidRPr="00B47E32" w:rsidRDefault="0079494F" w:rsidP="00B47E32">
            <w:pPr>
              <w:spacing w:line="240" w:lineRule="auto"/>
              <w:ind w:firstLine="0"/>
              <w:rPr>
                <w:bCs/>
              </w:rPr>
            </w:pPr>
            <w:r w:rsidRPr="00FB1424">
              <w:t>-2304.51</w:t>
            </w:r>
          </w:p>
        </w:tc>
        <w:tc>
          <w:tcPr>
            <w:tcW w:w="709" w:type="dxa"/>
          </w:tcPr>
          <w:p w14:paraId="6FC08090" w14:textId="0CEE886C" w:rsidR="0079494F" w:rsidRPr="00B47E32" w:rsidRDefault="0079494F" w:rsidP="00B47E32">
            <w:pPr>
              <w:spacing w:line="240" w:lineRule="auto"/>
              <w:ind w:firstLine="0"/>
              <w:rPr>
                <w:bCs/>
              </w:rPr>
            </w:pPr>
            <w:r w:rsidRPr="00FB1424">
              <w:t>32.14</w:t>
            </w:r>
          </w:p>
        </w:tc>
        <w:tc>
          <w:tcPr>
            <w:tcW w:w="813" w:type="dxa"/>
          </w:tcPr>
          <w:p w14:paraId="76B299C0" w14:textId="35F45ABF" w:rsidR="0079494F" w:rsidRPr="00B47E32" w:rsidRDefault="0079494F" w:rsidP="00B47E32">
            <w:pPr>
              <w:spacing w:line="240" w:lineRule="auto"/>
              <w:ind w:firstLine="0"/>
              <w:rPr>
                <w:bCs/>
              </w:rPr>
            </w:pPr>
            <w:r w:rsidRPr="00FB1424">
              <w:t>0.00</w:t>
            </w:r>
          </w:p>
        </w:tc>
      </w:tr>
      <w:tr w:rsidR="00225889" w:rsidRPr="00B47E32" w14:paraId="3745E50B" w14:textId="3CC152B6" w:rsidTr="00225889">
        <w:trPr>
          <w:trHeight w:val="300"/>
        </w:trPr>
        <w:tc>
          <w:tcPr>
            <w:tcW w:w="560" w:type="dxa"/>
            <w:noWrap/>
            <w:hideMark/>
          </w:tcPr>
          <w:p w14:paraId="186E4F69" w14:textId="08721861" w:rsidR="0079494F" w:rsidRPr="00B47E32" w:rsidRDefault="0079494F" w:rsidP="00B47E32">
            <w:pPr>
              <w:spacing w:line="240" w:lineRule="auto"/>
              <w:ind w:firstLine="0"/>
              <w:rPr>
                <w:bCs/>
              </w:rPr>
            </w:pPr>
            <w:r w:rsidRPr="00FB1424">
              <w:t>7</w:t>
            </w:r>
          </w:p>
        </w:tc>
        <w:tc>
          <w:tcPr>
            <w:tcW w:w="1081" w:type="dxa"/>
            <w:noWrap/>
            <w:hideMark/>
          </w:tcPr>
          <w:p w14:paraId="5AE92ED5" w14:textId="430B701F" w:rsidR="0079494F" w:rsidRPr="00B47E32" w:rsidRDefault="0079494F" w:rsidP="00B47E32">
            <w:pPr>
              <w:spacing w:line="240" w:lineRule="auto"/>
              <w:ind w:firstLine="0"/>
              <w:rPr>
                <w:bCs/>
              </w:rPr>
            </w:pPr>
            <w:r w:rsidRPr="00FB1424">
              <w:t>0.1641</w:t>
            </w:r>
          </w:p>
        </w:tc>
        <w:tc>
          <w:tcPr>
            <w:tcW w:w="1361" w:type="dxa"/>
            <w:noWrap/>
            <w:hideMark/>
          </w:tcPr>
          <w:p w14:paraId="3EB68A5B" w14:textId="2C952547" w:rsidR="0079494F" w:rsidRPr="00B47E32" w:rsidRDefault="0079494F" w:rsidP="00B47E32">
            <w:pPr>
              <w:spacing w:line="240" w:lineRule="auto"/>
              <w:ind w:firstLine="0"/>
              <w:rPr>
                <w:bCs/>
              </w:rPr>
            </w:pPr>
            <w:r w:rsidRPr="00FB1424">
              <w:t>NA</w:t>
            </w:r>
          </w:p>
        </w:tc>
        <w:tc>
          <w:tcPr>
            <w:tcW w:w="820" w:type="dxa"/>
            <w:noWrap/>
            <w:hideMark/>
          </w:tcPr>
          <w:p w14:paraId="7BE68AE3" w14:textId="250BAC87" w:rsidR="0079494F" w:rsidRPr="00B47E32" w:rsidRDefault="0079494F" w:rsidP="00B47E32">
            <w:pPr>
              <w:spacing w:line="240" w:lineRule="auto"/>
              <w:ind w:firstLine="0"/>
              <w:rPr>
                <w:bCs/>
              </w:rPr>
            </w:pPr>
            <w:r w:rsidRPr="00FB1424">
              <w:t>+</w:t>
            </w:r>
          </w:p>
        </w:tc>
        <w:tc>
          <w:tcPr>
            <w:tcW w:w="1086" w:type="dxa"/>
            <w:noWrap/>
            <w:hideMark/>
          </w:tcPr>
          <w:p w14:paraId="566B31C1" w14:textId="66CCC5B8" w:rsidR="0079494F" w:rsidRPr="00B47E32" w:rsidRDefault="0079494F" w:rsidP="00B47E32">
            <w:pPr>
              <w:spacing w:line="240" w:lineRule="auto"/>
              <w:ind w:firstLine="0"/>
              <w:rPr>
                <w:bCs/>
              </w:rPr>
            </w:pPr>
            <w:r w:rsidRPr="00FB1424">
              <w:t>NA</w:t>
            </w:r>
          </w:p>
        </w:tc>
        <w:tc>
          <w:tcPr>
            <w:tcW w:w="953" w:type="dxa"/>
            <w:noWrap/>
            <w:hideMark/>
          </w:tcPr>
          <w:p w14:paraId="6960ACBA" w14:textId="5D6E36AF" w:rsidR="0079494F" w:rsidRPr="00B47E32" w:rsidRDefault="0079494F" w:rsidP="00B47E32">
            <w:pPr>
              <w:spacing w:line="240" w:lineRule="auto"/>
              <w:ind w:firstLine="0"/>
              <w:rPr>
                <w:bCs/>
              </w:rPr>
            </w:pPr>
            <w:r w:rsidRPr="00FB1424">
              <w:t>-0.0006</w:t>
            </w:r>
          </w:p>
        </w:tc>
        <w:tc>
          <w:tcPr>
            <w:tcW w:w="1264" w:type="dxa"/>
            <w:noWrap/>
            <w:hideMark/>
          </w:tcPr>
          <w:p w14:paraId="3CCF3FD3" w14:textId="4D720889" w:rsidR="0079494F" w:rsidRPr="00B47E32" w:rsidRDefault="0079494F" w:rsidP="00B47E32">
            <w:pPr>
              <w:spacing w:line="240" w:lineRule="auto"/>
              <w:ind w:firstLine="0"/>
              <w:rPr>
                <w:bCs/>
              </w:rPr>
            </w:pPr>
            <w:r w:rsidRPr="00FB1424">
              <w:t>NA</w:t>
            </w:r>
          </w:p>
        </w:tc>
        <w:tc>
          <w:tcPr>
            <w:tcW w:w="1407" w:type="dxa"/>
            <w:noWrap/>
            <w:hideMark/>
          </w:tcPr>
          <w:p w14:paraId="75D05CD6" w14:textId="60BEBB7B" w:rsidR="0079494F" w:rsidRPr="00B47E32" w:rsidRDefault="0079494F" w:rsidP="00B47E32">
            <w:pPr>
              <w:spacing w:line="240" w:lineRule="auto"/>
              <w:ind w:firstLine="0"/>
              <w:rPr>
                <w:bCs/>
              </w:rPr>
            </w:pPr>
            <w:r w:rsidRPr="00FB1424">
              <w:t>NA</w:t>
            </w:r>
          </w:p>
        </w:tc>
        <w:tc>
          <w:tcPr>
            <w:tcW w:w="1689" w:type="dxa"/>
            <w:noWrap/>
            <w:hideMark/>
          </w:tcPr>
          <w:p w14:paraId="5586801E" w14:textId="67708528" w:rsidR="0079494F" w:rsidRPr="00B47E32" w:rsidRDefault="0079494F" w:rsidP="00B47E32">
            <w:pPr>
              <w:spacing w:line="240" w:lineRule="auto"/>
              <w:ind w:firstLine="0"/>
              <w:rPr>
                <w:bCs/>
              </w:rPr>
            </w:pPr>
            <w:r w:rsidRPr="00FB1424">
              <w:t>NA</w:t>
            </w:r>
          </w:p>
        </w:tc>
        <w:tc>
          <w:tcPr>
            <w:tcW w:w="713" w:type="dxa"/>
            <w:noWrap/>
            <w:hideMark/>
          </w:tcPr>
          <w:p w14:paraId="23EDDAD6" w14:textId="44D44D6C" w:rsidR="0079494F" w:rsidRPr="00B47E32" w:rsidRDefault="0079494F" w:rsidP="00B47E32">
            <w:pPr>
              <w:spacing w:line="240" w:lineRule="auto"/>
              <w:ind w:firstLine="0"/>
              <w:rPr>
                <w:bCs/>
              </w:rPr>
            </w:pPr>
            <w:r w:rsidRPr="00FB1424">
              <w:t>6.00</w:t>
            </w:r>
          </w:p>
        </w:tc>
        <w:tc>
          <w:tcPr>
            <w:tcW w:w="930" w:type="dxa"/>
            <w:noWrap/>
            <w:hideMark/>
          </w:tcPr>
          <w:p w14:paraId="76F118B5" w14:textId="7C4DBDA9" w:rsidR="0079494F" w:rsidRPr="00B47E32" w:rsidRDefault="0079494F" w:rsidP="00B47E32">
            <w:pPr>
              <w:spacing w:line="240" w:lineRule="auto"/>
              <w:ind w:firstLine="0"/>
              <w:rPr>
                <w:bCs/>
              </w:rPr>
            </w:pPr>
            <w:r w:rsidRPr="00FB1424">
              <w:t>1158.21</w:t>
            </w:r>
          </w:p>
        </w:tc>
        <w:tc>
          <w:tcPr>
            <w:tcW w:w="1264" w:type="dxa"/>
            <w:noWrap/>
            <w:hideMark/>
          </w:tcPr>
          <w:p w14:paraId="1A4DD736" w14:textId="27F756B6" w:rsidR="0079494F" w:rsidRPr="00B47E32" w:rsidRDefault="0079494F" w:rsidP="00B47E32">
            <w:pPr>
              <w:spacing w:line="240" w:lineRule="auto"/>
              <w:ind w:firstLine="0"/>
              <w:rPr>
                <w:bCs/>
              </w:rPr>
            </w:pPr>
            <w:r w:rsidRPr="00FB1424">
              <w:t>-2304.38</w:t>
            </w:r>
          </w:p>
        </w:tc>
        <w:tc>
          <w:tcPr>
            <w:tcW w:w="709" w:type="dxa"/>
          </w:tcPr>
          <w:p w14:paraId="72F9D865" w14:textId="56C64F7E" w:rsidR="0079494F" w:rsidRPr="00B47E32" w:rsidRDefault="0079494F" w:rsidP="00B47E32">
            <w:pPr>
              <w:spacing w:line="240" w:lineRule="auto"/>
              <w:ind w:firstLine="0"/>
              <w:rPr>
                <w:bCs/>
              </w:rPr>
            </w:pPr>
            <w:r w:rsidRPr="00FB1424">
              <w:t>32.27</w:t>
            </w:r>
          </w:p>
        </w:tc>
        <w:tc>
          <w:tcPr>
            <w:tcW w:w="813" w:type="dxa"/>
          </w:tcPr>
          <w:p w14:paraId="5F8EE29D" w14:textId="10E48AA4" w:rsidR="0079494F" w:rsidRPr="00B47E32" w:rsidRDefault="0079494F" w:rsidP="00B47E32">
            <w:pPr>
              <w:spacing w:line="240" w:lineRule="auto"/>
              <w:ind w:firstLine="0"/>
              <w:rPr>
                <w:bCs/>
              </w:rPr>
            </w:pPr>
            <w:r w:rsidRPr="00FB1424">
              <w:t>0.00</w:t>
            </w:r>
          </w:p>
        </w:tc>
      </w:tr>
      <w:tr w:rsidR="00225889" w:rsidRPr="00B47E32" w14:paraId="56CF7EBE" w14:textId="07987A5A" w:rsidTr="00225889">
        <w:trPr>
          <w:trHeight w:val="300"/>
        </w:trPr>
        <w:tc>
          <w:tcPr>
            <w:tcW w:w="560" w:type="dxa"/>
            <w:noWrap/>
          </w:tcPr>
          <w:p w14:paraId="3996E153" w14:textId="2AA75E57" w:rsidR="0079494F" w:rsidRPr="00B47E32" w:rsidRDefault="0079494F" w:rsidP="00B47E32">
            <w:pPr>
              <w:spacing w:line="240" w:lineRule="auto"/>
              <w:ind w:firstLine="0"/>
              <w:rPr>
                <w:bCs/>
              </w:rPr>
            </w:pPr>
            <w:r w:rsidRPr="00FB1424">
              <w:lastRenderedPageBreak/>
              <w:t>3</w:t>
            </w:r>
          </w:p>
        </w:tc>
        <w:tc>
          <w:tcPr>
            <w:tcW w:w="1081" w:type="dxa"/>
            <w:noWrap/>
          </w:tcPr>
          <w:p w14:paraId="6C4F0C29" w14:textId="71DB0240" w:rsidR="0079494F" w:rsidRPr="00B47E32" w:rsidRDefault="0079494F" w:rsidP="00B47E32">
            <w:pPr>
              <w:spacing w:line="240" w:lineRule="auto"/>
              <w:ind w:firstLine="0"/>
              <w:rPr>
                <w:bCs/>
              </w:rPr>
            </w:pPr>
            <w:r w:rsidRPr="00FB1424">
              <w:t>0.1961</w:t>
            </w:r>
          </w:p>
        </w:tc>
        <w:tc>
          <w:tcPr>
            <w:tcW w:w="1361" w:type="dxa"/>
            <w:noWrap/>
          </w:tcPr>
          <w:p w14:paraId="2F926706" w14:textId="79F2387F" w:rsidR="0079494F" w:rsidRPr="00B47E32" w:rsidRDefault="0079494F" w:rsidP="00B47E32">
            <w:pPr>
              <w:spacing w:line="240" w:lineRule="auto"/>
              <w:ind w:firstLine="0"/>
              <w:rPr>
                <w:bCs/>
              </w:rPr>
            </w:pPr>
            <w:r w:rsidRPr="00FB1424">
              <w:t>-0.0028</w:t>
            </w:r>
          </w:p>
        </w:tc>
        <w:tc>
          <w:tcPr>
            <w:tcW w:w="820" w:type="dxa"/>
            <w:noWrap/>
          </w:tcPr>
          <w:p w14:paraId="1E871AD6" w14:textId="5C6E6BE0" w:rsidR="0079494F" w:rsidRPr="00B47E32" w:rsidRDefault="0079494F" w:rsidP="00B47E32">
            <w:pPr>
              <w:spacing w:line="240" w:lineRule="auto"/>
              <w:ind w:firstLine="0"/>
              <w:rPr>
                <w:bCs/>
              </w:rPr>
            </w:pPr>
            <w:r w:rsidRPr="00FB1424">
              <w:t>+</w:t>
            </w:r>
          </w:p>
        </w:tc>
        <w:tc>
          <w:tcPr>
            <w:tcW w:w="1086" w:type="dxa"/>
            <w:noWrap/>
          </w:tcPr>
          <w:p w14:paraId="401D4C6C" w14:textId="132D6770" w:rsidR="0079494F" w:rsidRPr="00B47E32" w:rsidRDefault="0079494F" w:rsidP="00B47E32">
            <w:pPr>
              <w:spacing w:line="240" w:lineRule="auto"/>
              <w:ind w:firstLine="0"/>
              <w:rPr>
                <w:bCs/>
              </w:rPr>
            </w:pPr>
            <w:r w:rsidRPr="00FB1424">
              <w:t>0.0023</w:t>
            </w:r>
          </w:p>
        </w:tc>
        <w:tc>
          <w:tcPr>
            <w:tcW w:w="953" w:type="dxa"/>
            <w:noWrap/>
          </w:tcPr>
          <w:p w14:paraId="3F09AC6B" w14:textId="4FE5FF37" w:rsidR="0079494F" w:rsidRPr="00B47E32" w:rsidRDefault="0079494F" w:rsidP="00B47E32">
            <w:pPr>
              <w:spacing w:line="240" w:lineRule="auto"/>
              <w:ind w:firstLine="0"/>
              <w:rPr>
                <w:bCs/>
              </w:rPr>
            </w:pPr>
            <w:r w:rsidRPr="00FB1424">
              <w:t>NA</w:t>
            </w:r>
          </w:p>
        </w:tc>
        <w:tc>
          <w:tcPr>
            <w:tcW w:w="1264" w:type="dxa"/>
            <w:noWrap/>
          </w:tcPr>
          <w:p w14:paraId="71284EE6" w14:textId="457CBE6B" w:rsidR="0079494F" w:rsidRPr="00B47E32" w:rsidRDefault="0079494F" w:rsidP="00B47E32">
            <w:pPr>
              <w:spacing w:line="240" w:lineRule="auto"/>
              <w:ind w:firstLine="0"/>
              <w:rPr>
                <w:bCs/>
              </w:rPr>
            </w:pPr>
            <w:r w:rsidRPr="00FB1424">
              <w:t>NA</w:t>
            </w:r>
          </w:p>
        </w:tc>
        <w:tc>
          <w:tcPr>
            <w:tcW w:w="1407" w:type="dxa"/>
            <w:noWrap/>
          </w:tcPr>
          <w:p w14:paraId="3267B914" w14:textId="5DA1D5C0" w:rsidR="0079494F" w:rsidRPr="00B47E32" w:rsidRDefault="0079494F" w:rsidP="00B47E32">
            <w:pPr>
              <w:spacing w:line="240" w:lineRule="auto"/>
              <w:ind w:firstLine="0"/>
              <w:rPr>
                <w:bCs/>
              </w:rPr>
            </w:pPr>
            <w:r w:rsidRPr="00FB1424">
              <w:t>NA</w:t>
            </w:r>
          </w:p>
        </w:tc>
        <w:tc>
          <w:tcPr>
            <w:tcW w:w="1689" w:type="dxa"/>
            <w:noWrap/>
          </w:tcPr>
          <w:p w14:paraId="503400EB" w14:textId="24922083" w:rsidR="0079494F" w:rsidRPr="00B47E32" w:rsidRDefault="0079494F" w:rsidP="00B47E32">
            <w:pPr>
              <w:spacing w:line="240" w:lineRule="auto"/>
              <w:ind w:firstLine="0"/>
              <w:rPr>
                <w:bCs/>
              </w:rPr>
            </w:pPr>
            <w:r w:rsidRPr="00FB1424">
              <w:t>NA</w:t>
            </w:r>
          </w:p>
        </w:tc>
        <w:tc>
          <w:tcPr>
            <w:tcW w:w="713" w:type="dxa"/>
            <w:noWrap/>
          </w:tcPr>
          <w:p w14:paraId="76140A3D" w14:textId="14F5FB70" w:rsidR="0079494F" w:rsidRPr="00B47E32" w:rsidRDefault="0079494F" w:rsidP="00B47E32">
            <w:pPr>
              <w:spacing w:line="240" w:lineRule="auto"/>
              <w:ind w:firstLine="0"/>
              <w:rPr>
                <w:bCs/>
              </w:rPr>
            </w:pPr>
            <w:r w:rsidRPr="00FB1424">
              <w:t>7.00</w:t>
            </w:r>
          </w:p>
        </w:tc>
        <w:tc>
          <w:tcPr>
            <w:tcW w:w="930" w:type="dxa"/>
            <w:noWrap/>
          </w:tcPr>
          <w:p w14:paraId="79D9C250" w14:textId="3BBBB3DB" w:rsidR="0079494F" w:rsidRPr="00B47E32" w:rsidRDefault="0079494F" w:rsidP="00B47E32">
            <w:pPr>
              <w:spacing w:line="240" w:lineRule="auto"/>
              <w:ind w:firstLine="0"/>
              <w:rPr>
                <w:bCs/>
              </w:rPr>
            </w:pPr>
            <w:r w:rsidRPr="00FB1424">
              <w:t>1155.12</w:t>
            </w:r>
          </w:p>
        </w:tc>
        <w:tc>
          <w:tcPr>
            <w:tcW w:w="1264" w:type="dxa"/>
            <w:noWrap/>
          </w:tcPr>
          <w:p w14:paraId="32007684" w14:textId="2AEFACEE" w:rsidR="0079494F" w:rsidRPr="00B47E32" w:rsidRDefault="0079494F" w:rsidP="00B47E32">
            <w:pPr>
              <w:spacing w:line="240" w:lineRule="auto"/>
              <w:ind w:firstLine="0"/>
              <w:rPr>
                <w:bCs/>
              </w:rPr>
            </w:pPr>
            <w:r w:rsidRPr="00FB1424">
              <w:t>-2296.18</w:t>
            </w:r>
          </w:p>
        </w:tc>
        <w:tc>
          <w:tcPr>
            <w:tcW w:w="709" w:type="dxa"/>
          </w:tcPr>
          <w:p w14:paraId="7FA0E834" w14:textId="47C9EE2B" w:rsidR="0079494F" w:rsidRPr="00B47E32" w:rsidRDefault="0079494F" w:rsidP="00B47E32">
            <w:pPr>
              <w:spacing w:line="240" w:lineRule="auto"/>
              <w:ind w:firstLine="0"/>
              <w:rPr>
                <w:bCs/>
              </w:rPr>
            </w:pPr>
            <w:r w:rsidRPr="00FB1424">
              <w:t>40.47</w:t>
            </w:r>
          </w:p>
        </w:tc>
        <w:tc>
          <w:tcPr>
            <w:tcW w:w="813" w:type="dxa"/>
          </w:tcPr>
          <w:p w14:paraId="7F9A95F3" w14:textId="28C2BAF1" w:rsidR="0079494F" w:rsidRPr="00B47E32" w:rsidRDefault="0079494F" w:rsidP="00B47E32">
            <w:pPr>
              <w:spacing w:line="240" w:lineRule="auto"/>
              <w:ind w:firstLine="0"/>
              <w:rPr>
                <w:bCs/>
              </w:rPr>
            </w:pPr>
            <w:r w:rsidRPr="00FB1424">
              <w:t>0.00</w:t>
            </w:r>
          </w:p>
        </w:tc>
      </w:tr>
      <w:tr w:rsidR="00225889" w:rsidRPr="00B47E32" w14:paraId="4890F5AC" w14:textId="68778183" w:rsidTr="00225889">
        <w:trPr>
          <w:trHeight w:val="300"/>
        </w:trPr>
        <w:tc>
          <w:tcPr>
            <w:tcW w:w="560" w:type="dxa"/>
            <w:noWrap/>
          </w:tcPr>
          <w:p w14:paraId="186A959E" w14:textId="518A88CA" w:rsidR="0079494F" w:rsidRPr="00B47E32" w:rsidRDefault="0079494F" w:rsidP="00B47E32">
            <w:pPr>
              <w:spacing w:line="240" w:lineRule="auto"/>
              <w:ind w:firstLine="0"/>
              <w:rPr>
                <w:bCs/>
              </w:rPr>
            </w:pPr>
            <w:r w:rsidRPr="00FB1424">
              <w:t>4</w:t>
            </w:r>
          </w:p>
        </w:tc>
        <w:tc>
          <w:tcPr>
            <w:tcW w:w="1081" w:type="dxa"/>
            <w:noWrap/>
          </w:tcPr>
          <w:p w14:paraId="4BFA89E4" w14:textId="4AAE9409" w:rsidR="0079494F" w:rsidRPr="00B47E32" w:rsidRDefault="0079494F" w:rsidP="00B47E32">
            <w:pPr>
              <w:spacing w:line="240" w:lineRule="auto"/>
              <w:ind w:firstLine="0"/>
              <w:rPr>
                <w:bCs/>
              </w:rPr>
            </w:pPr>
            <w:r w:rsidRPr="00FB1424">
              <w:t>0.1319</w:t>
            </w:r>
          </w:p>
        </w:tc>
        <w:tc>
          <w:tcPr>
            <w:tcW w:w="1361" w:type="dxa"/>
            <w:noWrap/>
          </w:tcPr>
          <w:p w14:paraId="6588D235" w14:textId="2671F144" w:rsidR="0079494F" w:rsidRPr="00B47E32" w:rsidRDefault="0079494F" w:rsidP="00B47E32">
            <w:pPr>
              <w:spacing w:line="240" w:lineRule="auto"/>
              <w:ind w:firstLine="0"/>
              <w:rPr>
                <w:bCs/>
              </w:rPr>
            </w:pPr>
            <w:r w:rsidRPr="00FB1424">
              <w:t>NA</w:t>
            </w:r>
          </w:p>
        </w:tc>
        <w:tc>
          <w:tcPr>
            <w:tcW w:w="820" w:type="dxa"/>
            <w:noWrap/>
          </w:tcPr>
          <w:p w14:paraId="4CF5280D" w14:textId="7C4188EE" w:rsidR="0079494F" w:rsidRPr="00B47E32" w:rsidRDefault="0079494F" w:rsidP="00B47E32">
            <w:pPr>
              <w:spacing w:line="240" w:lineRule="auto"/>
              <w:ind w:firstLine="0"/>
              <w:rPr>
                <w:bCs/>
              </w:rPr>
            </w:pPr>
            <w:r w:rsidRPr="00FB1424">
              <w:t>+</w:t>
            </w:r>
          </w:p>
        </w:tc>
        <w:tc>
          <w:tcPr>
            <w:tcW w:w="1086" w:type="dxa"/>
            <w:noWrap/>
          </w:tcPr>
          <w:p w14:paraId="740E4AAB" w14:textId="792EFA62" w:rsidR="0079494F" w:rsidRPr="00B47E32" w:rsidRDefault="0079494F" w:rsidP="00B47E32">
            <w:pPr>
              <w:spacing w:line="240" w:lineRule="auto"/>
              <w:ind w:firstLine="0"/>
              <w:rPr>
                <w:bCs/>
              </w:rPr>
            </w:pPr>
            <w:r w:rsidRPr="00FB1424">
              <w:t>0.0015</w:t>
            </w:r>
          </w:p>
        </w:tc>
        <w:tc>
          <w:tcPr>
            <w:tcW w:w="953" w:type="dxa"/>
            <w:noWrap/>
          </w:tcPr>
          <w:p w14:paraId="63537B0E" w14:textId="1A487F69" w:rsidR="0079494F" w:rsidRPr="00B47E32" w:rsidRDefault="0079494F" w:rsidP="00B47E32">
            <w:pPr>
              <w:spacing w:line="240" w:lineRule="auto"/>
              <w:ind w:firstLine="0"/>
              <w:rPr>
                <w:bCs/>
              </w:rPr>
            </w:pPr>
            <w:r w:rsidRPr="00FB1424">
              <w:t>-0.0001</w:t>
            </w:r>
          </w:p>
        </w:tc>
        <w:tc>
          <w:tcPr>
            <w:tcW w:w="1264" w:type="dxa"/>
            <w:noWrap/>
          </w:tcPr>
          <w:p w14:paraId="14A4A85F" w14:textId="6A4C91B8" w:rsidR="0079494F" w:rsidRPr="00B47E32" w:rsidRDefault="0079494F" w:rsidP="00B47E32">
            <w:pPr>
              <w:spacing w:line="240" w:lineRule="auto"/>
              <w:ind w:firstLine="0"/>
              <w:rPr>
                <w:bCs/>
              </w:rPr>
            </w:pPr>
            <w:r w:rsidRPr="00FB1424">
              <w:t>NA</w:t>
            </w:r>
          </w:p>
        </w:tc>
        <w:tc>
          <w:tcPr>
            <w:tcW w:w="1407" w:type="dxa"/>
            <w:noWrap/>
          </w:tcPr>
          <w:p w14:paraId="0BDC07A7" w14:textId="167F30FD" w:rsidR="0079494F" w:rsidRPr="00B47E32" w:rsidRDefault="0079494F" w:rsidP="00B47E32">
            <w:pPr>
              <w:spacing w:line="240" w:lineRule="auto"/>
              <w:ind w:firstLine="0"/>
              <w:rPr>
                <w:bCs/>
              </w:rPr>
            </w:pPr>
            <w:r w:rsidRPr="00FB1424">
              <w:t>NA</w:t>
            </w:r>
          </w:p>
        </w:tc>
        <w:tc>
          <w:tcPr>
            <w:tcW w:w="1689" w:type="dxa"/>
            <w:noWrap/>
          </w:tcPr>
          <w:p w14:paraId="131E3B8E" w14:textId="28871807" w:rsidR="0079494F" w:rsidRPr="00B47E32" w:rsidRDefault="0079494F" w:rsidP="00B47E32">
            <w:pPr>
              <w:spacing w:line="240" w:lineRule="auto"/>
              <w:ind w:firstLine="0"/>
              <w:rPr>
                <w:bCs/>
              </w:rPr>
            </w:pPr>
            <w:r w:rsidRPr="00FB1424">
              <w:t>NA</w:t>
            </w:r>
          </w:p>
        </w:tc>
        <w:tc>
          <w:tcPr>
            <w:tcW w:w="713" w:type="dxa"/>
            <w:noWrap/>
          </w:tcPr>
          <w:p w14:paraId="09DF7EAC" w14:textId="61B18E45" w:rsidR="0079494F" w:rsidRPr="00B47E32" w:rsidRDefault="0079494F" w:rsidP="00B47E32">
            <w:pPr>
              <w:spacing w:line="240" w:lineRule="auto"/>
              <w:ind w:firstLine="0"/>
              <w:rPr>
                <w:bCs/>
              </w:rPr>
            </w:pPr>
            <w:r w:rsidRPr="00FB1424">
              <w:t>7.00</w:t>
            </w:r>
          </w:p>
        </w:tc>
        <w:tc>
          <w:tcPr>
            <w:tcW w:w="930" w:type="dxa"/>
            <w:noWrap/>
          </w:tcPr>
          <w:p w14:paraId="5E0B35EB" w14:textId="73ABE313" w:rsidR="0079494F" w:rsidRPr="00B47E32" w:rsidRDefault="0079494F" w:rsidP="00B47E32">
            <w:pPr>
              <w:spacing w:line="240" w:lineRule="auto"/>
              <w:ind w:firstLine="0"/>
              <w:rPr>
                <w:bCs/>
              </w:rPr>
            </w:pPr>
            <w:r w:rsidRPr="00FB1424">
              <w:t>1153.53</w:t>
            </w:r>
          </w:p>
        </w:tc>
        <w:tc>
          <w:tcPr>
            <w:tcW w:w="1264" w:type="dxa"/>
            <w:noWrap/>
          </w:tcPr>
          <w:p w14:paraId="6F20635E" w14:textId="24335354" w:rsidR="0079494F" w:rsidRPr="00B47E32" w:rsidRDefault="0079494F" w:rsidP="00B47E32">
            <w:pPr>
              <w:spacing w:line="240" w:lineRule="auto"/>
              <w:ind w:firstLine="0"/>
              <w:rPr>
                <w:bCs/>
              </w:rPr>
            </w:pPr>
            <w:r w:rsidRPr="00FB1424">
              <w:t>-2292.99</w:t>
            </w:r>
          </w:p>
        </w:tc>
        <w:tc>
          <w:tcPr>
            <w:tcW w:w="709" w:type="dxa"/>
          </w:tcPr>
          <w:p w14:paraId="1E47A986" w14:textId="601087EB" w:rsidR="0079494F" w:rsidRPr="00B47E32" w:rsidRDefault="0079494F" w:rsidP="00B47E32">
            <w:pPr>
              <w:spacing w:line="240" w:lineRule="auto"/>
              <w:ind w:firstLine="0"/>
              <w:rPr>
                <w:bCs/>
              </w:rPr>
            </w:pPr>
            <w:r w:rsidRPr="00FB1424">
              <w:t>43.66</w:t>
            </w:r>
          </w:p>
        </w:tc>
        <w:tc>
          <w:tcPr>
            <w:tcW w:w="813" w:type="dxa"/>
          </w:tcPr>
          <w:p w14:paraId="4BB0708E" w14:textId="753B2A5E" w:rsidR="0079494F" w:rsidRPr="00B47E32" w:rsidRDefault="0079494F" w:rsidP="00B47E32">
            <w:pPr>
              <w:spacing w:line="240" w:lineRule="auto"/>
              <w:ind w:firstLine="0"/>
              <w:rPr>
                <w:bCs/>
              </w:rPr>
            </w:pPr>
            <w:r w:rsidRPr="00FB1424">
              <w:t>0.00</w:t>
            </w:r>
          </w:p>
        </w:tc>
      </w:tr>
      <w:tr w:rsidR="00225889" w:rsidRPr="00B47E32" w14:paraId="1B29C6DD" w14:textId="4ADADBFD" w:rsidTr="00225889">
        <w:trPr>
          <w:trHeight w:val="300"/>
        </w:trPr>
        <w:tc>
          <w:tcPr>
            <w:tcW w:w="560" w:type="dxa"/>
            <w:noWrap/>
          </w:tcPr>
          <w:p w14:paraId="7C2DB04E" w14:textId="79D55CD8" w:rsidR="0079494F" w:rsidRPr="00B47E32" w:rsidRDefault="0079494F" w:rsidP="00B47E32">
            <w:pPr>
              <w:spacing w:line="240" w:lineRule="auto"/>
              <w:ind w:firstLine="0"/>
              <w:rPr>
                <w:bCs/>
              </w:rPr>
            </w:pPr>
            <w:r w:rsidRPr="00FB1424">
              <w:t>2</w:t>
            </w:r>
          </w:p>
        </w:tc>
        <w:tc>
          <w:tcPr>
            <w:tcW w:w="1081" w:type="dxa"/>
            <w:noWrap/>
          </w:tcPr>
          <w:p w14:paraId="7FD1A4F5" w14:textId="0957BEB0" w:rsidR="0079494F" w:rsidRPr="00B47E32" w:rsidRDefault="0079494F" w:rsidP="00B47E32">
            <w:pPr>
              <w:spacing w:line="240" w:lineRule="auto"/>
              <w:ind w:firstLine="0"/>
              <w:rPr>
                <w:bCs/>
              </w:rPr>
            </w:pPr>
            <w:r w:rsidRPr="00FB1424">
              <w:t>0.1964</w:t>
            </w:r>
          </w:p>
        </w:tc>
        <w:tc>
          <w:tcPr>
            <w:tcW w:w="1361" w:type="dxa"/>
            <w:noWrap/>
          </w:tcPr>
          <w:p w14:paraId="28B2382D" w14:textId="063B0EED" w:rsidR="0079494F" w:rsidRPr="00B47E32" w:rsidRDefault="0079494F" w:rsidP="00B47E32">
            <w:pPr>
              <w:spacing w:line="240" w:lineRule="auto"/>
              <w:ind w:firstLine="0"/>
              <w:rPr>
                <w:bCs/>
              </w:rPr>
            </w:pPr>
            <w:r w:rsidRPr="00FB1424">
              <w:t>-0.0028</w:t>
            </w:r>
          </w:p>
        </w:tc>
        <w:tc>
          <w:tcPr>
            <w:tcW w:w="820" w:type="dxa"/>
            <w:noWrap/>
          </w:tcPr>
          <w:p w14:paraId="5821E2D9" w14:textId="22B85B4A" w:rsidR="0079494F" w:rsidRPr="00B47E32" w:rsidRDefault="0079494F" w:rsidP="00B47E32">
            <w:pPr>
              <w:spacing w:line="240" w:lineRule="auto"/>
              <w:ind w:firstLine="0"/>
              <w:rPr>
                <w:bCs/>
              </w:rPr>
            </w:pPr>
            <w:r w:rsidRPr="00FB1424">
              <w:t>+</w:t>
            </w:r>
          </w:p>
        </w:tc>
        <w:tc>
          <w:tcPr>
            <w:tcW w:w="1086" w:type="dxa"/>
            <w:noWrap/>
          </w:tcPr>
          <w:p w14:paraId="27088A22" w14:textId="1592DA69" w:rsidR="0079494F" w:rsidRPr="00B47E32" w:rsidRDefault="0079494F" w:rsidP="00B47E32">
            <w:pPr>
              <w:spacing w:line="240" w:lineRule="auto"/>
              <w:ind w:firstLine="0"/>
              <w:rPr>
                <w:bCs/>
              </w:rPr>
            </w:pPr>
            <w:r w:rsidRPr="00FB1424">
              <w:t>0.0022</w:t>
            </w:r>
          </w:p>
        </w:tc>
        <w:tc>
          <w:tcPr>
            <w:tcW w:w="953" w:type="dxa"/>
            <w:noWrap/>
          </w:tcPr>
          <w:p w14:paraId="0DA7F207" w14:textId="3DD1AE49" w:rsidR="0079494F" w:rsidRPr="00B47E32" w:rsidRDefault="0079494F" w:rsidP="00B47E32">
            <w:pPr>
              <w:spacing w:line="240" w:lineRule="auto"/>
              <w:ind w:firstLine="0"/>
              <w:rPr>
                <w:bCs/>
              </w:rPr>
            </w:pPr>
            <w:r w:rsidRPr="00FB1424">
              <w:t>-0.0001</w:t>
            </w:r>
          </w:p>
        </w:tc>
        <w:tc>
          <w:tcPr>
            <w:tcW w:w="1264" w:type="dxa"/>
            <w:noWrap/>
          </w:tcPr>
          <w:p w14:paraId="7EFCA871" w14:textId="3017EC94" w:rsidR="0079494F" w:rsidRPr="00B47E32" w:rsidRDefault="0079494F" w:rsidP="00B47E32">
            <w:pPr>
              <w:spacing w:line="240" w:lineRule="auto"/>
              <w:ind w:firstLine="0"/>
              <w:rPr>
                <w:bCs/>
              </w:rPr>
            </w:pPr>
            <w:r w:rsidRPr="00FB1424">
              <w:t>NA</w:t>
            </w:r>
          </w:p>
        </w:tc>
        <w:tc>
          <w:tcPr>
            <w:tcW w:w="1407" w:type="dxa"/>
            <w:noWrap/>
          </w:tcPr>
          <w:p w14:paraId="3DD6F634" w14:textId="20DBBD3D" w:rsidR="0079494F" w:rsidRPr="00B47E32" w:rsidRDefault="0079494F" w:rsidP="00B47E32">
            <w:pPr>
              <w:spacing w:line="240" w:lineRule="auto"/>
              <w:ind w:firstLine="0"/>
              <w:rPr>
                <w:bCs/>
              </w:rPr>
            </w:pPr>
            <w:r w:rsidRPr="00FB1424">
              <w:t>NA</w:t>
            </w:r>
          </w:p>
        </w:tc>
        <w:tc>
          <w:tcPr>
            <w:tcW w:w="1689" w:type="dxa"/>
            <w:noWrap/>
          </w:tcPr>
          <w:p w14:paraId="7AB00C2B" w14:textId="28F78DFA" w:rsidR="0079494F" w:rsidRPr="00B47E32" w:rsidRDefault="0079494F" w:rsidP="00B47E32">
            <w:pPr>
              <w:spacing w:line="240" w:lineRule="auto"/>
              <w:ind w:firstLine="0"/>
              <w:rPr>
                <w:bCs/>
              </w:rPr>
            </w:pPr>
            <w:r w:rsidRPr="00FB1424">
              <w:t>NA</w:t>
            </w:r>
          </w:p>
        </w:tc>
        <w:tc>
          <w:tcPr>
            <w:tcW w:w="713" w:type="dxa"/>
            <w:noWrap/>
          </w:tcPr>
          <w:p w14:paraId="4ECFC14F" w14:textId="3C0E67DE" w:rsidR="0079494F" w:rsidRPr="00B47E32" w:rsidRDefault="0079494F" w:rsidP="00B47E32">
            <w:pPr>
              <w:spacing w:line="240" w:lineRule="auto"/>
              <w:ind w:firstLine="0"/>
              <w:rPr>
                <w:bCs/>
              </w:rPr>
            </w:pPr>
            <w:r w:rsidRPr="00FB1424">
              <w:t>8.00</w:t>
            </w:r>
          </w:p>
        </w:tc>
        <w:tc>
          <w:tcPr>
            <w:tcW w:w="930" w:type="dxa"/>
            <w:noWrap/>
          </w:tcPr>
          <w:p w14:paraId="1337DEED" w14:textId="0FB38465" w:rsidR="0079494F" w:rsidRPr="00B47E32" w:rsidRDefault="0079494F" w:rsidP="00B47E32">
            <w:pPr>
              <w:spacing w:line="240" w:lineRule="auto"/>
              <w:ind w:firstLine="0"/>
              <w:rPr>
                <w:bCs/>
              </w:rPr>
            </w:pPr>
            <w:r w:rsidRPr="00FB1424">
              <w:t>1149.08</w:t>
            </w:r>
          </w:p>
        </w:tc>
        <w:tc>
          <w:tcPr>
            <w:tcW w:w="1264" w:type="dxa"/>
            <w:noWrap/>
          </w:tcPr>
          <w:p w14:paraId="616FDACD" w14:textId="74EADAE0" w:rsidR="0079494F" w:rsidRPr="00B47E32" w:rsidRDefault="0079494F" w:rsidP="00B47E32">
            <w:pPr>
              <w:spacing w:line="240" w:lineRule="auto"/>
              <w:ind w:firstLine="0"/>
              <w:rPr>
                <w:bCs/>
              </w:rPr>
            </w:pPr>
            <w:r w:rsidRPr="00FB1424">
              <w:t>-2282.07</w:t>
            </w:r>
          </w:p>
        </w:tc>
        <w:tc>
          <w:tcPr>
            <w:tcW w:w="709" w:type="dxa"/>
          </w:tcPr>
          <w:p w14:paraId="19917F3F" w14:textId="70DBA873" w:rsidR="0079494F" w:rsidRPr="00B47E32" w:rsidRDefault="0079494F" w:rsidP="00B47E32">
            <w:pPr>
              <w:spacing w:line="240" w:lineRule="auto"/>
              <w:ind w:firstLine="0"/>
              <w:rPr>
                <w:bCs/>
              </w:rPr>
            </w:pPr>
            <w:r w:rsidRPr="00FB1424">
              <w:t>54.58</w:t>
            </w:r>
          </w:p>
        </w:tc>
        <w:tc>
          <w:tcPr>
            <w:tcW w:w="813" w:type="dxa"/>
          </w:tcPr>
          <w:p w14:paraId="49366209" w14:textId="35DA4554" w:rsidR="0079494F" w:rsidRPr="00B47E32" w:rsidRDefault="0079494F" w:rsidP="00B47E32">
            <w:pPr>
              <w:spacing w:line="240" w:lineRule="auto"/>
              <w:ind w:firstLine="0"/>
              <w:rPr>
                <w:bCs/>
              </w:rPr>
            </w:pPr>
            <w:r w:rsidRPr="00FB1424">
              <w:t>0.00</w:t>
            </w:r>
          </w:p>
        </w:tc>
      </w:tr>
      <w:tr w:rsidR="00225889" w:rsidRPr="00B47E32" w14:paraId="426B9541" w14:textId="465BC70A" w:rsidTr="00225889">
        <w:trPr>
          <w:trHeight w:val="300"/>
        </w:trPr>
        <w:tc>
          <w:tcPr>
            <w:tcW w:w="560" w:type="dxa"/>
            <w:noWrap/>
          </w:tcPr>
          <w:p w14:paraId="2CBEBE57" w14:textId="11A2839B" w:rsidR="0079494F" w:rsidRPr="00B47E32" w:rsidRDefault="0079494F" w:rsidP="00B47E32">
            <w:pPr>
              <w:spacing w:line="240" w:lineRule="auto"/>
              <w:ind w:firstLine="0"/>
              <w:rPr>
                <w:bCs/>
              </w:rPr>
            </w:pPr>
            <w:r w:rsidRPr="00FB1424">
              <w:t>1</w:t>
            </w:r>
          </w:p>
        </w:tc>
        <w:tc>
          <w:tcPr>
            <w:tcW w:w="1081" w:type="dxa"/>
            <w:noWrap/>
          </w:tcPr>
          <w:p w14:paraId="2C98CFF8" w14:textId="229F8DDA" w:rsidR="0079494F" w:rsidRPr="00B47E32" w:rsidRDefault="0079494F" w:rsidP="00B47E32">
            <w:pPr>
              <w:spacing w:line="240" w:lineRule="auto"/>
              <w:ind w:firstLine="0"/>
              <w:rPr>
                <w:bCs/>
              </w:rPr>
            </w:pPr>
            <w:r w:rsidRPr="00FB1424">
              <w:t>0.1793</w:t>
            </w:r>
          </w:p>
        </w:tc>
        <w:tc>
          <w:tcPr>
            <w:tcW w:w="1361" w:type="dxa"/>
            <w:noWrap/>
          </w:tcPr>
          <w:p w14:paraId="7D6F380E" w14:textId="5E11B50B" w:rsidR="0079494F" w:rsidRPr="00B47E32" w:rsidRDefault="0079494F" w:rsidP="00B47E32">
            <w:pPr>
              <w:spacing w:line="240" w:lineRule="auto"/>
              <w:ind w:firstLine="0"/>
              <w:rPr>
                <w:bCs/>
              </w:rPr>
            </w:pPr>
            <w:r w:rsidRPr="00FB1424">
              <w:t>-0.0021</w:t>
            </w:r>
          </w:p>
        </w:tc>
        <w:tc>
          <w:tcPr>
            <w:tcW w:w="820" w:type="dxa"/>
            <w:noWrap/>
          </w:tcPr>
          <w:p w14:paraId="2EC65E8F" w14:textId="685B4075" w:rsidR="0079494F" w:rsidRPr="00B47E32" w:rsidRDefault="0079494F" w:rsidP="00B47E32">
            <w:pPr>
              <w:spacing w:line="240" w:lineRule="auto"/>
              <w:ind w:firstLine="0"/>
              <w:rPr>
                <w:bCs/>
              </w:rPr>
            </w:pPr>
            <w:r w:rsidRPr="00FB1424">
              <w:t>+</w:t>
            </w:r>
          </w:p>
        </w:tc>
        <w:tc>
          <w:tcPr>
            <w:tcW w:w="1086" w:type="dxa"/>
            <w:noWrap/>
          </w:tcPr>
          <w:p w14:paraId="0B2655F7" w14:textId="0FC4C410" w:rsidR="0079494F" w:rsidRPr="00B47E32" w:rsidRDefault="0079494F" w:rsidP="00B47E32">
            <w:pPr>
              <w:spacing w:line="240" w:lineRule="auto"/>
              <w:ind w:firstLine="0"/>
              <w:rPr>
                <w:bCs/>
              </w:rPr>
            </w:pPr>
            <w:r w:rsidRPr="00FB1424">
              <w:t>0.0021</w:t>
            </w:r>
          </w:p>
        </w:tc>
        <w:tc>
          <w:tcPr>
            <w:tcW w:w="953" w:type="dxa"/>
            <w:noWrap/>
          </w:tcPr>
          <w:p w14:paraId="58BC992E" w14:textId="0AA26173" w:rsidR="0079494F" w:rsidRPr="00B47E32" w:rsidRDefault="0079494F" w:rsidP="00B47E32">
            <w:pPr>
              <w:spacing w:line="240" w:lineRule="auto"/>
              <w:ind w:firstLine="0"/>
              <w:rPr>
                <w:bCs/>
              </w:rPr>
            </w:pPr>
            <w:r w:rsidRPr="00FB1424">
              <w:t>0.0081</w:t>
            </w:r>
          </w:p>
        </w:tc>
        <w:tc>
          <w:tcPr>
            <w:tcW w:w="1264" w:type="dxa"/>
            <w:noWrap/>
          </w:tcPr>
          <w:p w14:paraId="564D593E" w14:textId="12811EC5" w:rsidR="0079494F" w:rsidRPr="00B47E32" w:rsidRDefault="0079494F" w:rsidP="00B47E32">
            <w:pPr>
              <w:spacing w:line="240" w:lineRule="auto"/>
              <w:ind w:firstLine="0"/>
              <w:rPr>
                <w:bCs/>
              </w:rPr>
            </w:pPr>
            <w:r w:rsidRPr="00FB1424">
              <w:t>-0.0003</w:t>
            </w:r>
          </w:p>
        </w:tc>
        <w:tc>
          <w:tcPr>
            <w:tcW w:w="1407" w:type="dxa"/>
            <w:noWrap/>
          </w:tcPr>
          <w:p w14:paraId="70659010" w14:textId="7E86228F" w:rsidR="0079494F" w:rsidRPr="00B47E32" w:rsidRDefault="0079494F" w:rsidP="00B47E32">
            <w:pPr>
              <w:spacing w:line="240" w:lineRule="auto"/>
              <w:ind w:firstLine="0"/>
              <w:rPr>
                <w:bCs/>
              </w:rPr>
            </w:pPr>
            <w:r w:rsidRPr="00FB1424">
              <w:t>NA</w:t>
            </w:r>
          </w:p>
        </w:tc>
        <w:tc>
          <w:tcPr>
            <w:tcW w:w="1689" w:type="dxa"/>
            <w:noWrap/>
          </w:tcPr>
          <w:p w14:paraId="0354AF46" w14:textId="7AE8D496" w:rsidR="0079494F" w:rsidRPr="00B47E32" w:rsidRDefault="0079494F" w:rsidP="00B47E32">
            <w:pPr>
              <w:spacing w:line="240" w:lineRule="auto"/>
              <w:ind w:firstLine="0"/>
              <w:rPr>
                <w:bCs/>
              </w:rPr>
            </w:pPr>
            <w:r w:rsidRPr="00FB1424">
              <w:t>NA</w:t>
            </w:r>
          </w:p>
        </w:tc>
        <w:tc>
          <w:tcPr>
            <w:tcW w:w="713" w:type="dxa"/>
            <w:noWrap/>
          </w:tcPr>
          <w:p w14:paraId="62D4D4D6" w14:textId="51307C72" w:rsidR="0079494F" w:rsidRPr="00B47E32" w:rsidRDefault="0079494F" w:rsidP="00B47E32">
            <w:pPr>
              <w:spacing w:line="240" w:lineRule="auto"/>
              <w:ind w:firstLine="0"/>
              <w:rPr>
                <w:bCs/>
              </w:rPr>
            </w:pPr>
            <w:r w:rsidRPr="00FB1424">
              <w:t>9.00</w:t>
            </w:r>
          </w:p>
        </w:tc>
        <w:tc>
          <w:tcPr>
            <w:tcW w:w="930" w:type="dxa"/>
            <w:noWrap/>
          </w:tcPr>
          <w:p w14:paraId="19F60FBB" w14:textId="4C23084A" w:rsidR="0079494F" w:rsidRPr="00B47E32" w:rsidRDefault="0079494F" w:rsidP="00B47E32">
            <w:pPr>
              <w:spacing w:line="240" w:lineRule="auto"/>
              <w:ind w:firstLine="0"/>
              <w:rPr>
                <w:bCs/>
              </w:rPr>
            </w:pPr>
            <w:r w:rsidRPr="00FB1424">
              <w:t>1142.53</w:t>
            </w:r>
          </w:p>
        </w:tc>
        <w:tc>
          <w:tcPr>
            <w:tcW w:w="1264" w:type="dxa"/>
            <w:noWrap/>
          </w:tcPr>
          <w:p w14:paraId="0FC63854" w14:textId="7701E7C8" w:rsidR="0079494F" w:rsidRPr="00B47E32" w:rsidRDefault="0079494F" w:rsidP="00B47E32">
            <w:pPr>
              <w:spacing w:line="240" w:lineRule="auto"/>
              <w:ind w:firstLine="0"/>
              <w:rPr>
                <w:bCs/>
              </w:rPr>
            </w:pPr>
            <w:r w:rsidRPr="00FB1424">
              <w:t>-2266.95</w:t>
            </w:r>
          </w:p>
        </w:tc>
        <w:tc>
          <w:tcPr>
            <w:tcW w:w="709" w:type="dxa"/>
          </w:tcPr>
          <w:p w14:paraId="7E9C7CFE" w14:textId="1F25C8E3" w:rsidR="0079494F" w:rsidRPr="00B47E32" w:rsidRDefault="0079494F" w:rsidP="00B47E32">
            <w:pPr>
              <w:spacing w:line="240" w:lineRule="auto"/>
              <w:ind w:firstLine="0"/>
              <w:rPr>
                <w:bCs/>
              </w:rPr>
            </w:pPr>
            <w:r w:rsidRPr="00FB1424">
              <w:t>69.70</w:t>
            </w:r>
          </w:p>
        </w:tc>
        <w:tc>
          <w:tcPr>
            <w:tcW w:w="813" w:type="dxa"/>
          </w:tcPr>
          <w:p w14:paraId="49EFA752" w14:textId="07986F3B" w:rsidR="0079494F" w:rsidRPr="00B47E32" w:rsidRDefault="0079494F" w:rsidP="00B47E32">
            <w:pPr>
              <w:spacing w:line="240" w:lineRule="auto"/>
              <w:ind w:firstLine="0"/>
              <w:rPr>
                <w:bCs/>
              </w:rPr>
            </w:pPr>
            <w:r w:rsidRPr="00FB1424">
              <w:t>0.00</w:t>
            </w:r>
          </w:p>
        </w:tc>
      </w:tr>
    </w:tbl>
    <w:p w14:paraId="0CE7F7F7" w14:textId="77777777" w:rsidR="00B47E32" w:rsidRDefault="00B47E32" w:rsidP="003F55E8">
      <w:pPr>
        <w:spacing w:line="240" w:lineRule="auto"/>
        <w:ind w:firstLine="0"/>
        <w:rPr>
          <w:bCs/>
        </w:rPr>
      </w:pPr>
    </w:p>
    <w:p w14:paraId="160B9C29" w14:textId="77777777" w:rsidR="00225889" w:rsidRDefault="003F55E8">
      <w:pPr>
        <w:spacing w:line="240" w:lineRule="auto"/>
        <w:ind w:firstLine="0"/>
        <w:rPr>
          <w:bCs/>
        </w:rPr>
      </w:pPr>
      <w:r>
        <w:rPr>
          <w:bCs/>
        </w:rPr>
        <w:br w:type="page"/>
      </w:r>
    </w:p>
    <w:tbl>
      <w:tblPr>
        <w:tblStyle w:val="TableGrid"/>
        <w:tblW w:w="14498" w:type="dxa"/>
        <w:tblInd w:w="93" w:type="dxa"/>
        <w:tblLook w:val="04A0" w:firstRow="1" w:lastRow="0" w:firstColumn="1" w:lastColumn="0" w:noHBand="0" w:noVBand="1"/>
      </w:tblPr>
      <w:tblGrid>
        <w:gridCol w:w="903"/>
        <w:gridCol w:w="1074"/>
        <w:gridCol w:w="1447"/>
        <w:gridCol w:w="1150"/>
        <w:gridCol w:w="1016"/>
        <w:gridCol w:w="1233"/>
        <w:gridCol w:w="1370"/>
        <w:gridCol w:w="1558"/>
        <w:gridCol w:w="795"/>
        <w:gridCol w:w="1098"/>
        <w:gridCol w:w="1097"/>
        <w:gridCol w:w="870"/>
        <w:gridCol w:w="887"/>
      </w:tblGrid>
      <w:tr w:rsidR="00225889" w:rsidRPr="00225889" w14:paraId="372C4184" w14:textId="77777777" w:rsidTr="000B6A1F">
        <w:trPr>
          <w:trHeight w:val="300"/>
        </w:trPr>
        <w:tc>
          <w:tcPr>
            <w:tcW w:w="14498" w:type="dxa"/>
            <w:gridSpan w:val="13"/>
            <w:tcBorders>
              <w:top w:val="single" w:sz="8" w:space="0" w:color="FFFFFF" w:themeColor="background1"/>
              <w:left w:val="single" w:sz="8" w:space="0" w:color="FFFFFF" w:themeColor="background1"/>
              <w:right w:val="single" w:sz="8" w:space="0" w:color="FFFFFF" w:themeColor="background1"/>
            </w:tcBorders>
            <w:noWrap/>
          </w:tcPr>
          <w:p w14:paraId="355FCC45" w14:textId="67BD7C2D" w:rsidR="00225889" w:rsidRPr="00225889" w:rsidRDefault="00225889" w:rsidP="00225889">
            <w:pPr>
              <w:spacing w:line="240" w:lineRule="auto"/>
              <w:ind w:firstLine="0"/>
              <w:rPr>
                <w:bCs/>
              </w:rPr>
            </w:pPr>
            <w:r>
              <w:rPr>
                <w:bCs/>
              </w:rPr>
              <w:lastRenderedPageBreak/>
              <w:t>Table S10b: Model selection during morning and evening hunts</w:t>
            </w:r>
          </w:p>
        </w:tc>
      </w:tr>
      <w:tr w:rsidR="00225889" w:rsidRPr="00225889" w14:paraId="521CDCFB" w14:textId="77777777" w:rsidTr="000B6A1F">
        <w:trPr>
          <w:trHeight w:val="300"/>
        </w:trPr>
        <w:tc>
          <w:tcPr>
            <w:tcW w:w="903" w:type="dxa"/>
            <w:noWrap/>
            <w:hideMark/>
          </w:tcPr>
          <w:p w14:paraId="56729CDF" w14:textId="77777777" w:rsidR="00225889" w:rsidRPr="00225889" w:rsidRDefault="00225889" w:rsidP="00225889">
            <w:pPr>
              <w:spacing w:line="240" w:lineRule="auto"/>
              <w:ind w:firstLine="0"/>
              <w:rPr>
                <w:bCs/>
              </w:rPr>
            </w:pPr>
          </w:p>
        </w:tc>
        <w:tc>
          <w:tcPr>
            <w:tcW w:w="1074" w:type="dxa"/>
            <w:noWrap/>
            <w:hideMark/>
          </w:tcPr>
          <w:p w14:paraId="05F8F7E6" w14:textId="053E393A" w:rsidR="00225889" w:rsidRPr="00225889" w:rsidRDefault="00225889" w:rsidP="00225889">
            <w:pPr>
              <w:spacing w:line="240" w:lineRule="auto"/>
              <w:ind w:firstLine="0"/>
              <w:rPr>
                <w:bCs/>
              </w:rPr>
            </w:pPr>
            <w:r>
              <w:rPr>
                <w:bCs/>
              </w:rPr>
              <w:t>Intercept</w:t>
            </w:r>
          </w:p>
        </w:tc>
        <w:tc>
          <w:tcPr>
            <w:tcW w:w="1447" w:type="dxa"/>
            <w:noWrap/>
            <w:hideMark/>
          </w:tcPr>
          <w:p w14:paraId="3B4AE0B6" w14:textId="33C5E07F" w:rsidR="00225889" w:rsidRPr="00225889" w:rsidRDefault="00225889" w:rsidP="00225889">
            <w:pPr>
              <w:spacing w:line="240" w:lineRule="auto"/>
              <w:ind w:firstLine="0"/>
              <w:rPr>
                <w:bCs/>
              </w:rPr>
            </w:pPr>
            <w:r>
              <w:rPr>
                <w:bCs/>
              </w:rPr>
              <w:t>Temperature</w:t>
            </w:r>
          </w:p>
        </w:tc>
        <w:tc>
          <w:tcPr>
            <w:tcW w:w="1150" w:type="dxa"/>
            <w:noWrap/>
            <w:hideMark/>
          </w:tcPr>
          <w:p w14:paraId="429B7BC3" w14:textId="5578A030" w:rsidR="00225889" w:rsidRPr="00225889" w:rsidRDefault="00225889" w:rsidP="00225889">
            <w:pPr>
              <w:spacing w:line="240" w:lineRule="auto"/>
              <w:ind w:firstLine="0"/>
              <w:rPr>
                <w:bCs/>
              </w:rPr>
            </w:pPr>
            <w:r w:rsidRPr="00671662">
              <w:rPr>
                <w:bCs/>
              </w:rPr>
              <w:t>Radiation</w:t>
            </w:r>
          </w:p>
        </w:tc>
        <w:tc>
          <w:tcPr>
            <w:tcW w:w="1016" w:type="dxa"/>
            <w:noWrap/>
            <w:hideMark/>
          </w:tcPr>
          <w:p w14:paraId="61E7B2EB" w14:textId="7644240A" w:rsidR="00225889" w:rsidRPr="00225889" w:rsidRDefault="00225889" w:rsidP="00225889">
            <w:pPr>
              <w:spacing w:line="240" w:lineRule="auto"/>
              <w:ind w:firstLine="0"/>
              <w:rPr>
                <w:bCs/>
              </w:rPr>
            </w:pPr>
            <w:r>
              <w:rPr>
                <w:bCs/>
              </w:rPr>
              <w:t>Rainfall</w:t>
            </w:r>
          </w:p>
        </w:tc>
        <w:tc>
          <w:tcPr>
            <w:tcW w:w="1233" w:type="dxa"/>
            <w:noWrap/>
            <w:hideMark/>
          </w:tcPr>
          <w:p w14:paraId="10C7BB5D" w14:textId="189C55BE" w:rsidR="00225889" w:rsidRPr="00225889" w:rsidRDefault="00225889" w:rsidP="00225889">
            <w:pPr>
              <w:spacing w:line="240" w:lineRule="auto"/>
              <w:ind w:firstLine="0"/>
              <w:rPr>
                <w:bCs/>
              </w:rPr>
            </w:pPr>
            <w:r>
              <w:rPr>
                <w:bCs/>
              </w:rPr>
              <w:t>Temp:Rain</w:t>
            </w:r>
          </w:p>
        </w:tc>
        <w:tc>
          <w:tcPr>
            <w:tcW w:w="1370" w:type="dxa"/>
            <w:noWrap/>
            <w:hideMark/>
          </w:tcPr>
          <w:p w14:paraId="596B9807" w14:textId="1A9EBFA3" w:rsidR="00225889" w:rsidRPr="00225889" w:rsidRDefault="00225889" w:rsidP="000F24AB">
            <w:pPr>
              <w:spacing w:line="240" w:lineRule="auto"/>
              <w:ind w:firstLine="0"/>
              <w:rPr>
                <w:bCs/>
              </w:rPr>
            </w:pPr>
            <w:r>
              <w:rPr>
                <w:bCs/>
              </w:rPr>
              <w:t xml:space="preserve">Denning: </w:t>
            </w:r>
            <w:r w:rsidR="000F24AB">
              <w:rPr>
                <w:bCs/>
              </w:rPr>
              <w:t>yes</w:t>
            </w:r>
          </w:p>
        </w:tc>
        <w:tc>
          <w:tcPr>
            <w:tcW w:w="1558" w:type="dxa"/>
            <w:noWrap/>
            <w:hideMark/>
          </w:tcPr>
          <w:p w14:paraId="0FB43C0F" w14:textId="6ECC2CF5" w:rsidR="00225889" w:rsidRPr="00225889" w:rsidRDefault="00225889" w:rsidP="00225889">
            <w:pPr>
              <w:spacing w:line="240" w:lineRule="auto"/>
              <w:ind w:firstLine="0"/>
              <w:rPr>
                <w:bCs/>
              </w:rPr>
            </w:pPr>
            <w:r>
              <w:rPr>
                <w:bCs/>
              </w:rPr>
              <w:t>Temp:Denning</w:t>
            </w:r>
          </w:p>
        </w:tc>
        <w:tc>
          <w:tcPr>
            <w:tcW w:w="795" w:type="dxa"/>
            <w:noWrap/>
            <w:hideMark/>
          </w:tcPr>
          <w:p w14:paraId="1070B410" w14:textId="77777777" w:rsidR="00225889" w:rsidRPr="00225889" w:rsidRDefault="00225889" w:rsidP="00225889">
            <w:pPr>
              <w:spacing w:line="240" w:lineRule="auto"/>
              <w:ind w:firstLine="0"/>
              <w:rPr>
                <w:bCs/>
              </w:rPr>
            </w:pPr>
            <w:r w:rsidRPr="00225889">
              <w:rPr>
                <w:bCs/>
              </w:rPr>
              <w:t>df</w:t>
            </w:r>
          </w:p>
        </w:tc>
        <w:tc>
          <w:tcPr>
            <w:tcW w:w="1098" w:type="dxa"/>
            <w:noWrap/>
            <w:hideMark/>
          </w:tcPr>
          <w:p w14:paraId="4EB88E85" w14:textId="77777777" w:rsidR="00225889" w:rsidRPr="00225889" w:rsidRDefault="00225889" w:rsidP="00225889">
            <w:pPr>
              <w:spacing w:line="240" w:lineRule="auto"/>
              <w:ind w:firstLine="0"/>
              <w:rPr>
                <w:bCs/>
              </w:rPr>
            </w:pPr>
            <w:r w:rsidRPr="00225889">
              <w:rPr>
                <w:bCs/>
              </w:rPr>
              <w:t>logLik</w:t>
            </w:r>
          </w:p>
        </w:tc>
        <w:tc>
          <w:tcPr>
            <w:tcW w:w="1097" w:type="dxa"/>
            <w:noWrap/>
            <w:hideMark/>
          </w:tcPr>
          <w:p w14:paraId="194073D0" w14:textId="77777777" w:rsidR="00225889" w:rsidRPr="00225889" w:rsidRDefault="00225889" w:rsidP="00225889">
            <w:pPr>
              <w:spacing w:line="240" w:lineRule="auto"/>
              <w:ind w:firstLine="0"/>
              <w:rPr>
                <w:bCs/>
              </w:rPr>
            </w:pPr>
            <w:r w:rsidRPr="00225889">
              <w:rPr>
                <w:bCs/>
              </w:rPr>
              <w:t>AICc</w:t>
            </w:r>
          </w:p>
        </w:tc>
        <w:tc>
          <w:tcPr>
            <w:tcW w:w="870" w:type="dxa"/>
            <w:noWrap/>
            <w:hideMark/>
          </w:tcPr>
          <w:p w14:paraId="58A7B0D4" w14:textId="77777777" w:rsidR="00225889" w:rsidRPr="00225889" w:rsidRDefault="00225889" w:rsidP="00225889">
            <w:pPr>
              <w:spacing w:line="240" w:lineRule="auto"/>
              <w:ind w:firstLine="0"/>
              <w:rPr>
                <w:bCs/>
              </w:rPr>
            </w:pPr>
            <w:r w:rsidRPr="00225889">
              <w:rPr>
                <w:bCs/>
              </w:rPr>
              <w:t>delta</w:t>
            </w:r>
          </w:p>
        </w:tc>
        <w:tc>
          <w:tcPr>
            <w:tcW w:w="887" w:type="dxa"/>
            <w:noWrap/>
            <w:hideMark/>
          </w:tcPr>
          <w:p w14:paraId="34378CAF" w14:textId="77777777" w:rsidR="00225889" w:rsidRPr="00225889" w:rsidRDefault="00225889" w:rsidP="00225889">
            <w:pPr>
              <w:spacing w:line="240" w:lineRule="auto"/>
              <w:ind w:firstLine="0"/>
              <w:rPr>
                <w:bCs/>
              </w:rPr>
            </w:pPr>
            <w:r w:rsidRPr="00225889">
              <w:rPr>
                <w:bCs/>
              </w:rPr>
              <w:t>weight</w:t>
            </w:r>
          </w:p>
        </w:tc>
      </w:tr>
      <w:tr w:rsidR="00225889" w:rsidRPr="00225889" w14:paraId="6FE9D05B" w14:textId="77777777" w:rsidTr="000B6A1F">
        <w:trPr>
          <w:trHeight w:val="300"/>
        </w:trPr>
        <w:tc>
          <w:tcPr>
            <w:tcW w:w="903" w:type="dxa"/>
            <w:noWrap/>
            <w:hideMark/>
          </w:tcPr>
          <w:p w14:paraId="385666FF" w14:textId="77777777" w:rsidR="00225889" w:rsidRPr="00225889" w:rsidRDefault="00225889" w:rsidP="00225889">
            <w:pPr>
              <w:spacing w:line="240" w:lineRule="auto"/>
              <w:ind w:firstLine="0"/>
              <w:rPr>
                <w:bCs/>
              </w:rPr>
            </w:pPr>
            <w:r w:rsidRPr="00225889">
              <w:rPr>
                <w:bCs/>
              </w:rPr>
              <w:t>13</w:t>
            </w:r>
          </w:p>
        </w:tc>
        <w:tc>
          <w:tcPr>
            <w:tcW w:w="1074" w:type="dxa"/>
            <w:noWrap/>
            <w:hideMark/>
          </w:tcPr>
          <w:p w14:paraId="65BA07FF" w14:textId="77777777" w:rsidR="00225889" w:rsidRPr="00225889" w:rsidRDefault="00225889" w:rsidP="00225889">
            <w:pPr>
              <w:spacing w:line="240" w:lineRule="auto"/>
              <w:ind w:firstLine="0"/>
              <w:rPr>
                <w:bCs/>
              </w:rPr>
            </w:pPr>
            <w:r w:rsidRPr="00225889">
              <w:rPr>
                <w:bCs/>
              </w:rPr>
              <w:t>0.1180</w:t>
            </w:r>
          </w:p>
        </w:tc>
        <w:tc>
          <w:tcPr>
            <w:tcW w:w="1447" w:type="dxa"/>
            <w:noWrap/>
            <w:hideMark/>
          </w:tcPr>
          <w:p w14:paraId="2CD1A6CB"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01F87578"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33BF2727"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474DE39A"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2217306" w14:textId="145B96DD" w:rsidR="00225889" w:rsidRPr="00225889" w:rsidRDefault="000F24AB" w:rsidP="00225889">
            <w:pPr>
              <w:spacing w:line="240" w:lineRule="auto"/>
              <w:ind w:firstLine="0"/>
              <w:rPr>
                <w:bCs/>
              </w:rPr>
            </w:pPr>
            <w:r>
              <w:rPr>
                <w:bCs/>
              </w:rPr>
              <w:t>-</w:t>
            </w:r>
          </w:p>
        </w:tc>
        <w:tc>
          <w:tcPr>
            <w:tcW w:w="1558" w:type="dxa"/>
            <w:noWrap/>
            <w:hideMark/>
          </w:tcPr>
          <w:p w14:paraId="28466C1F"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30AEAAEB" w14:textId="284A00E8" w:rsidR="00225889" w:rsidRPr="00225889" w:rsidRDefault="00225889" w:rsidP="00225889">
            <w:pPr>
              <w:spacing w:line="240" w:lineRule="auto"/>
              <w:ind w:firstLine="0"/>
              <w:rPr>
                <w:bCs/>
              </w:rPr>
            </w:pPr>
            <w:r>
              <w:rPr>
                <w:bCs/>
              </w:rPr>
              <w:t>5.00</w:t>
            </w:r>
          </w:p>
        </w:tc>
        <w:tc>
          <w:tcPr>
            <w:tcW w:w="1098" w:type="dxa"/>
            <w:noWrap/>
            <w:hideMark/>
          </w:tcPr>
          <w:p w14:paraId="37DFC20D" w14:textId="77777777" w:rsidR="00225889" w:rsidRPr="00225889" w:rsidRDefault="00225889" w:rsidP="00225889">
            <w:pPr>
              <w:spacing w:line="240" w:lineRule="auto"/>
              <w:ind w:firstLine="0"/>
              <w:rPr>
                <w:bCs/>
              </w:rPr>
            </w:pPr>
            <w:r w:rsidRPr="00225889">
              <w:rPr>
                <w:bCs/>
              </w:rPr>
              <w:t>1173.343</w:t>
            </w:r>
          </w:p>
        </w:tc>
        <w:tc>
          <w:tcPr>
            <w:tcW w:w="1097" w:type="dxa"/>
            <w:noWrap/>
            <w:hideMark/>
          </w:tcPr>
          <w:p w14:paraId="1E244DE8" w14:textId="77777777" w:rsidR="00225889" w:rsidRPr="00225889" w:rsidRDefault="00225889" w:rsidP="00225889">
            <w:pPr>
              <w:spacing w:line="240" w:lineRule="auto"/>
              <w:ind w:firstLine="0"/>
              <w:rPr>
                <w:bCs/>
              </w:rPr>
            </w:pPr>
            <w:r w:rsidRPr="00225889">
              <w:rPr>
                <w:bCs/>
              </w:rPr>
              <w:t>-2336.65</w:t>
            </w:r>
          </w:p>
        </w:tc>
        <w:tc>
          <w:tcPr>
            <w:tcW w:w="870" w:type="dxa"/>
            <w:noWrap/>
            <w:hideMark/>
          </w:tcPr>
          <w:p w14:paraId="71CD874F" w14:textId="77777777" w:rsidR="00225889" w:rsidRPr="00225889" w:rsidRDefault="00225889" w:rsidP="00225889">
            <w:pPr>
              <w:spacing w:line="240" w:lineRule="auto"/>
              <w:ind w:firstLine="0"/>
              <w:rPr>
                <w:bCs/>
              </w:rPr>
            </w:pPr>
            <w:r w:rsidRPr="00225889">
              <w:rPr>
                <w:bCs/>
              </w:rPr>
              <w:t>0.00</w:t>
            </w:r>
          </w:p>
        </w:tc>
        <w:tc>
          <w:tcPr>
            <w:tcW w:w="887" w:type="dxa"/>
            <w:noWrap/>
            <w:hideMark/>
          </w:tcPr>
          <w:p w14:paraId="74CCCD38" w14:textId="77777777" w:rsidR="00225889" w:rsidRPr="00225889" w:rsidRDefault="00225889" w:rsidP="00225889">
            <w:pPr>
              <w:spacing w:line="240" w:lineRule="auto"/>
              <w:ind w:firstLine="0"/>
              <w:rPr>
                <w:bCs/>
              </w:rPr>
            </w:pPr>
            <w:r w:rsidRPr="00225889">
              <w:rPr>
                <w:bCs/>
              </w:rPr>
              <w:t>0.99</w:t>
            </w:r>
          </w:p>
        </w:tc>
      </w:tr>
      <w:tr w:rsidR="00225889" w:rsidRPr="00225889" w14:paraId="5A506EB2" w14:textId="77777777" w:rsidTr="000B6A1F">
        <w:trPr>
          <w:trHeight w:val="300"/>
        </w:trPr>
        <w:tc>
          <w:tcPr>
            <w:tcW w:w="903" w:type="dxa"/>
            <w:noWrap/>
            <w:hideMark/>
          </w:tcPr>
          <w:p w14:paraId="77EB2C5D" w14:textId="77777777" w:rsidR="00225889" w:rsidRPr="00225889" w:rsidRDefault="00225889" w:rsidP="00225889">
            <w:pPr>
              <w:spacing w:line="240" w:lineRule="auto"/>
              <w:ind w:firstLine="0"/>
              <w:rPr>
                <w:bCs/>
              </w:rPr>
            </w:pPr>
            <w:r w:rsidRPr="00225889">
              <w:rPr>
                <w:bCs/>
              </w:rPr>
              <w:t>9</w:t>
            </w:r>
          </w:p>
        </w:tc>
        <w:tc>
          <w:tcPr>
            <w:tcW w:w="1074" w:type="dxa"/>
            <w:noWrap/>
            <w:hideMark/>
          </w:tcPr>
          <w:p w14:paraId="1411EEFD" w14:textId="77777777" w:rsidR="00225889" w:rsidRPr="00225889" w:rsidRDefault="00225889" w:rsidP="00225889">
            <w:pPr>
              <w:spacing w:line="240" w:lineRule="auto"/>
              <w:ind w:firstLine="0"/>
              <w:rPr>
                <w:bCs/>
              </w:rPr>
            </w:pPr>
            <w:r w:rsidRPr="00225889">
              <w:rPr>
                <w:bCs/>
              </w:rPr>
              <w:t>0.1615</w:t>
            </w:r>
          </w:p>
        </w:tc>
        <w:tc>
          <w:tcPr>
            <w:tcW w:w="1447" w:type="dxa"/>
            <w:noWrap/>
            <w:hideMark/>
          </w:tcPr>
          <w:p w14:paraId="0F0A157D"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10E70B05"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0A9E718C"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7B76BA35"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4D285DB"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6B65ED1C"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4046411C" w14:textId="367EE5BA" w:rsidR="00225889" w:rsidRPr="00225889" w:rsidRDefault="00225889" w:rsidP="00225889">
            <w:pPr>
              <w:spacing w:line="240" w:lineRule="auto"/>
              <w:ind w:firstLine="0"/>
              <w:rPr>
                <w:bCs/>
              </w:rPr>
            </w:pPr>
            <w:r>
              <w:rPr>
                <w:bCs/>
              </w:rPr>
              <w:t>4.00</w:t>
            </w:r>
          </w:p>
        </w:tc>
        <w:tc>
          <w:tcPr>
            <w:tcW w:w="1098" w:type="dxa"/>
            <w:noWrap/>
            <w:hideMark/>
          </w:tcPr>
          <w:p w14:paraId="623CA543" w14:textId="77777777" w:rsidR="00225889" w:rsidRPr="00225889" w:rsidRDefault="00225889" w:rsidP="00225889">
            <w:pPr>
              <w:spacing w:line="240" w:lineRule="auto"/>
              <w:ind w:firstLine="0"/>
              <w:rPr>
                <w:bCs/>
              </w:rPr>
            </w:pPr>
            <w:r w:rsidRPr="00225889">
              <w:rPr>
                <w:bCs/>
              </w:rPr>
              <w:t>1167.294</w:t>
            </w:r>
          </w:p>
        </w:tc>
        <w:tc>
          <w:tcPr>
            <w:tcW w:w="1097" w:type="dxa"/>
            <w:noWrap/>
            <w:hideMark/>
          </w:tcPr>
          <w:p w14:paraId="4B9CF03A" w14:textId="77777777" w:rsidR="00225889" w:rsidRPr="00225889" w:rsidRDefault="00225889" w:rsidP="00225889">
            <w:pPr>
              <w:spacing w:line="240" w:lineRule="auto"/>
              <w:ind w:firstLine="0"/>
              <w:rPr>
                <w:bCs/>
              </w:rPr>
            </w:pPr>
            <w:r w:rsidRPr="00225889">
              <w:rPr>
                <w:bCs/>
              </w:rPr>
              <w:t>-2326.57</w:t>
            </w:r>
          </w:p>
        </w:tc>
        <w:tc>
          <w:tcPr>
            <w:tcW w:w="870" w:type="dxa"/>
            <w:noWrap/>
            <w:hideMark/>
          </w:tcPr>
          <w:p w14:paraId="5EB8C8B2" w14:textId="77777777" w:rsidR="00225889" w:rsidRPr="00225889" w:rsidRDefault="00225889" w:rsidP="00225889">
            <w:pPr>
              <w:spacing w:line="240" w:lineRule="auto"/>
              <w:ind w:firstLine="0"/>
              <w:rPr>
                <w:bCs/>
              </w:rPr>
            </w:pPr>
            <w:r w:rsidRPr="00225889">
              <w:rPr>
                <w:bCs/>
              </w:rPr>
              <w:t>10.09</w:t>
            </w:r>
          </w:p>
        </w:tc>
        <w:tc>
          <w:tcPr>
            <w:tcW w:w="887" w:type="dxa"/>
            <w:noWrap/>
            <w:hideMark/>
          </w:tcPr>
          <w:p w14:paraId="71F83685" w14:textId="77777777" w:rsidR="00225889" w:rsidRPr="00225889" w:rsidRDefault="00225889" w:rsidP="00225889">
            <w:pPr>
              <w:spacing w:line="240" w:lineRule="auto"/>
              <w:ind w:firstLine="0"/>
              <w:rPr>
                <w:bCs/>
              </w:rPr>
            </w:pPr>
            <w:r w:rsidRPr="00225889">
              <w:rPr>
                <w:bCs/>
              </w:rPr>
              <w:t>0.01</w:t>
            </w:r>
          </w:p>
        </w:tc>
      </w:tr>
      <w:tr w:rsidR="00225889" w:rsidRPr="00225889" w14:paraId="3D3EFAE3" w14:textId="77777777" w:rsidTr="000B6A1F">
        <w:trPr>
          <w:trHeight w:val="300"/>
        </w:trPr>
        <w:tc>
          <w:tcPr>
            <w:tcW w:w="903" w:type="dxa"/>
            <w:noWrap/>
            <w:hideMark/>
          </w:tcPr>
          <w:p w14:paraId="5AB38F89" w14:textId="77777777" w:rsidR="00225889" w:rsidRPr="00225889" w:rsidRDefault="00225889" w:rsidP="00225889">
            <w:pPr>
              <w:spacing w:line="240" w:lineRule="auto"/>
              <w:ind w:firstLine="0"/>
              <w:rPr>
                <w:bCs/>
              </w:rPr>
            </w:pPr>
            <w:r w:rsidRPr="00225889">
              <w:rPr>
                <w:bCs/>
              </w:rPr>
              <w:t>12</w:t>
            </w:r>
          </w:p>
        </w:tc>
        <w:tc>
          <w:tcPr>
            <w:tcW w:w="1074" w:type="dxa"/>
            <w:noWrap/>
            <w:hideMark/>
          </w:tcPr>
          <w:p w14:paraId="359651B0" w14:textId="77777777" w:rsidR="00225889" w:rsidRPr="00225889" w:rsidRDefault="00225889" w:rsidP="00225889">
            <w:pPr>
              <w:spacing w:line="240" w:lineRule="auto"/>
              <w:ind w:firstLine="0"/>
              <w:rPr>
                <w:bCs/>
              </w:rPr>
            </w:pPr>
            <w:r w:rsidRPr="00225889">
              <w:rPr>
                <w:bCs/>
              </w:rPr>
              <w:t>0.0889</w:t>
            </w:r>
          </w:p>
        </w:tc>
        <w:tc>
          <w:tcPr>
            <w:tcW w:w="1447" w:type="dxa"/>
            <w:noWrap/>
            <w:hideMark/>
          </w:tcPr>
          <w:p w14:paraId="62C89B63"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44FE059F" w14:textId="77777777" w:rsidR="00225889" w:rsidRPr="00225889" w:rsidRDefault="00225889" w:rsidP="00225889">
            <w:pPr>
              <w:spacing w:line="240" w:lineRule="auto"/>
              <w:ind w:firstLine="0"/>
              <w:rPr>
                <w:bCs/>
              </w:rPr>
            </w:pPr>
            <w:r w:rsidRPr="00225889">
              <w:rPr>
                <w:bCs/>
              </w:rPr>
              <w:t>0.0014</w:t>
            </w:r>
          </w:p>
        </w:tc>
        <w:tc>
          <w:tcPr>
            <w:tcW w:w="1016" w:type="dxa"/>
            <w:noWrap/>
            <w:hideMark/>
          </w:tcPr>
          <w:p w14:paraId="602A8ABD"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5B1956AA"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761EA813" w14:textId="4E97F9B0" w:rsidR="00225889" w:rsidRPr="00225889" w:rsidRDefault="000F24AB" w:rsidP="00225889">
            <w:pPr>
              <w:spacing w:line="240" w:lineRule="auto"/>
              <w:ind w:firstLine="0"/>
              <w:rPr>
                <w:bCs/>
              </w:rPr>
            </w:pPr>
            <w:r>
              <w:rPr>
                <w:bCs/>
              </w:rPr>
              <w:t>-</w:t>
            </w:r>
          </w:p>
        </w:tc>
        <w:tc>
          <w:tcPr>
            <w:tcW w:w="1558" w:type="dxa"/>
            <w:noWrap/>
            <w:hideMark/>
          </w:tcPr>
          <w:p w14:paraId="1122C576"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7DFDEA33" w14:textId="34EF7A26" w:rsidR="00225889" w:rsidRPr="00225889" w:rsidRDefault="00225889" w:rsidP="00225889">
            <w:pPr>
              <w:spacing w:line="240" w:lineRule="auto"/>
              <w:ind w:firstLine="0"/>
              <w:rPr>
                <w:bCs/>
              </w:rPr>
            </w:pPr>
            <w:r>
              <w:rPr>
                <w:bCs/>
              </w:rPr>
              <w:t>6.00</w:t>
            </w:r>
          </w:p>
        </w:tc>
        <w:tc>
          <w:tcPr>
            <w:tcW w:w="1098" w:type="dxa"/>
            <w:noWrap/>
            <w:hideMark/>
          </w:tcPr>
          <w:p w14:paraId="110E986C" w14:textId="77777777" w:rsidR="00225889" w:rsidRPr="00225889" w:rsidRDefault="00225889" w:rsidP="00225889">
            <w:pPr>
              <w:spacing w:line="240" w:lineRule="auto"/>
              <w:ind w:firstLine="0"/>
              <w:rPr>
                <w:bCs/>
              </w:rPr>
            </w:pPr>
            <w:r w:rsidRPr="00225889">
              <w:rPr>
                <w:bCs/>
              </w:rPr>
              <w:t>1168.61</w:t>
            </w:r>
          </w:p>
        </w:tc>
        <w:tc>
          <w:tcPr>
            <w:tcW w:w="1097" w:type="dxa"/>
            <w:noWrap/>
            <w:hideMark/>
          </w:tcPr>
          <w:p w14:paraId="77FA1E4E" w14:textId="77777777" w:rsidR="00225889" w:rsidRPr="00225889" w:rsidRDefault="00225889" w:rsidP="00225889">
            <w:pPr>
              <w:spacing w:line="240" w:lineRule="auto"/>
              <w:ind w:firstLine="0"/>
              <w:rPr>
                <w:bCs/>
              </w:rPr>
            </w:pPr>
            <w:r w:rsidRPr="00225889">
              <w:rPr>
                <w:bCs/>
              </w:rPr>
              <w:t>-2325.17</w:t>
            </w:r>
          </w:p>
        </w:tc>
        <w:tc>
          <w:tcPr>
            <w:tcW w:w="870" w:type="dxa"/>
            <w:noWrap/>
            <w:hideMark/>
          </w:tcPr>
          <w:p w14:paraId="51698395" w14:textId="77777777" w:rsidR="00225889" w:rsidRPr="00225889" w:rsidRDefault="00225889" w:rsidP="00225889">
            <w:pPr>
              <w:spacing w:line="240" w:lineRule="auto"/>
              <w:ind w:firstLine="0"/>
              <w:rPr>
                <w:bCs/>
              </w:rPr>
            </w:pPr>
            <w:r w:rsidRPr="00225889">
              <w:rPr>
                <w:bCs/>
              </w:rPr>
              <w:t>11.48</w:t>
            </w:r>
          </w:p>
        </w:tc>
        <w:tc>
          <w:tcPr>
            <w:tcW w:w="887" w:type="dxa"/>
            <w:noWrap/>
            <w:hideMark/>
          </w:tcPr>
          <w:p w14:paraId="57E9BE86" w14:textId="77777777" w:rsidR="00225889" w:rsidRPr="00225889" w:rsidRDefault="00225889" w:rsidP="00225889">
            <w:pPr>
              <w:spacing w:line="240" w:lineRule="auto"/>
              <w:ind w:firstLine="0"/>
              <w:rPr>
                <w:bCs/>
              </w:rPr>
            </w:pPr>
            <w:r w:rsidRPr="00225889">
              <w:rPr>
                <w:bCs/>
              </w:rPr>
              <w:t>0.00</w:t>
            </w:r>
          </w:p>
        </w:tc>
      </w:tr>
      <w:tr w:rsidR="00225889" w:rsidRPr="00225889" w14:paraId="6BBED353" w14:textId="77777777" w:rsidTr="000B6A1F">
        <w:trPr>
          <w:trHeight w:val="300"/>
        </w:trPr>
        <w:tc>
          <w:tcPr>
            <w:tcW w:w="903" w:type="dxa"/>
            <w:noWrap/>
            <w:hideMark/>
          </w:tcPr>
          <w:p w14:paraId="342BB8FF" w14:textId="77777777" w:rsidR="00225889" w:rsidRPr="00225889" w:rsidRDefault="00225889" w:rsidP="00225889">
            <w:pPr>
              <w:spacing w:line="240" w:lineRule="auto"/>
              <w:ind w:firstLine="0"/>
              <w:rPr>
                <w:bCs/>
              </w:rPr>
            </w:pPr>
            <w:r w:rsidRPr="00225889">
              <w:rPr>
                <w:bCs/>
              </w:rPr>
              <w:t>6</w:t>
            </w:r>
          </w:p>
        </w:tc>
        <w:tc>
          <w:tcPr>
            <w:tcW w:w="1074" w:type="dxa"/>
            <w:noWrap/>
            <w:hideMark/>
          </w:tcPr>
          <w:p w14:paraId="0C64E302" w14:textId="77777777" w:rsidR="00225889" w:rsidRPr="00225889" w:rsidRDefault="00225889" w:rsidP="00225889">
            <w:pPr>
              <w:spacing w:line="240" w:lineRule="auto"/>
              <w:ind w:firstLine="0"/>
              <w:rPr>
                <w:bCs/>
              </w:rPr>
            </w:pPr>
            <w:r w:rsidRPr="00225889">
              <w:rPr>
                <w:bCs/>
              </w:rPr>
              <w:t>0.1292</w:t>
            </w:r>
          </w:p>
        </w:tc>
        <w:tc>
          <w:tcPr>
            <w:tcW w:w="1447" w:type="dxa"/>
            <w:noWrap/>
            <w:hideMark/>
          </w:tcPr>
          <w:p w14:paraId="15658B70"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73A2F4A4" w14:textId="77777777" w:rsidR="00225889" w:rsidRPr="00225889" w:rsidRDefault="00225889" w:rsidP="00225889">
            <w:pPr>
              <w:spacing w:line="240" w:lineRule="auto"/>
              <w:ind w:firstLine="0"/>
              <w:rPr>
                <w:bCs/>
              </w:rPr>
            </w:pPr>
            <w:r w:rsidRPr="00225889">
              <w:rPr>
                <w:bCs/>
              </w:rPr>
              <w:t>0.0016</w:t>
            </w:r>
          </w:p>
        </w:tc>
        <w:tc>
          <w:tcPr>
            <w:tcW w:w="1016" w:type="dxa"/>
            <w:noWrap/>
            <w:hideMark/>
          </w:tcPr>
          <w:p w14:paraId="4D90372E"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30A1C670"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494691A6"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334E7AC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64C8E63A" w14:textId="5AE72534" w:rsidR="00225889" w:rsidRPr="00225889" w:rsidRDefault="00225889" w:rsidP="00225889">
            <w:pPr>
              <w:spacing w:line="240" w:lineRule="auto"/>
              <w:ind w:firstLine="0"/>
              <w:rPr>
                <w:bCs/>
              </w:rPr>
            </w:pPr>
            <w:r>
              <w:rPr>
                <w:bCs/>
              </w:rPr>
              <w:t>5.00</w:t>
            </w:r>
          </w:p>
        </w:tc>
        <w:tc>
          <w:tcPr>
            <w:tcW w:w="1098" w:type="dxa"/>
            <w:noWrap/>
            <w:hideMark/>
          </w:tcPr>
          <w:p w14:paraId="0A353948" w14:textId="77777777" w:rsidR="00225889" w:rsidRPr="00225889" w:rsidRDefault="00225889" w:rsidP="00225889">
            <w:pPr>
              <w:spacing w:line="240" w:lineRule="auto"/>
              <w:ind w:firstLine="0"/>
              <w:rPr>
                <w:bCs/>
              </w:rPr>
            </w:pPr>
            <w:r w:rsidRPr="00225889">
              <w:rPr>
                <w:bCs/>
              </w:rPr>
              <w:t>1162.77</w:t>
            </w:r>
          </w:p>
        </w:tc>
        <w:tc>
          <w:tcPr>
            <w:tcW w:w="1097" w:type="dxa"/>
            <w:noWrap/>
            <w:hideMark/>
          </w:tcPr>
          <w:p w14:paraId="36E33C73" w14:textId="77777777" w:rsidR="00225889" w:rsidRPr="00225889" w:rsidRDefault="00225889" w:rsidP="00225889">
            <w:pPr>
              <w:spacing w:line="240" w:lineRule="auto"/>
              <w:ind w:firstLine="0"/>
              <w:rPr>
                <w:bCs/>
              </w:rPr>
            </w:pPr>
            <w:r w:rsidRPr="00225889">
              <w:rPr>
                <w:bCs/>
              </w:rPr>
              <w:t>-2315.51</w:t>
            </w:r>
          </w:p>
        </w:tc>
        <w:tc>
          <w:tcPr>
            <w:tcW w:w="870" w:type="dxa"/>
            <w:noWrap/>
            <w:hideMark/>
          </w:tcPr>
          <w:p w14:paraId="4692D195" w14:textId="77777777" w:rsidR="00225889" w:rsidRPr="00225889" w:rsidRDefault="00225889" w:rsidP="00225889">
            <w:pPr>
              <w:spacing w:line="240" w:lineRule="auto"/>
              <w:ind w:firstLine="0"/>
              <w:rPr>
                <w:bCs/>
              </w:rPr>
            </w:pPr>
            <w:r w:rsidRPr="00225889">
              <w:rPr>
                <w:bCs/>
              </w:rPr>
              <w:t>21.15</w:t>
            </w:r>
          </w:p>
        </w:tc>
        <w:tc>
          <w:tcPr>
            <w:tcW w:w="887" w:type="dxa"/>
            <w:noWrap/>
            <w:hideMark/>
          </w:tcPr>
          <w:p w14:paraId="097F17C0" w14:textId="77777777" w:rsidR="00225889" w:rsidRPr="00225889" w:rsidRDefault="00225889" w:rsidP="00225889">
            <w:pPr>
              <w:spacing w:line="240" w:lineRule="auto"/>
              <w:ind w:firstLine="0"/>
              <w:rPr>
                <w:bCs/>
              </w:rPr>
            </w:pPr>
            <w:r w:rsidRPr="00225889">
              <w:rPr>
                <w:bCs/>
              </w:rPr>
              <w:t>0.00</w:t>
            </w:r>
          </w:p>
        </w:tc>
      </w:tr>
      <w:tr w:rsidR="00225889" w:rsidRPr="00225889" w14:paraId="70D05F4E" w14:textId="77777777" w:rsidTr="000B6A1F">
        <w:trPr>
          <w:trHeight w:val="300"/>
        </w:trPr>
        <w:tc>
          <w:tcPr>
            <w:tcW w:w="903" w:type="dxa"/>
            <w:noWrap/>
            <w:hideMark/>
          </w:tcPr>
          <w:p w14:paraId="12BE084C" w14:textId="77777777" w:rsidR="00225889" w:rsidRPr="00225889" w:rsidRDefault="00225889" w:rsidP="00225889">
            <w:pPr>
              <w:spacing w:line="240" w:lineRule="auto"/>
              <w:ind w:firstLine="0"/>
              <w:rPr>
                <w:bCs/>
              </w:rPr>
            </w:pPr>
            <w:r w:rsidRPr="00225889">
              <w:rPr>
                <w:bCs/>
              </w:rPr>
              <w:t>7</w:t>
            </w:r>
          </w:p>
        </w:tc>
        <w:tc>
          <w:tcPr>
            <w:tcW w:w="1074" w:type="dxa"/>
            <w:noWrap/>
            <w:hideMark/>
          </w:tcPr>
          <w:p w14:paraId="1F5109BA" w14:textId="77777777" w:rsidR="00225889" w:rsidRPr="00225889" w:rsidRDefault="00225889" w:rsidP="00225889">
            <w:pPr>
              <w:spacing w:line="240" w:lineRule="auto"/>
              <w:ind w:firstLine="0"/>
              <w:rPr>
                <w:bCs/>
              </w:rPr>
            </w:pPr>
            <w:r w:rsidRPr="00225889">
              <w:rPr>
                <w:bCs/>
              </w:rPr>
              <w:t>0.1501</w:t>
            </w:r>
          </w:p>
        </w:tc>
        <w:tc>
          <w:tcPr>
            <w:tcW w:w="1447" w:type="dxa"/>
            <w:noWrap/>
            <w:hideMark/>
          </w:tcPr>
          <w:p w14:paraId="02EEEE4E" w14:textId="77777777" w:rsidR="00225889" w:rsidRPr="00225889" w:rsidRDefault="00225889" w:rsidP="00225889">
            <w:pPr>
              <w:spacing w:line="240" w:lineRule="auto"/>
              <w:ind w:firstLine="0"/>
              <w:rPr>
                <w:bCs/>
              </w:rPr>
            </w:pPr>
            <w:r w:rsidRPr="00225889">
              <w:rPr>
                <w:bCs/>
              </w:rPr>
              <w:t>0.0004</w:t>
            </w:r>
          </w:p>
        </w:tc>
        <w:tc>
          <w:tcPr>
            <w:tcW w:w="1150" w:type="dxa"/>
            <w:noWrap/>
            <w:hideMark/>
          </w:tcPr>
          <w:p w14:paraId="2338CFA0"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5581E3D3"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730DF70E"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79CBD961"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1C5F63D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1285DD7D" w14:textId="28A3DBDE" w:rsidR="00225889" w:rsidRPr="00225889" w:rsidRDefault="00225889" w:rsidP="00225889">
            <w:pPr>
              <w:spacing w:line="240" w:lineRule="auto"/>
              <w:ind w:firstLine="0"/>
              <w:rPr>
                <w:bCs/>
              </w:rPr>
            </w:pPr>
            <w:r>
              <w:rPr>
                <w:bCs/>
              </w:rPr>
              <w:t>5.00</w:t>
            </w:r>
          </w:p>
        </w:tc>
        <w:tc>
          <w:tcPr>
            <w:tcW w:w="1098" w:type="dxa"/>
            <w:noWrap/>
            <w:hideMark/>
          </w:tcPr>
          <w:p w14:paraId="348EC899" w14:textId="77777777" w:rsidR="00225889" w:rsidRPr="00225889" w:rsidRDefault="00225889" w:rsidP="00225889">
            <w:pPr>
              <w:spacing w:line="240" w:lineRule="auto"/>
              <w:ind w:firstLine="0"/>
              <w:rPr>
                <w:bCs/>
              </w:rPr>
            </w:pPr>
            <w:r w:rsidRPr="00225889">
              <w:rPr>
                <w:bCs/>
              </w:rPr>
              <w:t>1162.059</w:t>
            </w:r>
          </w:p>
        </w:tc>
        <w:tc>
          <w:tcPr>
            <w:tcW w:w="1097" w:type="dxa"/>
            <w:noWrap/>
            <w:hideMark/>
          </w:tcPr>
          <w:p w14:paraId="64B2544C" w14:textId="77777777" w:rsidR="00225889" w:rsidRPr="00225889" w:rsidRDefault="00225889" w:rsidP="00225889">
            <w:pPr>
              <w:spacing w:line="240" w:lineRule="auto"/>
              <w:ind w:firstLine="0"/>
              <w:rPr>
                <w:bCs/>
              </w:rPr>
            </w:pPr>
            <w:r w:rsidRPr="00225889">
              <w:rPr>
                <w:bCs/>
              </w:rPr>
              <w:t>-2314.09</w:t>
            </w:r>
          </w:p>
        </w:tc>
        <w:tc>
          <w:tcPr>
            <w:tcW w:w="870" w:type="dxa"/>
            <w:noWrap/>
            <w:hideMark/>
          </w:tcPr>
          <w:p w14:paraId="2858C2B9" w14:textId="77777777" w:rsidR="00225889" w:rsidRPr="00225889" w:rsidRDefault="00225889" w:rsidP="00225889">
            <w:pPr>
              <w:spacing w:line="240" w:lineRule="auto"/>
              <w:ind w:firstLine="0"/>
              <w:rPr>
                <w:bCs/>
              </w:rPr>
            </w:pPr>
            <w:r w:rsidRPr="00225889">
              <w:rPr>
                <w:bCs/>
              </w:rPr>
              <w:t>22.57</w:t>
            </w:r>
          </w:p>
        </w:tc>
        <w:tc>
          <w:tcPr>
            <w:tcW w:w="887" w:type="dxa"/>
            <w:noWrap/>
            <w:hideMark/>
          </w:tcPr>
          <w:p w14:paraId="7033083F" w14:textId="77777777" w:rsidR="00225889" w:rsidRPr="00225889" w:rsidRDefault="00225889" w:rsidP="00225889">
            <w:pPr>
              <w:spacing w:line="240" w:lineRule="auto"/>
              <w:ind w:firstLine="0"/>
              <w:rPr>
                <w:bCs/>
              </w:rPr>
            </w:pPr>
            <w:r w:rsidRPr="00225889">
              <w:rPr>
                <w:bCs/>
              </w:rPr>
              <w:t>0.00</w:t>
            </w:r>
          </w:p>
        </w:tc>
      </w:tr>
      <w:tr w:rsidR="00225889" w:rsidRPr="00225889" w14:paraId="3E50997A" w14:textId="77777777" w:rsidTr="000B6A1F">
        <w:trPr>
          <w:trHeight w:val="300"/>
        </w:trPr>
        <w:tc>
          <w:tcPr>
            <w:tcW w:w="903" w:type="dxa"/>
            <w:noWrap/>
            <w:hideMark/>
          </w:tcPr>
          <w:p w14:paraId="04E52E4C" w14:textId="77777777" w:rsidR="00225889" w:rsidRPr="00225889" w:rsidRDefault="00225889" w:rsidP="00225889">
            <w:pPr>
              <w:spacing w:line="240" w:lineRule="auto"/>
              <w:ind w:firstLine="0"/>
              <w:rPr>
                <w:bCs/>
              </w:rPr>
            </w:pPr>
            <w:r w:rsidRPr="00225889">
              <w:rPr>
                <w:bCs/>
              </w:rPr>
              <w:t>11</w:t>
            </w:r>
          </w:p>
        </w:tc>
        <w:tc>
          <w:tcPr>
            <w:tcW w:w="1074" w:type="dxa"/>
            <w:noWrap/>
            <w:hideMark/>
          </w:tcPr>
          <w:p w14:paraId="672DCFEE" w14:textId="77777777" w:rsidR="00225889" w:rsidRPr="00225889" w:rsidRDefault="00225889" w:rsidP="00225889">
            <w:pPr>
              <w:spacing w:line="240" w:lineRule="auto"/>
              <w:ind w:firstLine="0"/>
              <w:rPr>
                <w:bCs/>
              </w:rPr>
            </w:pPr>
            <w:r w:rsidRPr="00225889">
              <w:rPr>
                <w:bCs/>
              </w:rPr>
              <w:t>0.1473</w:t>
            </w:r>
          </w:p>
        </w:tc>
        <w:tc>
          <w:tcPr>
            <w:tcW w:w="1447" w:type="dxa"/>
            <w:noWrap/>
            <w:hideMark/>
          </w:tcPr>
          <w:p w14:paraId="638ED1BF" w14:textId="77777777" w:rsidR="00225889" w:rsidRPr="00225889" w:rsidRDefault="00225889" w:rsidP="00225889">
            <w:pPr>
              <w:spacing w:line="240" w:lineRule="auto"/>
              <w:ind w:firstLine="0"/>
              <w:rPr>
                <w:bCs/>
              </w:rPr>
            </w:pPr>
            <w:r w:rsidRPr="00225889">
              <w:rPr>
                <w:bCs/>
              </w:rPr>
              <w:t>-0.0025</w:t>
            </w:r>
          </w:p>
        </w:tc>
        <w:tc>
          <w:tcPr>
            <w:tcW w:w="1150" w:type="dxa"/>
            <w:noWrap/>
            <w:hideMark/>
          </w:tcPr>
          <w:p w14:paraId="791188FD" w14:textId="77777777" w:rsidR="00225889" w:rsidRPr="00225889" w:rsidRDefault="00225889" w:rsidP="00225889">
            <w:pPr>
              <w:spacing w:line="240" w:lineRule="auto"/>
              <w:ind w:firstLine="0"/>
              <w:rPr>
                <w:bCs/>
              </w:rPr>
            </w:pPr>
            <w:r w:rsidRPr="00225889">
              <w:rPr>
                <w:bCs/>
              </w:rPr>
              <w:t>0.0021</w:t>
            </w:r>
          </w:p>
        </w:tc>
        <w:tc>
          <w:tcPr>
            <w:tcW w:w="1016" w:type="dxa"/>
            <w:noWrap/>
            <w:hideMark/>
          </w:tcPr>
          <w:p w14:paraId="30C154BC"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03DC8FAF"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3F80E8D1" w14:textId="7B5DEA92" w:rsidR="00225889" w:rsidRPr="00225889" w:rsidRDefault="000F24AB" w:rsidP="00225889">
            <w:pPr>
              <w:spacing w:line="240" w:lineRule="auto"/>
              <w:ind w:firstLine="0"/>
              <w:rPr>
                <w:bCs/>
              </w:rPr>
            </w:pPr>
            <w:r>
              <w:rPr>
                <w:bCs/>
              </w:rPr>
              <w:t>-</w:t>
            </w:r>
          </w:p>
        </w:tc>
        <w:tc>
          <w:tcPr>
            <w:tcW w:w="1558" w:type="dxa"/>
            <w:noWrap/>
            <w:hideMark/>
          </w:tcPr>
          <w:p w14:paraId="4F707543"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284F754A" w14:textId="058E4224" w:rsidR="00225889" w:rsidRPr="00225889" w:rsidRDefault="00225889" w:rsidP="00225889">
            <w:pPr>
              <w:spacing w:line="240" w:lineRule="auto"/>
              <w:ind w:firstLine="0"/>
              <w:rPr>
                <w:bCs/>
              </w:rPr>
            </w:pPr>
            <w:r>
              <w:rPr>
                <w:bCs/>
              </w:rPr>
              <w:t>7.00</w:t>
            </w:r>
          </w:p>
        </w:tc>
        <w:tc>
          <w:tcPr>
            <w:tcW w:w="1098" w:type="dxa"/>
            <w:noWrap/>
            <w:hideMark/>
          </w:tcPr>
          <w:p w14:paraId="0B536B95" w14:textId="77777777" w:rsidR="00225889" w:rsidRPr="00225889" w:rsidRDefault="00225889" w:rsidP="00225889">
            <w:pPr>
              <w:spacing w:line="240" w:lineRule="auto"/>
              <w:ind w:firstLine="0"/>
              <w:rPr>
                <w:bCs/>
              </w:rPr>
            </w:pPr>
            <w:r w:rsidRPr="00225889">
              <w:rPr>
                <w:bCs/>
              </w:rPr>
              <w:t>1164.047</w:t>
            </w:r>
          </w:p>
        </w:tc>
        <w:tc>
          <w:tcPr>
            <w:tcW w:w="1097" w:type="dxa"/>
            <w:noWrap/>
            <w:hideMark/>
          </w:tcPr>
          <w:p w14:paraId="1A52E27C" w14:textId="77777777" w:rsidR="00225889" w:rsidRPr="00225889" w:rsidRDefault="00225889" w:rsidP="00225889">
            <w:pPr>
              <w:spacing w:line="240" w:lineRule="auto"/>
              <w:ind w:firstLine="0"/>
              <w:rPr>
                <w:bCs/>
              </w:rPr>
            </w:pPr>
            <w:r w:rsidRPr="00225889">
              <w:rPr>
                <w:bCs/>
              </w:rPr>
              <w:t>-2314.03</w:t>
            </w:r>
          </w:p>
        </w:tc>
        <w:tc>
          <w:tcPr>
            <w:tcW w:w="870" w:type="dxa"/>
            <w:noWrap/>
            <w:hideMark/>
          </w:tcPr>
          <w:p w14:paraId="78C78117" w14:textId="77777777" w:rsidR="00225889" w:rsidRPr="00225889" w:rsidRDefault="00225889" w:rsidP="00225889">
            <w:pPr>
              <w:spacing w:line="240" w:lineRule="auto"/>
              <w:ind w:firstLine="0"/>
              <w:rPr>
                <w:bCs/>
              </w:rPr>
            </w:pPr>
            <w:r w:rsidRPr="00225889">
              <w:rPr>
                <w:bCs/>
              </w:rPr>
              <w:t>22.62</w:t>
            </w:r>
          </w:p>
        </w:tc>
        <w:tc>
          <w:tcPr>
            <w:tcW w:w="887" w:type="dxa"/>
            <w:noWrap/>
            <w:hideMark/>
          </w:tcPr>
          <w:p w14:paraId="18B04B97" w14:textId="77777777" w:rsidR="00225889" w:rsidRPr="00225889" w:rsidRDefault="00225889" w:rsidP="00225889">
            <w:pPr>
              <w:spacing w:line="240" w:lineRule="auto"/>
              <w:ind w:firstLine="0"/>
              <w:rPr>
                <w:bCs/>
              </w:rPr>
            </w:pPr>
            <w:r w:rsidRPr="00225889">
              <w:rPr>
                <w:bCs/>
              </w:rPr>
              <w:t>0.00</w:t>
            </w:r>
          </w:p>
        </w:tc>
      </w:tr>
      <w:tr w:rsidR="00225889" w:rsidRPr="00225889" w14:paraId="0CC339AA" w14:textId="77777777" w:rsidTr="000B6A1F">
        <w:trPr>
          <w:trHeight w:val="300"/>
        </w:trPr>
        <w:tc>
          <w:tcPr>
            <w:tcW w:w="903" w:type="dxa"/>
            <w:noWrap/>
            <w:hideMark/>
          </w:tcPr>
          <w:p w14:paraId="351CAAF2" w14:textId="77777777" w:rsidR="00225889" w:rsidRPr="00225889" w:rsidRDefault="00225889" w:rsidP="00225889">
            <w:pPr>
              <w:spacing w:line="240" w:lineRule="auto"/>
              <w:ind w:firstLine="0"/>
              <w:rPr>
                <w:bCs/>
              </w:rPr>
            </w:pPr>
            <w:r w:rsidRPr="00225889">
              <w:rPr>
                <w:bCs/>
              </w:rPr>
              <w:t>8</w:t>
            </w:r>
          </w:p>
        </w:tc>
        <w:tc>
          <w:tcPr>
            <w:tcW w:w="1074" w:type="dxa"/>
            <w:noWrap/>
            <w:hideMark/>
          </w:tcPr>
          <w:p w14:paraId="27D6E6A6" w14:textId="77777777" w:rsidR="00225889" w:rsidRPr="00225889" w:rsidRDefault="00225889" w:rsidP="00225889">
            <w:pPr>
              <w:spacing w:line="240" w:lineRule="auto"/>
              <w:ind w:firstLine="0"/>
              <w:rPr>
                <w:bCs/>
              </w:rPr>
            </w:pPr>
            <w:r w:rsidRPr="00225889">
              <w:rPr>
                <w:bCs/>
              </w:rPr>
              <w:t>0.1621</w:t>
            </w:r>
          </w:p>
        </w:tc>
        <w:tc>
          <w:tcPr>
            <w:tcW w:w="1447" w:type="dxa"/>
            <w:noWrap/>
            <w:hideMark/>
          </w:tcPr>
          <w:p w14:paraId="7A5B34E2"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1808C65A"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23AE351A" w14:textId="77777777" w:rsidR="00225889" w:rsidRPr="00225889" w:rsidRDefault="00225889" w:rsidP="00225889">
            <w:pPr>
              <w:spacing w:line="240" w:lineRule="auto"/>
              <w:ind w:firstLine="0"/>
              <w:rPr>
                <w:bCs/>
              </w:rPr>
            </w:pPr>
            <w:r w:rsidRPr="00225889">
              <w:rPr>
                <w:bCs/>
              </w:rPr>
              <w:t>-0.0006</w:t>
            </w:r>
          </w:p>
        </w:tc>
        <w:tc>
          <w:tcPr>
            <w:tcW w:w="1233" w:type="dxa"/>
            <w:noWrap/>
            <w:hideMark/>
          </w:tcPr>
          <w:p w14:paraId="6D37E814"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4CF4BF7"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6FA21094"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3762F367" w14:textId="29510BA8" w:rsidR="00225889" w:rsidRPr="00225889" w:rsidRDefault="00225889" w:rsidP="00225889">
            <w:pPr>
              <w:spacing w:line="240" w:lineRule="auto"/>
              <w:ind w:firstLine="0"/>
              <w:rPr>
                <w:bCs/>
              </w:rPr>
            </w:pPr>
            <w:r>
              <w:rPr>
                <w:bCs/>
              </w:rPr>
              <w:t>5.00</w:t>
            </w:r>
          </w:p>
        </w:tc>
        <w:tc>
          <w:tcPr>
            <w:tcW w:w="1098" w:type="dxa"/>
            <w:noWrap/>
            <w:hideMark/>
          </w:tcPr>
          <w:p w14:paraId="6A209700" w14:textId="77777777" w:rsidR="00225889" w:rsidRPr="00225889" w:rsidRDefault="00225889" w:rsidP="00225889">
            <w:pPr>
              <w:spacing w:line="240" w:lineRule="auto"/>
              <w:ind w:firstLine="0"/>
              <w:rPr>
                <w:bCs/>
              </w:rPr>
            </w:pPr>
            <w:r w:rsidRPr="00225889">
              <w:rPr>
                <w:bCs/>
              </w:rPr>
              <w:t>1161.417</w:t>
            </w:r>
          </w:p>
        </w:tc>
        <w:tc>
          <w:tcPr>
            <w:tcW w:w="1097" w:type="dxa"/>
            <w:noWrap/>
            <w:hideMark/>
          </w:tcPr>
          <w:p w14:paraId="7F4DBA01" w14:textId="77777777" w:rsidR="00225889" w:rsidRPr="00225889" w:rsidRDefault="00225889" w:rsidP="00225889">
            <w:pPr>
              <w:spacing w:line="240" w:lineRule="auto"/>
              <w:ind w:firstLine="0"/>
              <w:rPr>
                <w:bCs/>
              </w:rPr>
            </w:pPr>
            <w:r w:rsidRPr="00225889">
              <w:rPr>
                <w:bCs/>
              </w:rPr>
              <w:t>-2312.80</w:t>
            </w:r>
          </w:p>
        </w:tc>
        <w:tc>
          <w:tcPr>
            <w:tcW w:w="870" w:type="dxa"/>
            <w:noWrap/>
            <w:hideMark/>
          </w:tcPr>
          <w:p w14:paraId="63E5C4DA" w14:textId="77777777" w:rsidR="00225889" w:rsidRPr="00225889" w:rsidRDefault="00225889" w:rsidP="00225889">
            <w:pPr>
              <w:spacing w:line="240" w:lineRule="auto"/>
              <w:ind w:firstLine="0"/>
              <w:rPr>
                <w:bCs/>
              </w:rPr>
            </w:pPr>
            <w:r w:rsidRPr="00225889">
              <w:rPr>
                <w:bCs/>
              </w:rPr>
              <w:t>23.85</w:t>
            </w:r>
          </w:p>
        </w:tc>
        <w:tc>
          <w:tcPr>
            <w:tcW w:w="887" w:type="dxa"/>
            <w:noWrap/>
            <w:hideMark/>
          </w:tcPr>
          <w:p w14:paraId="00BDCF38" w14:textId="77777777" w:rsidR="00225889" w:rsidRPr="00225889" w:rsidRDefault="00225889" w:rsidP="00225889">
            <w:pPr>
              <w:spacing w:line="240" w:lineRule="auto"/>
              <w:ind w:firstLine="0"/>
              <w:rPr>
                <w:bCs/>
              </w:rPr>
            </w:pPr>
            <w:r w:rsidRPr="00225889">
              <w:rPr>
                <w:bCs/>
              </w:rPr>
              <w:t>0.00</w:t>
            </w:r>
          </w:p>
        </w:tc>
      </w:tr>
      <w:tr w:rsidR="00225889" w:rsidRPr="00225889" w14:paraId="3319CFA7" w14:textId="77777777" w:rsidTr="000B6A1F">
        <w:trPr>
          <w:trHeight w:val="300"/>
        </w:trPr>
        <w:tc>
          <w:tcPr>
            <w:tcW w:w="903" w:type="dxa"/>
            <w:noWrap/>
            <w:hideMark/>
          </w:tcPr>
          <w:p w14:paraId="3887E994" w14:textId="77777777" w:rsidR="00225889" w:rsidRPr="00225889" w:rsidRDefault="00225889" w:rsidP="00225889">
            <w:pPr>
              <w:spacing w:line="240" w:lineRule="auto"/>
              <w:ind w:firstLine="0"/>
              <w:rPr>
                <w:bCs/>
              </w:rPr>
            </w:pPr>
            <w:r w:rsidRPr="00225889">
              <w:rPr>
                <w:bCs/>
              </w:rPr>
              <w:t>3</w:t>
            </w:r>
          </w:p>
        </w:tc>
        <w:tc>
          <w:tcPr>
            <w:tcW w:w="1074" w:type="dxa"/>
            <w:noWrap/>
            <w:hideMark/>
          </w:tcPr>
          <w:p w14:paraId="5118A84C" w14:textId="77777777" w:rsidR="00225889" w:rsidRPr="00225889" w:rsidRDefault="00225889" w:rsidP="00225889">
            <w:pPr>
              <w:spacing w:line="240" w:lineRule="auto"/>
              <w:ind w:firstLine="0"/>
              <w:rPr>
                <w:bCs/>
              </w:rPr>
            </w:pPr>
            <w:r w:rsidRPr="00225889">
              <w:rPr>
                <w:bCs/>
              </w:rPr>
              <w:t>0.1920</w:t>
            </w:r>
          </w:p>
        </w:tc>
        <w:tc>
          <w:tcPr>
            <w:tcW w:w="1447" w:type="dxa"/>
            <w:noWrap/>
            <w:hideMark/>
          </w:tcPr>
          <w:p w14:paraId="39FD3F74" w14:textId="77777777" w:rsidR="00225889" w:rsidRPr="00225889" w:rsidRDefault="00225889" w:rsidP="00225889">
            <w:pPr>
              <w:spacing w:line="240" w:lineRule="auto"/>
              <w:ind w:firstLine="0"/>
              <w:rPr>
                <w:bCs/>
              </w:rPr>
            </w:pPr>
            <w:r w:rsidRPr="00225889">
              <w:rPr>
                <w:bCs/>
              </w:rPr>
              <w:t>-0.0027</w:t>
            </w:r>
          </w:p>
        </w:tc>
        <w:tc>
          <w:tcPr>
            <w:tcW w:w="1150" w:type="dxa"/>
            <w:noWrap/>
            <w:hideMark/>
          </w:tcPr>
          <w:p w14:paraId="437828CC" w14:textId="77777777" w:rsidR="00225889" w:rsidRPr="00225889" w:rsidRDefault="00225889" w:rsidP="00225889">
            <w:pPr>
              <w:spacing w:line="240" w:lineRule="auto"/>
              <w:ind w:firstLine="0"/>
              <w:rPr>
                <w:bCs/>
              </w:rPr>
            </w:pPr>
            <w:r w:rsidRPr="00225889">
              <w:rPr>
                <w:bCs/>
              </w:rPr>
              <w:t>0.0022</w:t>
            </w:r>
          </w:p>
        </w:tc>
        <w:tc>
          <w:tcPr>
            <w:tcW w:w="1016" w:type="dxa"/>
            <w:noWrap/>
            <w:hideMark/>
          </w:tcPr>
          <w:p w14:paraId="73C1E3E9"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70515E9F"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7CA7F910"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530ACC0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60421410" w14:textId="15AEE430" w:rsidR="00225889" w:rsidRPr="00225889" w:rsidRDefault="00225889" w:rsidP="00225889">
            <w:pPr>
              <w:spacing w:line="240" w:lineRule="auto"/>
              <w:ind w:firstLine="0"/>
              <w:rPr>
                <w:bCs/>
              </w:rPr>
            </w:pPr>
            <w:r>
              <w:rPr>
                <w:bCs/>
              </w:rPr>
              <w:t>6.000</w:t>
            </w:r>
          </w:p>
        </w:tc>
        <w:tc>
          <w:tcPr>
            <w:tcW w:w="1098" w:type="dxa"/>
            <w:noWrap/>
            <w:hideMark/>
          </w:tcPr>
          <w:p w14:paraId="62089CC0" w14:textId="77777777" w:rsidR="00225889" w:rsidRPr="00225889" w:rsidRDefault="00225889" w:rsidP="00225889">
            <w:pPr>
              <w:spacing w:line="240" w:lineRule="auto"/>
              <w:ind w:firstLine="0"/>
              <w:rPr>
                <w:bCs/>
              </w:rPr>
            </w:pPr>
            <w:r w:rsidRPr="00225889">
              <w:rPr>
                <w:bCs/>
              </w:rPr>
              <w:t>1158.286</w:t>
            </w:r>
          </w:p>
        </w:tc>
        <w:tc>
          <w:tcPr>
            <w:tcW w:w="1097" w:type="dxa"/>
            <w:noWrap/>
            <w:hideMark/>
          </w:tcPr>
          <w:p w14:paraId="7F726403" w14:textId="77777777" w:rsidR="00225889" w:rsidRPr="00225889" w:rsidRDefault="00225889" w:rsidP="00225889">
            <w:pPr>
              <w:spacing w:line="240" w:lineRule="auto"/>
              <w:ind w:firstLine="0"/>
              <w:rPr>
                <w:bCs/>
              </w:rPr>
            </w:pPr>
            <w:r w:rsidRPr="00225889">
              <w:rPr>
                <w:bCs/>
              </w:rPr>
              <w:t>-2304.53</w:t>
            </w:r>
          </w:p>
        </w:tc>
        <w:tc>
          <w:tcPr>
            <w:tcW w:w="870" w:type="dxa"/>
            <w:noWrap/>
            <w:hideMark/>
          </w:tcPr>
          <w:p w14:paraId="6273C75E" w14:textId="77777777" w:rsidR="00225889" w:rsidRPr="00225889" w:rsidRDefault="00225889" w:rsidP="00225889">
            <w:pPr>
              <w:spacing w:line="240" w:lineRule="auto"/>
              <w:ind w:firstLine="0"/>
              <w:rPr>
                <w:bCs/>
              </w:rPr>
            </w:pPr>
            <w:r w:rsidRPr="00225889">
              <w:rPr>
                <w:bCs/>
              </w:rPr>
              <w:t>32.13</w:t>
            </w:r>
          </w:p>
        </w:tc>
        <w:tc>
          <w:tcPr>
            <w:tcW w:w="887" w:type="dxa"/>
            <w:noWrap/>
            <w:hideMark/>
          </w:tcPr>
          <w:p w14:paraId="0EB439CB" w14:textId="77777777" w:rsidR="00225889" w:rsidRPr="00225889" w:rsidRDefault="00225889" w:rsidP="00225889">
            <w:pPr>
              <w:spacing w:line="240" w:lineRule="auto"/>
              <w:ind w:firstLine="0"/>
              <w:rPr>
                <w:bCs/>
              </w:rPr>
            </w:pPr>
            <w:r w:rsidRPr="00225889">
              <w:rPr>
                <w:bCs/>
              </w:rPr>
              <w:t>0.00</w:t>
            </w:r>
          </w:p>
        </w:tc>
      </w:tr>
      <w:tr w:rsidR="00225889" w:rsidRPr="00225889" w14:paraId="08896AA7" w14:textId="77777777" w:rsidTr="000B6A1F">
        <w:trPr>
          <w:trHeight w:val="300"/>
        </w:trPr>
        <w:tc>
          <w:tcPr>
            <w:tcW w:w="903" w:type="dxa"/>
            <w:noWrap/>
            <w:hideMark/>
          </w:tcPr>
          <w:p w14:paraId="00400846" w14:textId="77777777" w:rsidR="00225889" w:rsidRPr="00225889" w:rsidRDefault="00225889" w:rsidP="00225889">
            <w:pPr>
              <w:spacing w:line="240" w:lineRule="auto"/>
              <w:ind w:firstLine="0"/>
              <w:rPr>
                <w:bCs/>
              </w:rPr>
            </w:pPr>
            <w:r w:rsidRPr="00225889">
              <w:rPr>
                <w:bCs/>
              </w:rPr>
              <w:t>5</w:t>
            </w:r>
          </w:p>
        </w:tc>
        <w:tc>
          <w:tcPr>
            <w:tcW w:w="1074" w:type="dxa"/>
            <w:noWrap/>
            <w:hideMark/>
          </w:tcPr>
          <w:p w14:paraId="338A074C" w14:textId="77777777" w:rsidR="00225889" w:rsidRPr="00225889" w:rsidRDefault="00225889" w:rsidP="00225889">
            <w:pPr>
              <w:spacing w:line="240" w:lineRule="auto"/>
              <w:ind w:firstLine="0"/>
              <w:rPr>
                <w:bCs/>
              </w:rPr>
            </w:pPr>
            <w:r w:rsidRPr="00225889">
              <w:rPr>
                <w:bCs/>
              </w:rPr>
              <w:t>0.1920</w:t>
            </w:r>
          </w:p>
        </w:tc>
        <w:tc>
          <w:tcPr>
            <w:tcW w:w="1447" w:type="dxa"/>
            <w:noWrap/>
            <w:hideMark/>
          </w:tcPr>
          <w:p w14:paraId="5146CC58" w14:textId="77777777" w:rsidR="00225889" w:rsidRPr="00225889" w:rsidRDefault="00225889" w:rsidP="00225889">
            <w:pPr>
              <w:spacing w:line="240" w:lineRule="auto"/>
              <w:ind w:firstLine="0"/>
              <w:rPr>
                <w:bCs/>
              </w:rPr>
            </w:pPr>
            <w:r w:rsidRPr="00225889">
              <w:rPr>
                <w:bCs/>
              </w:rPr>
              <w:t>-0.0027</w:t>
            </w:r>
          </w:p>
        </w:tc>
        <w:tc>
          <w:tcPr>
            <w:tcW w:w="1150" w:type="dxa"/>
            <w:noWrap/>
            <w:hideMark/>
          </w:tcPr>
          <w:p w14:paraId="241A3D1D" w14:textId="77777777" w:rsidR="00225889" w:rsidRPr="00225889" w:rsidRDefault="00225889" w:rsidP="00225889">
            <w:pPr>
              <w:spacing w:line="240" w:lineRule="auto"/>
              <w:ind w:firstLine="0"/>
              <w:rPr>
                <w:bCs/>
              </w:rPr>
            </w:pPr>
            <w:r w:rsidRPr="00225889">
              <w:rPr>
                <w:bCs/>
              </w:rPr>
              <w:t>0.0022</w:t>
            </w:r>
          </w:p>
        </w:tc>
        <w:tc>
          <w:tcPr>
            <w:tcW w:w="1016" w:type="dxa"/>
            <w:noWrap/>
            <w:hideMark/>
          </w:tcPr>
          <w:p w14:paraId="1DA73FA7"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3441B366"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578C1FB4"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35A91974"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3342418C" w14:textId="1A86AEBC" w:rsidR="00225889" w:rsidRPr="00225889" w:rsidRDefault="00225889" w:rsidP="00225889">
            <w:pPr>
              <w:spacing w:line="240" w:lineRule="auto"/>
              <w:ind w:firstLine="0"/>
              <w:rPr>
                <w:bCs/>
              </w:rPr>
            </w:pPr>
            <w:r>
              <w:rPr>
                <w:bCs/>
              </w:rPr>
              <w:t>6.00</w:t>
            </w:r>
          </w:p>
        </w:tc>
        <w:tc>
          <w:tcPr>
            <w:tcW w:w="1098" w:type="dxa"/>
            <w:noWrap/>
            <w:hideMark/>
          </w:tcPr>
          <w:p w14:paraId="0FD95980" w14:textId="77777777" w:rsidR="00225889" w:rsidRPr="00225889" w:rsidRDefault="00225889" w:rsidP="00225889">
            <w:pPr>
              <w:spacing w:line="240" w:lineRule="auto"/>
              <w:ind w:firstLine="0"/>
              <w:rPr>
                <w:bCs/>
              </w:rPr>
            </w:pPr>
            <w:r w:rsidRPr="00225889">
              <w:rPr>
                <w:bCs/>
              </w:rPr>
              <w:t>1158.286</w:t>
            </w:r>
          </w:p>
        </w:tc>
        <w:tc>
          <w:tcPr>
            <w:tcW w:w="1097" w:type="dxa"/>
            <w:noWrap/>
            <w:hideMark/>
          </w:tcPr>
          <w:p w14:paraId="204B3B79" w14:textId="77777777" w:rsidR="00225889" w:rsidRPr="00225889" w:rsidRDefault="00225889" w:rsidP="00225889">
            <w:pPr>
              <w:spacing w:line="240" w:lineRule="auto"/>
              <w:ind w:firstLine="0"/>
              <w:rPr>
                <w:bCs/>
              </w:rPr>
            </w:pPr>
            <w:r w:rsidRPr="00225889">
              <w:rPr>
                <w:bCs/>
              </w:rPr>
              <w:t>-2304.53</w:t>
            </w:r>
          </w:p>
        </w:tc>
        <w:tc>
          <w:tcPr>
            <w:tcW w:w="870" w:type="dxa"/>
            <w:noWrap/>
            <w:hideMark/>
          </w:tcPr>
          <w:p w14:paraId="01355EBD" w14:textId="77777777" w:rsidR="00225889" w:rsidRPr="00225889" w:rsidRDefault="00225889" w:rsidP="00225889">
            <w:pPr>
              <w:spacing w:line="240" w:lineRule="auto"/>
              <w:ind w:firstLine="0"/>
              <w:rPr>
                <w:bCs/>
              </w:rPr>
            </w:pPr>
            <w:r w:rsidRPr="00225889">
              <w:rPr>
                <w:bCs/>
              </w:rPr>
              <w:t>32.13</w:t>
            </w:r>
          </w:p>
        </w:tc>
        <w:tc>
          <w:tcPr>
            <w:tcW w:w="887" w:type="dxa"/>
            <w:noWrap/>
            <w:hideMark/>
          </w:tcPr>
          <w:p w14:paraId="77801A9A" w14:textId="77777777" w:rsidR="00225889" w:rsidRPr="00225889" w:rsidRDefault="00225889" w:rsidP="00225889">
            <w:pPr>
              <w:spacing w:line="240" w:lineRule="auto"/>
              <w:ind w:firstLine="0"/>
              <w:rPr>
                <w:bCs/>
              </w:rPr>
            </w:pPr>
            <w:r w:rsidRPr="00225889">
              <w:rPr>
                <w:bCs/>
              </w:rPr>
              <w:t>0.00</w:t>
            </w:r>
          </w:p>
        </w:tc>
      </w:tr>
      <w:tr w:rsidR="00225889" w:rsidRPr="00225889" w14:paraId="1423BEE0" w14:textId="77777777" w:rsidTr="000B6A1F">
        <w:trPr>
          <w:trHeight w:val="300"/>
        </w:trPr>
        <w:tc>
          <w:tcPr>
            <w:tcW w:w="903" w:type="dxa"/>
            <w:noWrap/>
            <w:hideMark/>
          </w:tcPr>
          <w:p w14:paraId="1ACD4C7B" w14:textId="77777777" w:rsidR="00225889" w:rsidRPr="00225889" w:rsidRDefault="00225889" w:rsidP="00225889">
            <w:pPr>
              <w:spacing w:line="240" w:lineRule="auto"/>
              <w:ind w:firstLine="0"/>
              <w:rPr>
                <w:bCs/>
              </w:rPr>
            </w:pPr>
            <w:r w:rsidRPr="00225889">
              <w:rPr>
                <w:bCs/>
              </w:rPr>
              <w:t>10</w:t>
            </w:r>
          </w:p>
        </w:tc>
        <w:tc>
          <w:tcPr>
            <w:tcW w:w="1074" w:type="dxa"/>
            <w:noWrap/>
            <w:hideMark/>
          </w:tcPr>
          <w:p w14:paraId="50FBCCEB" w14:textId="77777777" w:rsidR="00225889" w:rsidRPr="00225889" w:rsidRDefault="00225889" w:rsidP="00225889">
            <w:pPr>
              <w:spacing w:line="240" w:lineRule="auto"/>
              <w:ind w:firstLine="0"/>
              <w:rPr>
                <w:bCs/>
              </w:rPr>
            </w:pPr>
            <w:r w:rsidRPr="00225889">
              <w:rPr>
                <w:bCs/>
              </w:rPr>
              <w:t>0.0228</w:t>
            </w:r>
          </w:p>
        </w:tc>
        <w:tc>
          <w:tcPr>
            <w:tcW w:w="1447" w:type="dxa"/>
            <w:noWrap/>
            <w:hideMark/>
          </w:tcPr>
          <w:p w14:paraId="66F14316" w14:textId="77777777" w:rsidR="00225889" w:rsidRPr="00225889" w:rsidRDefault="00225889" w:rsidP="00225889">
            <w:pPr>
              <w:spacing w:line="240" w:lineRule="auto"/>
              <w:ind w:firstLine="0"/>
              <w:rPr>
                <w:bCs/>
              </w:rPr>
            </w:pPr>
            <w:r w:rsidRPr="00225889">
              <w:rPr>
                <w:bCs/>
              </w:rPr>
              <w:t>0.0018</w:t>
            </w:r>
          </w:p>
        </w:tc>
        <w:tc>
          <w:tcPr>
            <w:tcW w:w="1150" w:type="dxa"/>
            <w:noWrap/>
            <w:hideMark/>
          </w:tcPr>
          <w:p w14:paraId="50A79C86" w14:textId="77777777" w:rsidR="00225889" w:rsidRPr="00225889" w:rsidRDefault="00225889" w:rsidP="00225889">
            <w:pPr>
              <w:spacing w:line="240" w:lineRule="auto"/>
              <w:ind w:firstLine="0"/>
              <w:rPr>
                <w:bCs/>
              </w:rPr>
            </w:pPr>
            <w:r w:rsidRPr="00225889">
              <w:rPr>
                <w:bCs/>
              </w:rPr>
              <w:t>0.0021</w:t>
            </w:r>
          </w:p>
        </w:tc>
        <w:tc>
          <w:tcPr>
            <w:tcW w:w="1016" w:type="dxa"/>
            <w:noWrap/>
            <w:hideMark/>
          </w:tcPr>
          <w:p w14:paraId="492CB258"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52C2C8DD"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5A09989" w14:textId="6DD4659D" w:rsidR="00225889" w:rsidRPr="00225889" w:rsidRDefault="000F24AB" w:rsidP="00225889">
            <w:pPr>
              <w:spacing w:line="240" w:lineRule="auto"/>
              <w:ind w:firstLine="0"/>
              <w:rPr>
                <w:bCs/>
              </w:rPr>
            </w:pPr>
            <w:r>
              <w:rPr>
                <w:bCs/>
              </w:rPr>
              <w:t>-</w:t>
            </w:r>
          </w:p>
        </w:tc>
        <w:tc>
          <w:tcPr>
            <w:tcW w:w="1558" w:type="dxa"/>
            <w:noWrap/>
            <w:hideMark/>
          </w:tcPr>
          <w:p w14:paraId="4D2EC8AD" w14:textId="77777777" w:rsidR="00225889" w:rsidRPr="00225889" w:rsidRDefault="00225889" w:rsidP="00225889">
            <w:pPr>
              <w:spacing w:line="240" w:lineRule="auto"/>
              <w:ind w:firstLine="0"/>
              <w:rPr>
                <w:bCs/>
              </w:rPr>
            </w:pPr>
            <w:r w:rsidRPr="00225889">
              <w:rPr>
                <w:bCs/>
              </w:rPr>
              <w:t>+</w:t>
            </w:r>
          </w:p>
        </w:tc>
        <w:tc>
          <w:tcPr>
            <w:tcW w:w="795" w:type="dxa"/>
            <w:noWrap/>
            <w:hideMark/>
          </w:tcPr>
          <w:p w14:paraId="16D57FA0" w14:textId="25E29FD8" w:rsidR="00225889" w:rsidRPr="00225889" w:rsidRDefault="00225889" w:rsidP="00225889">
            <w:pPr>
              <w:spacing w:line="240" w:lineRule="auto"/>
              <w:ind w:firstLine="0"/>
              <w:rPr>
                <w:bCs/>
              </w:rPr>
            </w:pPr>
            <w:r>
              <w:rPr>
                <w:bCs/>
              </w:rPr>
              <w:t>8.00</w:t>
            </w:r>
          </w:p>
        </w:tc>
        <w:tc>
          <w:tcPr>
            <w:tcW w:w="1098" w:type="dxa"/>
            <w:noWrap/>
            <w:hideMark/>
          </w:tcPr>
          <w:p w14:paraId="178DCA62" w14:textId="77777777" w:rsidR="00225889" w:rsidRPr="00225889" w:rsidRDefault="00225889" w:rsidP="00225889">
            <w:pPr>
              <w:spacing w:line="240" w:lineRule="auto"/>
              <w:ind w:firstLine="0"/>
              <w:rPr>
                <w:bCs/>
              </w:rPr>
            </w:pPr>
            <w:r w:rsidRPr="00225889">
              <w:rPr>
                <w:bCs/>
              </w:rPr>
              <w:t>1160.297</w:t>
            </w:r>
          </w:p>
        </w:tc>
        <w:tc>
          <w:tcPr>
            <w:tcW w:w="1097" w:type="dxa"/>
            <w:noWrap/>
            <w:hideMark/>
          </w:tcPr>
          <w:p w14:paraId="3599E05A" w14:textId="77777777" w:rsidR="00225889" w:rsidRPr="00225889" w:rsidRDefault="00225889" w:rsidP="00225889">
            <w:pPr>
              <w:spacing w:line="240" w:lineRule="auto"/>
              <w:ind w:firstLine="0"/>
              <w:rPr>
                <w:bCs/>
              </w:rPr>
            </w:pPr>
            <w:r w:rsidRPr="00225889">
              <w:rPr>
                <w:bCs/>
              </w:rPr>
              <w:t>-2304.51</w:t>
            </w:r>
          </w:p>
        </w:tc>
        <w:tc>
          <w:tcPr>
            <w:tcW w:w="870" w:type="dxa"/>
            <w:noWrap/>
            <w:hideMark/>
          </w:tcPr>
          <w:p w14:paraId="6B40B2DC" w14:textId="77777777" w:rsidR="00225889" w:rsidRPr="00225889" w:rsidRDefault="00225889" w:rsidP="00225889">
            <w:pPr>
              <w:spacing w:line="240" w:lineRule="auto"/>
              <w:ind w:firstLine="0"/>
              <w:rPr>
                <w:bCs/>
              </w:rPr>
            </w:pPr>
            <w:r w:rsidRPr="00225889">
              <w:rPr>
                <w:bCs/>
              </w:rPr>
              <w:t>32.14</w:t>
            </w:r>
          </w:p>
        </w:tc>
        <w:tc>
          <w:tcPr>
            <w:tcW w:w="887" w:type="dxa"/>
            <w:noWrap/>
            <w:hideMark/>
          </w:tcPr>
          <w:p w14:paraId="2C1A9DC8" w14:textId="77777777" w:rsidR="00225889" w:rsidRPr="00225889" w:rsidRDefault="00225889" w:rsidP="00225889">
            <w:pPr>
              <w:spacing w:line="240" w:lineRule="auto"/>
              <w:ind w:firstLine="0"/>
              <w:rPr>
                <w:bCs/>
              </w:rPr>
            </w:pPr>
            <w:r w:rsidRPr="00225889">
              <w:rPr>
                <w:bCs/>
              </w:rPr>
              <w:t>0.00</w:t>
            </w:r>
          </w:p>
        </w:tc>
      </w:tr>
      <w:tr w:rsidR="00225889" w:rsidRPr="00225889" w14:paraId="29D53012" w14:textId="77777777" w:rsidTr="000B6A1F">
        <w:trPr>
          <w:trHeight w:val="300"/>
        </w:trPr>
        <w:tc>
          <w:tcPr>
            <w:tcW w:w="903" w:type="dxa"/>
            <w:noWrap/>
            <w:hideMark/>
          </w:tcPr>
          <w:p w14:paraId="3A5E5A36" w14:textId="77777777" w:rsidR="00225889" w:rsidRPr="00225889" w:rsidRDefault="00225889" w:rsidP="00225889">
            <w:pPr>
              <w:spacing w:line="240" w:lineRule="auto"/>
              <w:ind w:firstLine="0"/>
              <w:rPr>
                <w:bCs/>
              </w:rPr>
            </w:pPr>
            <w:r w:rsidRPr="00225889">
              <w:rPr>
                <w:bCs/>
              </w:rPr>
              <w:t>4</w:t>
            </w:r>
          </w:p>
        </w:tc>
        <w:tc>
          <w:tcPr>
            <w:tcW w:w="1074" w:type="dxa"/>
            <w:noWrap/>
            <w:hideMark/>
          </w:tcPr>
          <w:p w14:paraId="50B7A45B" w14:textId="77777777" w:rsidR="00225889" w:rsidRPr="00225889" w:rsidRDefault="00225889" w:rsidP="00225889">
            <w:pPr>
              <w:spacing w:line="240" w:lineRule="auto"/>
              <w:ind w:firstLine="0"/>
              <w:rPr>
                <w:bCs/>
              </w:rPr>
            </w:pPr>
            <w:r w:rsidRPr="00225889">
              <w:rPr>
                <w:bCs/>
              </w:rPr>
              <w:t>0.1299</w:t>
            </w:r>
          </w:p>
        </w:tc>
        <w:tc>
          <w:tcPr>
            <w:tcW w:w="1447" w:type="dxa"/>
            <w:noWrap/>
            <w:hideMark/>
          </w:tcPr>
          <w:p w14:paraId="30290FA0"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32493B6D" w14:textId="77777777" w:rsidR="00225889" w:rsidRPr="00225889" w:rsidRDefault="00225889" w:rsidP="00225889">
            <w:pPr>
              <w:spacing w:line="240" w:lineRule="auto"/>
              <w:ind w:firstLine="0"/>
              <w:rPr>
                <w:bCs/>
              </w:rPr>
            </w:pPr>
            <w:r w:rsidRPr="00225889">
              <w:rPr>
                <w:bCs/>
              </w:rPr>
              <w:t>0.0015</w:t>
            </w:r>
          </w:p>
        </w:tc>
        <w:tc>
          <w:tcPr>
            <w:tcW w:w="1016" w:type="dxa"/>
            <w:noWrap/>
            <w:hideMark/>
          </w:tcPr>
          <w:p w14:paraId="3E799752" w14:textId="77777777" w:rsidR="00225889" w:rsidRPr="00225889" w:rsidRDefault="00225889" w:rsidP="00225889">
            <w:pPr>
              <w:spacing w:line="240" w:lineRule="auto"/>
              <w:ind w:firstLine="0"/>
              <w:rPr>
                <w:bCs/>
              </w:rPr>
            </w:pPr>
            <w:r w:rsidRPr="00225889">
              <w:rPr>
                <w:bCs/>
              </w:rPr>
              <w:t>-0.0001</w:t>
            </w:r>
          </w:p>
        </w:tc>
        <w:tc>
          <w:tcPr>
            <w:tcW w:w="1233" w:type="dxa"/>
            <w:noWrap/>
            <w:hideMark/>
          </w:tcPr>
          <w:p w14:paraId="59AEECA5"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26B95733"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2F53108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20ADCC15" w14:textId="4F69EC95" w:rsidR="00225889" w:rsidRPr="00225889" w:rsidRDefault="00225889" w:rsidP="00225889">
            <w:pPr>
              <w:spacing w:line="240" w:lineRule="auto"/>
              <w:ind w:firstLine="0"/>
              <w:rPr>
                <w:bCs/>
              </w:rPr>
            </w:pPr>
            <w:r>
              <w:rPr>
                <w:bCs/>
              </w:rPr>
              <w:t>6.00</w:t>
            </w:r>
          </w:p>
        </w:tc>
        <w:tc>
          <w:tcPr>
            <w:tcW w:w="1098" w:type="dxa"/>
            <w:noWrap/>
            <w:hideMark/>
          </w:tcPr>
          <w:p w14:paraId="467B0E95" w14:textId="77777777" w:rsidR="00225889" w:rsidRPr="00225889" w:rsidRDefault="00225889" w:rsidP="00225889">
            <w:pPr>
              <w:spacing w:line="240" w:lineRule="auto"/>
              <w:ind w:firstLine="0"/>
              <w:rPr>
                <w:bCs/>
              </w:rPr>
            </w:pPr>
            <w:r w:rsidRPr="00225889">
              <w:rPr>
                <w:bCs/>
              </w:rPr>
              <w:t>1156.728</w:t>
            </w:r>
          </w:p>
        </w:tc>
        <w:tc>
          <w:tcPr>
            <w:tcW w:w="1097" w:type="dxa"/>
            <w:noWrap/>
            <w:hideMark/>
          </w:tcPr>
          <w:p w14:paraId="79EB3282" w14:textId="77777777" w:rsidR="00225889" w:rsidRPr="00225889" w:rsidRDefault="00225889" w:rsidP="00225889">
            <w:pPr>
              <w:spacing w:line="240" w:lineRule="auto"/>
              <w:ind w:firstLine="0"/>
              <w:rPr>
                <w:bCs/>
              </w:rPr>
            </w:pPr>
            <w:r w:rsidRPr="00225889">
              <w:rPr>
                <w:bCs/>
              </w:rPr>
              <w:t>-2301.41</w:t>
            </w:r>
          </w:p>
        </w:tc>
        <w:tc>
          <w:tcPr>
            <w:tcW w:w="870" w:type="dxa"/>
            <w:noWrap/>
            <w:hideMark/>
          </w:tcPr>
          <w:p w14:paraId="4EFD90E6" w14:textId="77777777" w:rsidR="00225889" w:rsidRPr="00225889" w:rsidRDefault="00225889" w:rsidP="00225889">
            <w:pPr>
              <w:spacing w:line="240" w:lineRule="auto"/>
              <w:ind w:firstLine="0"/>
              <w:rPr>
                <w:bCs/>
              </w:rPr>
            </w:pPr>
            <w:r w:rsidRPr="00225889">
              <w:rPr>
                <w:bCs/>
              </w:rPr>
              <w:t>35.24</w:t>
            </w:r>
          </w:p>
        </w:tc>
        <w:tc>
          <w:tcPr>
            <w:tcW w:w="887" w:type="dxa"/>
            <w:noWrap/>
            <w:hideMark/>
          </w:tcPr>
          <w:p w14:paraId="70ACA224" w14:textId="77777777" w:rsidR="00225889" w:rsidRPr="00225889" w:rsidRDefault="00225889" w:rsidP="00225889">
            <w:pPr>
              <w:spacing w:line="240" w:lineRule="auto"/>
              <w:ind w:firstLine="0"/>
              <w:rPr>
                <w:bCs/>
              </w:rPr>
            </w:pPr>
            <w:r w:rsidRPr="00225889">
              <w:rPr>
                <w:bCs/>
              </w:rPr>
              <w:t>0.00</w:t>
            </w:r>
          </w:p>
        </w:tc>
      </w:tr>
      <w:tr w:rsidR="00225889" w:rsidRPr="00225889" w14:paraId="4EEF5814" w14:textId="77777777" w:rsidTr="000B6A1F">
        <w:trPr>
          <w:trHeight w:val="300"/>
        </w:trPr>
        <w:tc>
          <w:tcPr>
            <w:tcW w:w="903" w:type="dxa"/>
            <w:noWrap/>
            <w:hideMark/>
          </w:tcPr>
          <w:p w14:paraId="72A1F914" w14:textId="77777777" w:rsidR="00225889" w:rsidRPr="00225889" w:rsidRDefault="00225889" w:rsidP="00225889">
            <w:pPr>
              <w:spacing w:line="240" w:lineRule="auto"/>
              <w:ind w:firstLine="0"/>
              <w:rPr>
                <w:bCs/>
              </w:rPr>
            </w:pPr>
            <w:r w:rsidRPr="00225889">
              <w:rPr>
                <w:bCs/>
              </w:rPr>
              <w:t>2</w:t>
            </w:r>
          </w:p>
        </w:tc>
        <w:tc>
          <w:tcPr>
            <w:tcW w:w="1074" w:type="dxa"/>
            <w:noWrap/>
            <w:hideMark/>
          </w:tcPr>
          <w:p w14:paraId="4ADD6C9A" w14:textId="77777777" w:rsidR="00225889" w:rsidRPr="00225889" w:rsidRDefault="00225889" w:rsidP="00225889">
            <w:pPr>
              <w:spacing w:line="240" w:lineRule="auto"/>
              <w:ind w:firstLine="0"/>
              <w:rPr>
                <w:bCs/>
              </w:rPr>
            </w:pPr>
            <w:r w:rsidRPr="00225889">
              <w:rPr>
                <w:bCs/>
              </w:rPr>
              <w:t>0.1924</w:t>
            </w:r>
          </w:p>
        </w:tc>
        <w:tc>
          <w:tcPr>
            <w:tcW w:w="1447" w:type="dxa"/>
            <w:noWrap/>
            <w:hideMark/>
          </w:tcPr>
          <w:p w14:paraId="2B9C1ED9" w14:textId="77777777" w:rsidR="00225889" w:rsidRPr="00225889" w:rsidRDefault="00225889" w:rsidP="00225889">
            <w:pPr>
              <w:spacing w:line="240" w:lineRule="auto"/>
              <w:ind w:firstLine="0"/>
              <w:rPr>
                <w:bCs/>
              </w:rPr>
            </w:pPr>
            <w:r w:rsidRPr="00225889">
              <w:rPr>
                <w:bCs/>
              </w:rPr>
              <w:t>-0.0027</w:t>
            </w:r>
          </w:p>
        </w:tc>
        <w:tc>
          <w:tcPr>
            <w:tcW w:w="1150" w:type="dxa"/>
            <w:noWrap/>
            <w:hideMark/>
          </w:tcPr>
          <w:p w14:paraId="1F582893" w14:textId="77777777" w:rsidR="00225889" w:rsidRPr="00225889" w:rsidRDefault="00225889" w:rsidP="00225889">
            <w:pPr>
              <w:spacing w:line="240" w:lineRule="auto"/>
              <w:ind w:firstLine="0"/>
              <w:rPr>
                <w:bCs/>
              </w:rPr>
            </w:pPr>
            <w:r w:rsidRPr="00225889">
              <w:rPr>
                <w:bCs/>
              </w:rPr>
              <w:t>0.0022</w:t>
            </w:r>
          </w:p>
        </w:tc>
        <w:tc>
          <w:tcPr>
            <w:tcW w:w="1016" w:type="dxa"/>
            <w:noWrap/>
            <w:hideMark/>
          </w:tcPr>
          <w:p w14:paraId="14195CA8" w14:textId="77777777" w:rsidR="00225889" w:rsidRPr="00225889" w:rsidRDefault="00225889" w:rsidP="00225889">
            <w:pPr>
              <w:spacing w:line="240" w:lineRule="auto"/>
              <w:ind w:firstLine="0"/>
              <w:rPr>
                <w:bCs/>
              </w:rPr>
            </w:pPr>
            <w:r w:rsidRPr="00225889">
              <w:rPr>
                <w:bCs/>
              </w:rPr>
              <w:t>-0.0001</w:t>
            </w:r>
          </w:p>
        </w:tc>
        <w:tc>
          <w:tcPr>
            <w:tcW w:w="1233" w:type="dxa"/>
            <w:noWrap/>
            <w:hideMark/>
          </w:tcPr>
          <w:p w14:paraId="2C0456EC"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3D8776EC"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10EA17C0"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7F9DD652" w14:textId="11C760EE" w:rsidR="00225889" w:rsidRPr="00225889" w:rsidRDefault="00225889" w:rsidP="00225889">
            <w:pPr>
              <w:spacing w:line="240" w:lineRule="auto"/>
              <w:ind w:firstLine="0"/>
              <w:rPr>
                <w:bCs/>
              </w:rPr>
            </w:pPr>
            <w:r>
              <w:rPr>
                <w:bCs/>
              </w:rPr>
              <w:t>7.00</w:t>
            </w:r>
          </w:p>
        </w:tc>
        <w:tc>
          <w:tcPr>
            <w:tcW w:w="1098" w:type="dxa"/>
            <w:noWrap/>
            <w:hideMark/>
          </w:tcPr>
          <w:p w14:paraId="6534031E" w14:textId="77777777" w:rsidR="00225889" w:rsidRPr="00225889" w:rsidRDefault="00225889" w:rsidP="00225889">
            <w:pPr>
              <w:spacing w:line="240" w:lineRule="auto"/>
              <w:ind w:firstLine="0"/>
              <w:rPr>
                <w:bCs/>
              </w:rPr>
            </w:pPr>
            <w:r w:rsidRPr="00225889">
              <w:rPr>
                <w:bCs/>
              </w:rPr>
              <w:t>1152.242</w:t>
            </w:r>
          </w:p>
        </w:tc>
        <w:tc>
          <w:tcPr>
            <w:tcW w:w="1097" w:type="dxa"/>
            <w:noWrap/>
            <w:hideMark/>
          </w:tcPr>
          <w:p w14:paraId="1768955B" w14:textId="77777777" w:rsidR="00225889" w:rsidRPr="00225889" w:rsidRDefault="00225889" w:rsidP="00225889">
            <w:pPr>
              <w:spacing w:line="240" w:lineRule="auto"/>
              <w:ind w:firstLine="0"/>
              <w:rPr>
                <w:bCs/>
              </w:rPr>
            </w:pPr>
            <w:r w:rsidRPr="00225889">
              <w:rPr>
                <w:bCs/>
              </w:rPr>
              <w:t>-2290.42</w:t>
            </w:r>
          </w:p>
        </w:tc>
        <w:tc>
          <w:tcPr>
            <w:tcW w:w="870" w:type="dxa"/>
            <w:noWrap/>
            <w:hideMark/>
          </w:tcPr>
          <w:p w14:paraId="2236766A" w14:textId="77777777" w:rsidR="00225889" w:rsidRPr="00225889" w:rsidRDefault="00225889" w:rsidP="00225889">
            <w:pPr>
              <w:spacing w:line="240" w:lineRule="auto"/>
              <w:ind w:firstLine="0"/>
              <w:rPr>
                <w:bCs/>
              </w:rPr>
            </w:pPr>
            <w:r w:rsidRPr="00225889">
              <w:rPr>
                <w:bCs/>
              </w:rPr>
              <w:t>46.23</w:t>
            </w:r>
          </w:p>
        </w:tc>
        <w:tc>
          <w:tcPr>
            <w:tcW w:w="887" w:type="dxa"/>
            <w:noWrap/>
            <w:hideMark/>
          </w:tcPr>
          <w:p w14:paraId="1E697662" w14:textId="77777777" w:rsidR="00225889" w:rsidRPr="00225889" w:rsidRDefault="00225889" w:rsidP="00225889">
            <w:pPr>
              <w:spacing w:line="240" w:lineRule="auto"/>
              <w:ind w:firstLine="0"/>
              <w:rPr>
                <w:bCs/>
              </w:rPr>
            </w:pPr>
            <w:r w:rsidRPr="00225889">
              <w:rPr>
                <w:bCs/>
              </w:rPr>
              <w:t>0.00</w:t>
            </w:r>
          </w:p>
        </w:tc>
      </w:tr>
      <w:tr w:rsidR="00225889" w:rsidRPr="00225889" w14:paraId="22A53442" w14:textId="77777777" w:rsidTr="000B6A1F">
        <w:trPr>
          <w:trHeight w:val="300"/>
        </w:trPr>
        <w:tc>
          <w:tcPr>
            <w:tcW w:w="903" w:type="dxa"/>
            <w:noWrap/>
            <w:hideMark/>
          </w:tcPr>
          <w:p w14:paraId="4F12E63C" w14:textId="77777777" w:rsidR="00225889" w:rsidRPr="00225889" w:rsidRDefault="00225889" w:rsidP="00225889">
            <w:pPr>
              <w:spacing w:line="240" w:lineRule="auto"/>
              <w:ind w:firstLine="0"/>
              <w:rPr>
                <w:bCs/>
              </w:rPr>
            </w:pPr>
            <w:r w:rsidRPr="00225889">
              <w:rPr>
                <w:bCs/>
              </w:rPr>
              <w:t>1</w:t>
            </w:r>
          </w:p>
        </w:tc>
        <w:tc>
          <w:tcPr>
            <w:tcW w:w="1074" w:type="dxa"/>
            <w:noWrap/>
            <w:hideMark/>
          </w:tcPr>
          <w:p w14:paraId="23176603" w14:textId="77777777" w:rsidR="00225889" w:rsidRPr="00225889" w:rsidRDefault="00225889" w:rsidP="00225889">
            <w:pPr>
              <w:spacing w:line="240" w:lineRule="auto"/>
              <w:ind w:firstLine="0"/>
              <w:rPr>
                <w:bCs/>
              </w:rPr>
            </w:pPr>
            <w:r w:rsidRPr="00225889">
              <w:rPr>
                <w:bCs/>
              </w:rPr>
              <w:t>0.1746</w:t>
            </w:r>
          </w:p>
        </w:tc>
        <w:tc>
          <w:tcPr>
            <w:tcW w:w="1447" w:type="dxa"/>
            <w:noWrap/>
            <w:hideMark/>
          </w:tcPr>
          <w:p w14:paraId="53B14F3D" w14:textId="77777777" w:rsidR="00225889" w:rsidRPr="00225889" w:rsidRDefault="00225889" w:rsidP="00225889">
            <w:pPr>
              <w:spacing w:line="240" w:lineRule="auto"/>
              <w:ind w:firstLine="0"/>
              <w:rPr>
                <w:bCs/>
              </w:rPr>
            </w:pPr>
            <w:r w:rsidRPr="00225889">
              <w:rPr>
                <w:bCs/>
              </w:rPr>
              <w:t>-0.0020</w:t>
            </w:r>
          </w:p>
        </w:tc>
        <w:tc>
          <w:tcPr>
            <w:tcW w:w="1150" w:type="dxa"/>
            <w:noWrap/>
            <w:hideMark/>
          </w:tcPr>
          <w:p w14:paraId="5439C24F" w14:textId="77777777" w:rsidR="00225889" w:rsidRPr="00225889" w:rsidRDefault="00225889" w:rsidP="00225889">
            <w:pPr>
              <w:spacing w:line="240" w:lineRule="auto"/>
              <w:ind w:firstLine="0"/>
              <w:rPr>
                <w:bCs/>
              </w:rPr>
            </w:pPr>
            <w:r w:rsidRPr="00225889">
              <w:rPr>
                <w:bCs/>
              </w:rPr>
              <w:t>0.0021</w:t>
            </w:r>
          </w:p>
        </w:tc>
        <w:tc>
          <w:tcPr>
            <w:tcW w:w="1016" w:type="dxa"/>
            <w:noWrap/>
            <w:hideMark/>
          </w:tcPr>
          <w:p w14:paraId="46E020CC" w14:textId="77777777" w:rsidR="00225889" w:rsidRPr="00225889" w:rsidRDefault="00225889" w:rsidP="00225889">
            <w:pPr>
              <w:spacing w:line="240" w:lineRule="auto"/>
              <w:ind w:firstLine="0"/>
              <w:rPr>
                <w:bCs/>
              </w:rPr>
            </w:pPr>
            <w:r w:rsidRPr="00225889">
              <w:rPr>
                <w:bCs/>
              </w:rPr>
              <w:t>0.0085</w:t>
            </w:r>
          </w:p>
        </w:tc>
        <w:tc>
          <w:tcPr>
            <w:tcW w:w="1233" w:type="dxa"/>
            <w:noWrap/>
            <w:hideMark/>
          </w:tcPr>
          <w:p w14:paraId="1F57129F" w14:textId="77777777" w:rsidR="00225889" w:rsidRPr="00225889" w:rsidRDefault="00225889" w:rsidP="00225889">
            <w:pPr>
              <w:spacing w:line="240" w:lineRule="auto"/>
              <w:ind w:firstLine="0"/>
              <w:rPr>
                <w:bCs/>
              </w:rPr>
            </w:pPr>
            <w:r w:rsidRPr="00225889">
              <w:rPr>
                <w:bCs/>
              </w:rPr>
              <w:t>-0.0003</w:t>
            </w:r>
          </w:p>
        </w:tc>
        <w:tc>
          <w:tcPr>
            <w:tcW w:w="1370" w:type="dxa"/>
            <w:noWrap/>
            <w:hideMark/>
          </w:tcPr>
          <w:p w14:paraId="6A720F70"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34C725F0"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57073164" w14:textId="52C36C92" w:rsidR="00225889" w:rsidRPr="00225889" w:rsidRDefault="00225889" w:rsidP="00225889">
            <w:pPr>
              <w:spacing w:line="240" w:lineRule="auto"/>
              <w:ind w:firstLine="0"/>
              <w:rPr>
                <w:bCs/>
              </w:rPr>
            </w:pPr>
            <w:r>
              <w:rPr>
                <w:bCs/>
              </w:rPr>
              <w:t>8.00</w:t>
            </w:r>
          </w:p>
        </w:tc>
        <w:tc>
          <w:tcPr>
            <w:tcW w:w="1098" w:type="dxa"/>
            <w:noWrap/>
            <w:hideMark/>
          </w:tcPr>
          <w:p w14:paraId="49FEB4ED" w14:textId="77777777" w:rsidR="00225889" w:rsidRPr="00225889" w:rsidRDefault="00225889" w:rsidP="00225889">
            <w:pPr>
              <w:spacing w:line="240" w:lineRule="auto"/>
              <w:ind w:firstLine="0"/>
              <w:rPr>
                <w:bCs/>
              </w:rPr>
            </w:pPr>
            <w:r w:rsidRPr="00225889">
              <w:rPr>
                <w:bCs/>
              </w:rPr>
              <w:t>1145.713</w:t>
            </w:r>
          </w:p>
        </w:tc>
        <w:tc>
          <w:tcPr>
            <w:tcW w:w="1097" w:type="dxa"/>
            <w:noWrap/>
            <w:hideMark/>
          </w:tcPr>
          <w:p w14:paraId="4B6FBBA4" w14:textId="77777777" w:rsidR="00225889" w:rsidRPr="00225889" w:rsidRDefault="00225889" w:rsidP="00225889">
            <w:pPr>
              <w:spacing w:line="240" w:lineRule="auto"/>
              <w:ind w:firstLine="0"/>
              <w:rPr>
                <w:bCs/>
              </w:rPr>
            </w:pPr>
            <w:r w:rsidRPr="00225889">
              <w:rPr>
                <w:bCs/>
              </w:rPr>
              <w:t>-2275.35</w:t>
            </w:r>
          </w:p>
        </w:tc>
        <w:tc>
          <w:tcPr>
            <w:tcW w:w="870" w:type="dxa"/>
            <w:noWrap/>
            <w:hideMark/>
          </w:tcPr>
          <w:p w14:paraId="187E70BA" w14:textId="77777777" w:rsidR="00225889" w:rsidRPr="00225889" w:rsidRDefault="00225889" w:rsidP="00225889">
            <w:pPr>
              <w:spacing w:line="240" w:lineRule="auto"/>
              <w:ind w:firstLine="0"/>
              <w:rPr>
                <w:bCs/>
              </w:rPr>
            </w:pPr>
            <w:r w:rsidRPr="00225889">
              <w:rPr>
                <w:bCs/>
              </w:rPr>
              <w:t>61.31</w:t>
            </w:r>
          </w:p>
        </w:tc>
        <w:tc>
          <w:tcPr>
            <w:tcW w:w="887" w:type="dxa"/>
            <w:noWrap/>
            <w:hideMark/>
          </w:tcPr>
          <w:p w14:paraId="45B7437F" w14:textId="77777777" w:rsidR="00225889" w:rsidRPr="00225889" w:rsidRDefault="00225889" w:rsidP="00225889">
            <w:pPr>
              <w:spacing w:line="240" w:lineRule="auto"/>
              <w:ind w:firstLine="0"/>
              <w:rPr>
                <w:bCs/>
              </w:rPr>
            </w:pPr>
            <w:r w:rsidRPr="00225889">
              <w:rPr>
                <w:bCs/>
              </w:rPr>
              <w:t>0.00</w:t>
            </w:r>
          </w:p>
        </w:tc>
      </w:tr>
    </w:tbl>
    <w:p w14:paraId="49D9C160" w14:textId="6B872A85" w:rsidR="000B6A1F" w:rsidRDefault="000B6A1F">
      <w:pPr>
        <w:spacing w:line="240" w:lineRule="auto"/>
        <w:ind w:firstLine="0"/>
        <w:rPr>
          <w:bCs/>
        </w:rPr>
      </w:pPr>
    </w:p>
    <w:p w14:paraId="3B7724FB" w14:textId="44EFC00E" w:rsidR="000B6A1F" w:rsidRDefault="000B6A1F">
      <w:pPr>
        <w:spacing w:line="240" w:lineRule="auto"/>
        <w:ind w:firstLine="0"/>
        <w:rPr>
          <w:bCs/>
        </w:rPr>
      </w:pPr>
      <w:r>
        <w:rPr>
          <w:bCs/>
        </w:rPr>
        <w:br w:type="page"/>
      </w:r>
    </w:p>
    <w:tbl>
      <w:tblPr>
        <w:tblStyle w:val="TableGrid"/>
        <w:tblW w:w="0" w:type="auto"/>
        <w:tblInd w:w="93" w:type="dxa"/>
        <w:tblLook w:val="04A0" w:firstRow="1" w:lastRow="0" w:firstColumn="1" w:lastColumn="0" w:noHBand="0" w:noVBand="1"/>
      </w:tblPr>
      <w:tblGrid>
        <w:gridCol w:w="561"/>
        <w:gridCol w:w="1055"/>
        <w:gridCol w:w="1352"/>
        <w:gridCol w:w="1246"/>
        <w:gridCol w:w="980"/>
        <w:gridCol w:w="1332"/>
        <w:gridCol w:w="1478"/>
        <w:gridCol w:w="1648"/>
        <w:gridCol w:w="436"/>
        <w:gridCol w:w="1151"/>
        <w:gridCol w:w="1274"/>
        <w:gridCol w:w="1086"/>
        <w:gridCol w:w="815"/>
      </w:tblGrid>
      <w:tr w:rsidR="006E71C1" w:rsidRPr="00225889" w14:paraId="32698D4C" w14:textId="77777777" w:rsidTr="000B6A1F">
        <w:trPr>
          <w:trHeight w:val="300"/>
        </w:trPr>
        <w:tc>
          <w:tcPr>
            <w:tcW w:w="14414" w:type="dxa"/>
            <w:gridSpan w:val="13"/>
            <w:tcBorders>
              <w:top w:val="single" w:sz="8" w:space="0" w:color="FFFFFF" w:themeColor="background1"/>
              <w:left w:val="single" w:sz="8" w:space="0" w:color="FFFFFF" w:themeColor="background1"/>
              <w:right w:val="single" w:sz="8" w:space="0" w:color="FFFFFF" w:themeColor="background1"/>
            </w:tcBorders>
            <w:noWrap/>
          </w:tcPr>
          <w:p w14:paraId="71FA8267" w14:textId="04259DBA" w:rsidR="006E71C1" w:rsidRPr="00225889" w:rsidRDefault="006E71C1" w:rsidP="009E4774">
            <w:pPr>
              <w:spacing w:line="240" w:lineRule="auto"/>
              <w:ind w:firstLine="0"/>
              <w:rPr>
                <w:bCs/>
              </w:rPr>
            </w:pPr>
            <w:r>
              <w:rPr>
                <w:bCs/>
              </w:rPr>
              <w:lastRenderedPageBreak/>
              <w:t>Table S10c: Model selection during night hunts</w:t>
            </w:r>
          </w:p>
        </w:tc>
      </w:tr>
      <w:tr w:rsidR="004E6880" w:rsidRPr="00225889" w14:paraId="42E1332A" w14:textId="77777777" w:rsidTr="004E6880">
        <w:trPr>
          <w:trHeight w:val="300"/>
        </w:trPr>
        <w:tc>
          <w:tcPr>
            <w:tcW w:w="561" w:type="dxa"/>
            <w:noWrap/>
            <w:hideMark/>
          </w:tcPr>
          <w:p w14:paraId="165E7B66" w14:textId="3F93DEF4" w:rsidR="000B6A1F" w:rsidRPr="00225889" w:rsidRDefault="000B6A1F" w:rsidP="000B6A1F">
            <w:pPr>
              <w:spacing w:line="240" w:lineRule="auto"/>
              <w:ind w:firstLine="0"/>
              <w:rPr>
                <w:bCs/>
              </w:rPr>
            </w:pPr>
          </w:p>
        </w:tc>
        <w:tc>
          <w:tcPr>
            <w:tcW w:w="1055" w:type="dxa"/>
            <w:noWrap/>
            <w:hideMark/>
          </w:tcPr>
          <w:p w14:paraId="41B0A2EA" w14:textId="0A94676F" w:rsidR="000B6A1F" w:rsidRPr="00225889" w:rsidRDefault="000B6A1F" w:rsidP="000B6A1F">
            <w:pPr>
              <w:spacing w:line="240" w:lineRule="auto"/>
              <w:ind w:firstLine="0"/>
              <w:rPr>
                <w:bCs/>
              </w:rPr>
            </w:pPr>
            <w:r>
              <w:rPr>
                <w:bCs/>
              </w:rPr>
              <w:t>Intercept</w:t>
            </w:r>
          </w:p>
        </w:tc>
        <w:tc>
          <w:tcPr>
            <w:tcW w:w="1352" w:type="dxa"/>
            <w:noWrap/>
            <w:hideMark/>
          </w:tcPr>
          <w:p w14:paraId="3066C0F4" w14:textId="0A5143FF" w:rsidR="000B6A1F" w:rsidRPr="00225889" w:rsidRDefault="000B6A1F" w:rsidP="000B6A1F">
            <w:pPr>
              <w:spacing w:line="240" w:lineRule="auto"/>
              <w:ind w:firstLine="0"/>
              <w:rPr>
                <w:bCs/>
              </w:rPr>
            </w:pPr>
            <w:r>
              <w:rPr>
                <w:bCs/>
              </w:rPr>
              <w:t>Temperature</w:t>
            </w:r>
          </w:p>
        </w:tc>
        <w:tc>
          <w:tcPr>
            <w:tcW w:w="1246" w:type="dxa"/>
            <w:noWrap/>
            <w:hideMark/>
          </w:tcPr>
          <w:p w14:paraId="7105113A" w14:textId="575AB7F7" w:rsidR="000B6A1F" w:rsidRPr="00225889" w:rsidRDefault="00675649" w:rsidP="000B6A1F">
            <w:pPr>
              <w:spacing w:line="240" w:lineRule="auto"/>
              <w:ind w:firstLine="0"/>
              <w:rPr>
                <w:bCs/>
              </w:rPr>
            </w:pPr>
            <w:r>
              <w:rPr>
                <w:bCs/>
              </w:rPr>
              <w:t>Moonlight</w:t>
            </w:r>
          </w:p>
        </w:tc>
        <w:tc>
          <w:tcPr>
            <w:tcW w:w="980" w:type="dxa"/>
            <w:noWrap/>
            <w:hideMark/>
          </w:tcPr>
          <w:p w14:paraId="6A72CDF0" w14:textId="712E6864" w:rsidR="000B6A1F" w:rsidRPr="00225889" w:rsidRDefault="000B6A1F" w:rsidP="000B6A1F">
            <w:pPr>
              <w:spacing w:line="240" w:lineRule="auto"/>
              <w:ind w:firstLine="0"/>
              <w:rPr>
                <w:bCs/>
              </w:rPr>
            </w:pPr>
            <w:r>
              <w:rPr>
                <w:bCs/>
              </w:rPr>
              <w:t>Rainfall</w:t>
            </w:r>
          </w:p>
        </w:tc>
        <w:tc>
          <w:tcPr>
            <w:tcW w:w="1332" w:type="dxa"/>
            <w:noWrap/>
            <w:hideMark/>
          </w:tcPr>
          <w:p w14:paraId="5153515E" w14:textId="5105C885" w:rsidR="000B6A1F" w:rsidRPr="00225889" w:rsidRDefault="000B6A1F" w:rsidP="000B6A1F">
            <w:pPr>
              <w:spacing w:line="240" w:lineRule="auto"/>
              <w:ind w:firstLine="0"/>
              <w:rPr>
                <w:bCs/>
              </w:rPr>
            </w:pPr>
            <w:r>
              <w:rPr>
                <w:bCs/>
              </w:rPr>
              <w:t>Temp:Rain</w:t>
            </w:r>
          </w:p>
        </w:tc>
        <w:tc>
          <w:tcPr>
            <w:tcW w:w="1478" w:type="dxa"/>
            <w:noWrap/>
            <w:hideMark/>
          </w:tcPr>
          <w:p w14:paraId="0465738B" w14:textId="6D33E7D5" w:rsidR="000B6A1F" w:rsidRPr="00225889" w:rsidRDefault="000B6A1F" w:rsidP="000B6A1F">
            <w:pPr>
              <w:spacing w:line="240" w:lineRule="auto"/>
              <w:ind w:firstLine="0"/>
              <w:rPr>
                <w:bCs/>
              </w:rPr>
            </w:pPr>
            <w:r>
              <w:rPr>
                <w:bCs/>
              </w:rPr>
              <w:t>Denning: yes</w:t>
            </w:r>
          </w:p>
        </w:tc>
        <w:tc>
          <w:tcPr>
            <w:tcW w:w="1648" w:type="dxa"/>
            <w:noWrap/>
            <w:hideMark/>
          </w:tcPr>
          <w:p w14:paraId="430E60A8" w14:textId="09C23092" w:rsidR="000B6A1F" w:rsidRPr="00225889" w:rsidRDefault="000B6A1F" w:rsidP="000B6A1F">
            <w:pPr>
              <w:spacing w:line="240" w:lineRule="auto"/>
              <w:ind w:firstLine="0"/>
              <w:rPr>
                <w:bCs/>
              </w:rPr>
            </w:pPr>
            <w:r>
              <w:rPr>
                <w:bCs/>
              </w:rPr>
              <w:t>Temp:Denning</w:t>
            </w:r>
          </w:p>
        </w:tc>
        <w:tc>
          <w:tcPr>
            <w:tcW w:w="436" w:type="dxa"/>
            <w:noWrap/>
            <w:hideMark/>
          </w:tcPr>
          <w:p w14:paraId="199ED99C" w14:textId="71F17235" w:rsidR="000B6A1F" w:rsidRPr="00225889" w:rsidRDefault="000B6A1F" w:rsidP="000B6A1F">
            <w:pPr>
              <w:spacing w:line="240" w:lineRule="auto"/>
              <w:ind w:firstLine="0"/>
              <w:rPr>
                <w:bCs/>
              </w:rPr>
            </w:pPr>
            <w:r w:rsidRPr="00225889">
              <w:rPr>
                <w:bCs/>
              </w:rPr>
              <w:t>df</w:t>
            </w:r>
          </w:p>
        </w:tc>
        <w:tc>
          <w:tcPr>
            <w:tcW w:w="1151" w:type="dxa"/>
            <w:noWrap/>
            <w:hideMark/>
          </w:tcPr>
          <w:p w14:paraId="7E0F0192" w14:textId="4EBE9CFB" w:rsidR="000B6A1F" w:rsidRPr="00225889" w:rsidRDefault="000B6A1F" w:rsidP="000B6A1F">
            <w:pPr>
              <w:spacing w:line="240" w:lineRule="auto"/>
              <w:ind w:firstLine="0"/>
              <w:rPr>
                <w:bCs/>
              </w:rPr>
            </w:pPr>
            <w:r w:rsidRPr="00225889">
              <w:rPr>
                <w:bCs/>
              </w:rPr>
              <w:t>logLik</w:t>
            </w:r>
          </w:p>
        </w:tc>
        <w:tc>
          <w:tcPr>
            <w:tcW w:w="1274" w:type="dxa"/>
            <w:noWrap/>
            <w:hideMark/>
          </w:tcPr>
          <w:p w14:paraId="20BC3E52" w14:textId="6BAD85AB" w:rsidR="000B6A1F" w:rsidRPr="00225889" w:rsidRDefault="000B6A1F" w:rsidP="000B6A1F">
            <w:pPr>
              <w:spacing w:line="240" w:lineRule="auto"/>
              <w:ind w:firstLine="0"/>
              <w:rPr>
                <w:bCs/>
              </w:rPr>
            </w:pPr>
            <w:r w:rsidRPr="00225889">
              <w:rPr>
                <w:bCs/>
              </w:rPr>
              <w:t>AICc</w:t>
            </w:r>
          </w:p>
        </w:tc>
        <w:tc>
          <w:tcPr>
            <w:tcW w:w="1086" w:type="dxa"/>
            <w:noWrap/>
            <w:hideMark/>
          </w:tcPr>
          <w:p w14:paraId="70AF8210" w14:textId="11A3E4A8" w:rsidR="000B6A1F" w:rsidRPr="00225889" w:rsidRDefault="000B6A1F" w:rsidP="000B6A1F">
            <w:pPr>
              <w:spacing w:line="240" w:lineRule="auto"/>
              <w:ind w:firstLine="0"/>
              <w:rPr>
                <w:bCs/>
              </w:rPr>
            </w:pPr>
            <w:r w:rsidRPr="00225889">
              <w:rPr>
                <w:bCs/>
              </w:rPr>
              <w:t>delta</w:t>
            </w:r>
          </w:p>
        </w:tc>
        <w:tc>
          <w:tcPr>
            <w:tcW w:w="815" w:type="dxa"/>
            <w:noWrap/>
            <w:hideMark/>
          </w:tcPr>
          <w:p w14:paraId="181D9B72" w14:textId="0CA8EAF4" w:rsidR="000B6A1F" w:rsidRPr="00225889" w:rsidRDefault="000B6A1F" w:rsidP="000B6A1F">
            <w:pPr>
              <w:spacing w:line="240" w:lineRule="auto"/>
              <w:ind w:firstLine="0"/>
              <w:rPr>
                <w:bCs/>
              </w:rPr>
            </w:pPr>
            <w:r w:rsidRPr="00225889">
              <w:rPr>
                <w:bCs/>
              </w:rPr>
              <w:t>weight</w:t>
            </w:r>
          </w:p>
        </w:tc>
      </w:tr>
      <w:tr w:rsidR="004E6880" w:rsidRPr="00225889" w14:paraId="481643C8" w14:textId="77777777" w:rsidTr="004E6880">
        <w:trPr>
          <w:trHeight w:val="300"/>
        </w:trPr>
        <w:tc>
          <w:tcPr>
            <w:tcW w:w="561" w:type="dxa"/>
            <w:noWrap/>
            <w:hideMark/>
          </w:tcPr>
          <w:p w14:paraId="5474A86D" w14:textId="7A2C38AD" w:rsidR="00FC045A" w:rsidRPr="00225889" w:rsidRDefault="00FC045A" w:rsidP="00FC045A">
            <w:pPr>
              <w:spacing w:line="240" w:lineRule="auto"/>
              <w:ind w:firstLine="0"/>
              <w:rPr>
                <w:bCs/>
              </w:rPr>
            </w:pPr>
            <w:r w:rsidRPr="007D0C72">
              <w:t>13</w:t>
            </w:r>
          </w:p>
        </w:tc>
        <w:tc>
          <w:tcPr>
            <w:tcW w:w="1055" w:type="dxa"/>
            <w:noWrap/>
            <w:hideMark/>
          </w:tcPr>
          <w:p w14:paraId="1A6E3318" w14:textId="14865485" w:rsidR="00FC045A" w:rsidRPr="00225889" w:rsidRDefault="00FC045A" w:rsidP="00FC045A">
            <w:pPr>
              <w:spacing w:line="240" w:lineRule="auto"/>
              <w:ind w:firstLine="0"/>
              <w:rPr>
                <w:bCs/>
              </w:rPr>
            </w:pPr>
            <w:r w:rsidRPr="007D0C72">
              <w:t>0.16</w:t>
            </w:r>
            <w:r>
              <w:t>10</w:t>
            </w:r>
          </w:p>
        </w:tc>
        <w:tc>
          <w:tcPr>
            <w:tcW w:w="1352" w:type="dxa"/>
            <w:noWrap/>
            <w:hideMark/>
          </w:tcPr>
          <w:p w14:paraId="10AADCDD" w14:textId="7F84F596" w:rsidR="00FC045A" w:rsidRPr="00225889" w:rsidRDefault="00FC045A" w:rsidP="00FC045A">
            <w:pPr>
              <w:spacing w:line="240" w:lineRule="auto"/>
              <w:ind w:firstLine="0"/>
              <w:rPr>
                <w:bCs/>
              </w:rPr>
            </w:pPr>
            <w:r w:rsidRPr="007D0C72">
              <w:t>NA</w:t>
            </w:r>
          </w:p>
        </w:tc>
        <w:tc>
          <w:tcPr>
            <w:tcW w:w="1246" w:type="dxa"/>
            <w:noWrap/>
            <w:hideMark/>
          </w:tcPr>
          <w:p w14:paraId="05E7C628" w14:textId="50B972D3" w:rsidR="00FC045A" w:rsidRPr="00225889" w:rsidRDefault="00FC045A" w:rsidP="00FC045A">
            <w:pPr>
              <w:spacing w:line="240" w:lineRule="auto"/>
              <w:ind w:firstLine="0"/>
              <w:rPr>
                <w:bCs/>
              </w:rPr>
            </w:pPr>
            <w:r w:rsidRPr="007D0C72">
              <w:t>NA</w:t>
            </w:r>
          </w:p>
        </w:tc>
        <w:tc>
          <w:tcPr>
            <w:tcW w:w="980" w:type="dxa"/>
            <w:noWrap/>
            <w:hideMark/>
          </w:tcPr>
          <w:p w14:paraId="27A9A507" w14:textId="6CAAEFA4" w:rsidR="00FC045A" w:rsidRPr="00225889" w:rsidRDefault="00FC045A" w:rsidP="00FC045A">
            <w:pPr>
              <w:spacing w:line="240" w:lineRule="auto"/>
              <w:ind w:firstLine="0"/>
              <w:rPr>
                <w:bCs/>
              </w:rPr>
            </w:pPr>
            <w:r w:rsidRPr="007D0C72">
              <w:t>NA</w:t>
            </w:r>
          </w:p>
        </w:tc>
        <w:tc>
          <w:tcPr>
            <w:tcW w:w="1332" w:type="dxa"/>
            <w:noWrap/>
            <w:hideMark/>
          </w:tcPr>
          <w:p w14:paraId="322CD5BC" w14:textId="603DA48F" w:rsidR="00FC045A" w:rsidRPr="00225889" w:rsidRDefault="00FC045A" w:rsidP="00FC045A">
            <w:pPr>
              <w:spacing w:line="240" w:lineRule="auto"/>
              <w:ind w:firstLine="0"/>
              <w:rPr>
                <w:bCs/>
              </w:rPr>
            </w:pPr>
            <w:r w:rsidRPr="007D0C72">
              <w:t>NA</w:t>
            </w:r>
          </w:p>
        </w:tc>
        <w:tc>
          <w:tcPr>
            <w:tcW w:w="1478" w:type="dxa"/>
            <w:noWrap/>
            <w:hideMark/>
          </w:tcPr>
          <w:p w14:paraId="7D105F1D" w14:textId="63419D72" w:rsidR="00FC045A" w:rsidRPr="00225889" w:rsidRDefault="002D5009" w:rsidP="00FC045A">
            <w:pPr>
              <w:spacing w:line="240" w:lineRule="auto"/>
              <w:ind w:firstLine="0"/>
              <w:rPr>
                <w:bCs/>
              </w:rPr>
            </w:pPr>
            <w:r>
              <w:t>-</w:t>
            </w:r>
          </w:p>
        </w:tc>
        <w:tc>
          <w:tcPr>
            <w:tcW w:w="1648" w:type="dxa"/>
            <w:noWrap/>
            <w:hideMark/>
          </w:tcPr>
          <w:p w14:paraId="781DE939" w14:textId="6FDE9299" w:rsidR="00FC045A" w:rsidRPr="00225889" w:rsidRDefault="00FC045A" w:rsidP="00FC045A">
            <w:pPr>
              <w:spacing w:line="240" w:lineRule="auto"/>
              <w:ind w:firstLine="0"/>
              <w:rPr>
                <w:bCs/>
              </w:rPr>
            </w:pPr>
            <w:r w:rsidRPr="007D0C72">
              <w:t>NA</w:t>
            </w:r>
          </w:p>
        </w:tc>
        <w:tc>
          <w:tcPr>
            <w:tcW w:w="436" w:type="dxa"/>
            <w:noWrap/>
          </w:tcPr>
          <w:p w14:paraId="2E891C21" w14:textId="13A2ABFD" w:rsidR="00FC045A" w:rsidRPr="00225889" w:rsidRDefault="00FC045A" w:rsidP="00FC045A">
            <w:pPr>
              <w:spacing w:line="240" w:lineRule="auto"/>
              <w:ind w:firstLine="0"/>
              <w:rPr>
                <w:bCs/>
              </w:rPr>
            </w:pPr>
            <w:r w:rsidRPr="007D0C72">
              <w:t>5</w:t>
            </w:r>
          </w:p>
        </w:tc>
        <w:tc>
          <w:tcPr>
            <w:tcW w:w="1151" w:type="dxa"/>
            <w:noWrap/>
            <w:hideMark/>
          </w:tcPr>
          <w:p w14:paraId="5D08F188" w14:textId="0894662A" w:rsidR="00FC045A" w:rsidRPr="00225889" w:rsidRDefault="00FC045A" w:rsidP="00FC045A">
            <w:pPr>
              <w:spacing w:line="240" w:lineRule="auto"/>
              <w:ind w:firstLine="0"/>
              <w:rPr>
                <w:bCs/>
              </w:rPr>
            </w:pPr>
            <w:r w:rsidRPr="007D0C72">
              <w:t>2572.4801</w:t>
            </w:r>
          </w:p>
        </w:tc>
        <w:tc>
          <w:tcPr>
            <w:tcW w:w="1274" w:type="dxa"/>
            <w:noWrap/>
            <w:hideMark/>
          </w:tcPr>
          <w:p w14:paraId="3B26DC8D" w14:textId="2DA76918" w:rsidR="00FC045A" w:rsidRPr="00225889" w:rsidRDefault="00FC045A" w:rsidP="00FC045A">
            <w:pPr>
              <w:spacing w:line="240" w:lineRule="auto"/>
              <w:ind w:firstLine="0"/>
              <w:rPr>
                <w:bCs/>
              </w:rPr>
            </w:pPr>
            <w:r w:rsidRPr="007D0C72">
              <w:t>-5134.9347</w:t>
            </w:r>
          </w:p>
        </w:tc>
        <w:tc>
          <w:tcPr>
            <w:tcW w:w="1086" w:type="dxa"/>
            <w:noWrap/>
            <w:hideMark/>
          </w:tcPr>
          <w:p w14:paraId="5CE7E783" w14:textId="69164DA2" w:rsidR="00FC045A" w:rsidRPr="00225889" w:rsidRDefault="00FC045A" w:rsidP="00FC045A">
            <w:pPr>
              <w:spacing w:line="240" w:lineRule="auto"/>
              <w:ind w:firstLine="0"/>
              <w:rPr>
                <w:bCs/>
              </w:rPr>
            </w:pPr>
            <w:r w:rsidRPr="007D0C72">
              <w:t>0</w:t>
            </w:r>
          </w:p>
        </w:tc>
        <w:tc>
          <w:tcPr>
            <w:tcW w:w="815" w:type="dxa"/>
            <w:noWrap/>
          </w:tcPr>
          <w:p w14:paraId="47A961B5" w14:textId="136E47F4" w:rsidR="00FC045A" w:rsidRPr="00225889" w:rsidRDefault="00F324F6" w:rsidP="00FC045A">
            <w:pPr>
              <w:spacing w:line="240" w:lineRule="auto"/>
              <w:ind w:firstLine="0"/>
              <w:rPr>
                <w:bCs/>
              </w:rPr>
            </w:pPr>
            <w:r>
              <w:rPr>
                <w:bCs/>
              </w:rPr>
              <w:t>0.989</w:t>
            </w:r>
          </w:p>
        </w:tc>
      </w:tr>
      <w:tr w:rsidR="004E6880" w:rsidRPr="00225889" w14:paraId="3C381764" w14:textId="77777777" w:rsidTr="004E6880">
        <w:trPr>
          <w:trHeight w:val="300"/>
        </w:trPr>
        <w:tc>
          <w:tcPr>
            <w:tcW w:w="561" w:type="dxa"/>
            <w:noWrap/>
            <w:hideMark/>
          </w:tcPr>
          <w:p w14:paraId="19332022" w14:textId="0C078E07" w:rsidR="00FC045A" w:rsidRPr="00225889" w:rsidRDefault="00FC045A" w:rsidP="00FC045A">
            <w:pPr>
              <w:spacing w:line="240" w:lineRule="auto"/>
              <w:ind w:firstLine="0"/>
              <w:rPr>
                <w:bCs/>
              </w:rPr>
            </w:pPr>
            <w:r w:rsidRPr="007D0C72">
              <w:t>1</w:t>
            </w:r>
            <w:r>
              <w:t>2</w:t>
            </w:r>
          </w:p>
        </w:tc>
        <w:tc>
          <w:tcPr>
            <w:tcW w:w="1055" w:type="dxa"/>
            <w:noWrap/>
            <w:hideMark/>
          </w:tcPr>
          <w:p w14:paraId="59646EF9" w14:textId="006532FC" w:rsidR="00FC045A" w:rsidRPr="00225889" w:rsidRDefault="00FC045A" w:rsidP="00FC045A">
            <w:pPr>
              <w:spacing w:line="240" w:lineRule="auto"/>
              <w:ind w:firstLine="0"/>
              <w:rPr>
                <w:bCs/>
              </w:rPr>
            </w:pPr>
            <w:r w:rsidRPr="007D0C72">
              <w:t>0.1637</w:t>
            </w:r>
          </w:p>
        </w:tc>
        <w:tc>
          <w:tcPr>
            <w:tcW w:w="1352" w:type="dxa"/>
            <w:noWrap/>
            <w:hideMark/>
          </w:tcPr>
          <w:p w14:paraId="7D023041" w14:textId="0730F36A" w:rsidR="00FC045A" w:rsidRPr="00225889" w:rsidRDefault="00FC045A" w:rsidP="00FC045A">
            <w:pPr>
              <w:spacing w:line="240" w:lineRule="auto"/>
              <w:ind w:firstLine="0"/>
              <w:rPr>
                <w:bCs/>
              </w:rPr>
            </w:pPr>
            <w:r w:rsidRPr="007D0C72">
              <w:t>NA</w:t>
            </w:r>
          </w:p>
        </w:tc>
        <w:tc>
          <w:tcPr>
            <w:tcW w:w="1246" w:type="dxa"/>
            <w:noWrap/>
            <w:hideMark/>
          </w:tcPr>
          <w:p w14:paraId="580219BC" w14:textId="11AD179F" w:rsidR="00FC045A" w:rsidRPr="00225889" w:rsidRDefault="00FC045A" w:rsidP="00FC045A">
            <w:pPr>
              <w:spacing w:line="240" w:lineRule="auto"/>
              <w:ind w:firstLine="0"/>
              <w:rPr>
                <w:bCs/>
              </w:rPr>
            </w:pPr>
            <w:r w:rsidRPr="007D0C72">
              <w:t>-0.0068</w:t>
            </w:r>
          </w:p>
        </w:tc>
        <w:tc>
          <w:tcPr>
            <w:tcW w:w="980" w:type="dxa"/>
            <w:noWrap/>
            <w:hideMark/>
          </w:tcPr>
          <w:p w14:paraId="63A21F54" w14:textId="7D22E2D3" w:rsidR="00FC045A" w:rsidRPr="00225889" w:rsidRDefault="00FC045A" w:rsidP="00FC045A">
            <w:pPr>
              <w:spacing w:line="240" w:lineRule="auto"/>
              <w:ind w:firstLine="0"/>
              <w:rPr>
                <w:bCs/>
              </w:rPr>
            </w:pPr>
            <w:r w:rsidRPr="007D0C72">
              <w:t>NA</w:t>
            </w:r>
          </w:p>
        </w:tc>
        <w:tc>
          <w:tcPr>
            <w:tcW w:w="1332" w:type="dxa"/>
            <w:noWrap/>
            <w:hideMark/>
          </w:tcPr>
          <w:p w14:paraId="5D98D825" w14:textId="36685A16" w:rsidR="00FC045A" w:rsidRPr="00225889" w:rsidRDefault="00FC045A" w:rsidP="00FC045A">
            <w:pPr>
              <w:spacing w:line="240" w:lineRule="auto"/>
              <w:ind w:firstLine="0"/>
              <w:rPr>
                <w:bCs/>
              </w:rPr>
            </w:pPr>
            <w:r w:rsidRPr="007D0C72">
              <w:t>NA</w:t>
            </w:r>
          </w:p>
        </w:tc>
        <w:tc>
          <w:tcPr>
            <w:tcW w:w="1478" w:type="dxa"/>
            <w:noWrap/>
            <w:hideMark/>
          </w:tcPr>
          <w:p w14:paraId="4BA8DC3B" w14:textId="6DA63031" w:rsidR="00FC045A" w:rsidRPr="00225889" w:rsidRDefault="002D5009" w:rsidP="00FC045A">
            <w:pPr>
              <w:spacing w:line="240" w:lineRule="auto"/>
              <w:ind w:firstLine="0"/>
              <w:rPr>
                <w:bCs/>
              </w:rPr>
            </w:pPr>
            <w:r>
              <w:t>-</w:t>
            </w:r>
          </w:p>
        </w:tc>
        <w:tc>
          <w:tcPr>
            <w:tcW w:w="1648" w:type="dxa"/>
            <w:noWrap/>
            <w:hideMark/>
          </w:tcPr>
          <w:p w14:paraId="2815A6A4" w14:textId="0FC48F64" w:rsidR="00FC045A" w:rsidRPr="00225889" w:rsidRDefault="00FC045A" w:rsidP="00FC045A">
            <w:pPr>
              <w:spacing w:line="240" w:lineRule="auto"/>
              <w:ind w:firstLine="0"/>
              <w:rPr>
                <w:bCs/>
              </w:rPr>
            </w:pPr>
            <w:r w:rsidRPr="007D0C72">
              <w:t>NA</w:t>
            </w:r>
          </w:p>
        </w:tc>
        <w:tc>
          <w:tcPr>
            <w:tcW w:w="436" w:type="dxa"/>
            <w:noWrap/>
          </w:tcPr>
          <w:p w14:paraId="61A6A7EF" w14:textId="17AD248F" w:rsidR="00FC045A" w:rsidRPr="00225889" w:rsidRDefault="00FC045A" w:rsidP="00FC045A">
            <w:pPr>
              <w:spacing w:line="240" w:lineRule="auto"/>
              <w:ind w:firstLine="0"/>
              <w:rPr>
                <w:bCs/>
              </w:rPr>
            </w:pPr>
            <w:r w:rsidRPr="007D0C72">
              <w:t>6</w:t>
            </w:r>
          </w:p>
        </w:tc>
        <w:tc>
          <w:tcPr>
            <w:tcW w:w="1151" w:type="dxa"/>
            <w:noWrap/>
            <w:hideMark/>
          </w:tcPr>
          <w:p w14:paraId="51856B2B" w14:textId="402006F7" w:rsidR="00FC045A" w:rsidRPr="00225889" w:rsidRDefault="00FC045A" w:rsidP="00FC045A">
            <w:pPr>
              <w:spacing w:line="240" w:lineRule="auto"/>
              <w:ind w:firstLine="0"/>
              <w:rPr>
                <w:bCs/>
              </w:rPr>
            </w:pPr>
            <w:r w:rsidRPr="007D0C72">
              <w:t>2568.9645</w:t>
            </w:r>
          </w:p>
        </w:tc>
        <w:tc>
          <w:tcPr>
            <w:tcW w:w="1274" w:type="dxa"/>
            <w:noWrap/>
            <w:hideMark/>
          </w:tcPr>
          <w:p w14:paraId="066D2751" w14:textId="0A7781C2" w:rsidR="00FC045A" w:rsidRPr="00225889" w:rsidRDefault="00FC045A" w:rsidP="00FC045A">
            <w:pPr>
              <w:spacing w:line="240" w:lineRule="auto"/>
              <w:ind w:firstLine="0"/>
              <w:rPr>
                <w:bCs/>
              </w:rPr>
            </w:pPr>
            <w:r w:rsidRPr="007D0C72">
              <w:t>-5125.8933</w:t>
            </w:r>
          </w:p>
        </w:tc>
        <w:tc>
          <w:tcPr>
            <w:tcW w:w="1086" w:type="dxa"/>
            <w:noWrap/>
            <w:hideMark/>
          </w:tcPr>
          <w:p w14:paraId="248A07F9" w14:textId="4F66EE58" w:rsidR="00FC045A" w:rsidRPr="00225889" w:rsidRDefault="00FC045A" w:rsidP="00FC045A">
            <w:pPr>
              <w:spacing w:line="240" w:lineRule="auto"/>
              <w:ind w:firstLine="0"/>
              <w:rPr>
                <w:bCs/>
              </w:rPr>
            </w:pPr>
            <w:r w:rsidRPr="007D0C72">
              <w:t>9.0413</w:t>
            </w:r>
          </w:p>
        </w:tc>
        <w:tc>
          <w:tcPr>
            <w:tcW w:w="815" w:type="dxa"/>
            <w:noWrap/>
          </w:tcPr>
          <w:p w14:paraId="5E60A21D" w14:textId="08D99982" w:rsidR="00FC045A" w:rsidRPr="00225889" w:rsidRDefault="00F324F6" w:rsidP="00FC045A">
            <w:pPr>
              <w:spacing w:line="240" w:lineRule="auto"/>
              <w:ind w:firstLine="0"/>
              <w:rPr>
                <w:bCs/>
              </w:rPr>
            </w:pPr>
            <w:r>
              <w:rPr>
                <w:bCs/>
              </w:rPr>
              <w:t>0.011</w:t>
            </w:r>
          </w:p>
        </w:tc>
      </w:tr>
      <w:tr w:rsidR="004E6880" w:rsidRPr="00225889" w14:paraId="36787726" w14:textId="77777777" w:rsidTr="004E6880">
        <w:trPr>
          <w:trHeight w:val="300"/>
        </w:trPr>
        <w:tc>
          <w:tcPr>
            <w:tcW w:w="561" w:type="dxa"/>
            <w:noWrap/>
            <w:hideMark/>
          </w:tcPr>
          <w:p w14:paraId="4EE61D89" w14:textId="18E0630F" w:rsidR="00FC045A" w:rsidRPr="00225889" w:rsidRDefault="00FC045A" w:rsidP="00FC045A">
            <w:pPr>
              <w:spacing w:line="240" w:lineRule="auto"/>
              <w:ind w:firstLine="0"/>
              <w:rPr>
                <w:bCs/>
              </w:rPr>
            </w:pPr>
            <w:r w:rsidRPr="007D0C72">
              <w:t>11</w:t>
            </w:r>
          </w:p>
        </w:tc>
        <w:tc>
          <w:tcPr>
            <w:tcW w:w="1055" w:type="dxa"/>
            <w:noWrap/>
            <w:hideMark/>
          </w:tcPr>
          <w:p w14:paraId="6D07F22D" w14:textId="456197A8" w:rsidR="00FC045A" w:rsidRPr="00225889" w:rsidRDefault="00FC045A" w:rsidP="00FC045A">
            <w:pPr>
              <w:spacing w:line="240" w:lineRule="auto"/>
              <w:ind w:firstLine="0"/>
              <w:rPr>
                <w:bCs/>
              </w:rPr>
            </w:pPr>
            <w:r w:rsidRPr="007D0C72">
              <w:t>-0.0193</w:t>
            </w:r>
          </w:p>
        </w:tc>
        <w:tc>
          <w:tcPr>
            <w:tcW w:w="1352" w:type="dxa"/>
            <w:noWrap/>
            <w:hideMark/>
          </w:tcPr>
          <w:p w14:paraId="64E28748" w14:textId="18F7CCE1" w:rsidR="00FC045A" w:rsidRPr="00225889" w:rsidRDefault="00FC045A" w:rsidP="00FC045A">
            <w:pPr>
              <w:spacing w:line="240" w:lineRule="auto"/>
              <w:ind w:firstLine="0"/>
              <w:rPr>
                <w:bCs/>
              </w:rPr>
            </w:pPr>
            <w:r w:rsidRPr="007D0C72">
              <w:t>0.0065</w:t>
            </w:r>
          </w:p>
        </w:tc>
        <w:tc>
          <w:tcPr>
            <w:tcW w:w="1246" w:type="dxa"/>
            <w:noWrap/>
            <w:hideMark/>
          </w:tcPr>
          <w:p w14:paraId="616CB463" w14:textId="3586A402" w:rsidR="00FC045A" w:rsidRPr="00225889" w:rsidRDefault="00FC045A" w:rsidP="00FC045A">
            <w:pPr>
              <w:spacing w:line="240" w:lineRule="auto"/>
              <w:ind w:firstLine="0"/>
              <w:rPr>
                <w:bCs/>
              </w:rPr>
            </w:pPr>
            <w:r w:rsidRPr="007D0C72">
              <w:t>-0.006</w:t>
            </w:r>
            <w:r w:rsidR="00F324F6">
              <w:t>9</w:t>
            </w:r>
          </w:p>
        </w:tc>
        <w:tc>
          <w:tcPr>
            <w:tcW w:w="980" w:type="dxa"/>
            <w:noWrap/>
            <w:hideMark/>
          </w:tcPr>
          <w:p w14:paraId="22513500" w14:textId="5C27E353" w:rsidR="00FC045A" w:rsidRPr="00225889" w:rsidRDefault="00FC045A" w:rsidP="00FC045A">
            <w:pPr>
              <w:spacing w:line="240" w:lineRule="auto"/>
              <w:ind w:firstLine="0"/>
              <w:rPr>
                <w:bCs/>
              </w:rPr>
            </w:pPr>
            <w:r w:rsidRPr="007D0C72">
              <w:t>NA</w:t>
            </w:r>
          </w:p>
        </w:tc>
        <w:tc>
          <w:tcPr>
            <w:tcW w:w="1332" w:type="dxa"/>
            <w:noWrap/>
            <w:hideMark/>
          </w:tcPr>
          <w:p w14:paraId="206AFE38" w14:textId="5F3A80C8" w:rsidR="00FC045A" w:rsidRPr="00225889" w:rsidRDefault="00FC045A" w:rsidP="00FC045A">
            <w:pPr>
              <w:spacing w:line="240" w:lineRule="auto"/>
              <w:ind w:firstLine="0"/>
              <w:rPr>
                <w:bCs/>
              </w:rPr>
            </w:pPr>
            <w:r w:rsidRPr="007D0C72">
              <w:t>NA</w:t>
            </w:r>
          </w:p>
        </w:tc>
        <w:tc>
          <w:tcPr>
            <w:tcW w:w="1478" w:type="dxa"/>
            <w:noWrap/>
            <w:hideMark/>
          </w:tcPr>
          <w:p w14:paraId="43A76D2E" w14:textId="0AFA5354" w:rsidR="00FC045A" w:rsidRPr="00225889" w:rsidRDefault="002D5009" w:rsidP="00FC045A">
            <w:pPr>
              <w:spacing w:line="240" w:lineRule="auto"/>
              <w:ind w:firstLine="0"/>
              <w:rPr>
                <w:bCs/>
              </w:rPr>
            </w:pPr>
            <w:r>
              <w:t>-</w:t>
            </w:r>
          </w:p>
        </w:tc>
        <w:tc>
          <w:tcPr>
            <w:tcW w:w="1648" w:type="dxa"/>
            <w:noWrap/>
            <w:hideMark/>
          </w:tcPr>
          <w:p w14:paraId="09145874" w14:textId="19C2CB96" w:rsidR="00FC045A" w:rsidRPr="00225889" w:rsidRDefault="00FC045A" w:rsidP="00FC045A">
            <w:pPr>
              <w:spacing w:line="240" w:lineRule="auto"/>
              <w:ind w:firstLine="0"/>
              <w:rPr>
                <w:bCs/>
              </w:rPr>
            </w:pPr>
            <w:r w:rsidRPr="007D0C72">
              <w:t>NA</w:t>
            </w:r>
          </w:p>
        </w:tc>
        <w:tc>
          <w:tcPr>
            <w:tcW w:w="436" w:type="dxa"/>
            <w:noWrap/>
          </w:tcPr>
          <w:p w14:paraId="6C920C57" w14:textId="6B71F0C7" w:rsidR="00FC045A" w:rsidRPr="00225889" w:rsidRDefault="00FC045A" w:rsidP="00FC045A">
            <w:pPr>
              <w:spacing w:line="240" w:lineRule="auto"/>
              <w:ind w:firstLine="0"/>
              <w:rPr>
                <w:bCs/>
              </w:rPr>
            </w:pPr>
            <w:r w:rsidRPr="007D0C72">
              <w:t>7</w:t>
            </w:r>
          </w:p>
        </w:tc>
        <w:tc>
          <w:tcPr>
            <w:tcW w:w="1151" w:type="dxa"/>
            <w:noWrap/>
            <w:hideMark/>
          </w:tcPr>
          <w:p w14:paraId="39F05A45" w14:textId="27B803EE" w:rsidR="00FC045A" w:rsidRPr="00225889" w:rsidRDefault="00FC045A" w:rsidP="00FC045A">
            <w:pPr>
              <w:spacing w:line="240" w:lineRule="auto"/>
              <w:ind w:firstLine="0"/>
              <w:rPr>
                <w:bCs/>
              </w:rPr>
            </w:pPr>
            <w:r w:rsidRPr="007D0C72">
              <w:t>2566.1929</w:t>
            </w:r>
          </w:p>
        </w:tc>
        <w:tc>
          <w:tcPr>
            <w:tcW w:w="1274" w:type="dxa"/>
            <w:noWrap/>
            <w:hideMark/>
          </w:tcPr>
          <w:p w14:paraId="54C3DBDC" w14:textId="25B9A042" w:rsidR="00FC045A" w:rsidRPr="00225889" w:rsidRDefault="00FC045A" w:rsidP="00FC045A">
            <w:pPr>
              <w:spacing w:line="240" w:lineRule="auto"/>
              <w:ind w:firstLine="0"/>
              <w:rPr>
                <w:bCs/>
              </w:rPr>
            </w:pPr>
            <w:r w:rsidRPr="007D0C72">
              <w:t>-5118.3384</w:t>
            </w:r>
          </w:p>
        </w:tc>
        <w:tc>
          <w:tcPr>
            <w:tcW w:w="1086" w:type="dxa"/>
            <w:noWrap/>
            <w:hideMark/>
          </w:tcPr>
          <w:p w14:paraId="78D67C1B" w14:textId="26D4DE75" w:rsidR="00FC045A" w:rsidRPr="00225889" w:rsidRDefault="00FC045A" w:rsidP="00FC045A">
            <w:pPr>
              <w:spacing w:line="240" w:lineRule="auto"/>
              <w:ind w:firstLine="0"/>
              <w:rPr>
                <w:bCs/>
              </w:rPr>
            </w:pPr>
            <w:r w:rsidRPr="007D0C72">
              <w:t>16.5963</w:t>
            </w:r>
          </w:p>
        </w:tc>
        <w:tc>
          <w:tcPr>
            <w:tcW w:w="815" w:type="dxa"/>
            <w:noWrap/>
          </w:tcPr>
          <w:p w14:paraId="57641B4F" w14:textId="1EE2C162" w:rsidR="00FC045A" w:rsidRPr="00225889" w:rsidRDefault="00F324F6" w:rsidP="00FC045A">
            <w:pPr>
              <w:spacing w:line="240" w:lineRule="auto"/>
              <w:ind w:firstLine="0"/>
              <w:rPr>
                <w:bCs/>
              </w:rPr>
            </w:pPr>
            <w:r>
              <w:rPr>
                <w:bCs/>
              </w:rPr>
              <w:t>0</w:t>
            </w:r>
          </w:p>
        </w:tc>
      </w:tr>
      <w:tr w:rsidR="004E6880" w:rsidRPr="00225889" w14:paraId="58E30EA2" w14:textId="77777777" w:rsidTr="004E6880">
        <w:trPr>
          <w:trHeight w:val="300"/>
        </w:trPr>
        <w:tc>
          <w:tcPr>
            <w:tcW w:w="561" w:type="dxa"/>
            <w:noWrap/>
            <w:hideMark/>
          </w:tcPr>
          <w:p w14:paraId="467FB14A" w14:textId="3810C0C7" w:rsidR="00FC045A" w:rsidRPr="00225889" w:rsidRDefault="00FC045A" w:rsidP="00FC045A">
            <w:pPr>
              <w:spacing w:line="240" w:lineRule="auto"/>
              <w:ind w:firstLine="0"/>
              <w:rPr>
                <w:bCs/>
              </w:rPr>
            </w:pPr>
            <w:r w:rsidRPr="007D0C72">
              <w:t>10</w:t>
            </w:r>
          </w:p>
        </w:tc>
        <w:tc>
          <w:tcPr>
            <w:tcW w:w="1055" w:type="dxa"/>
            <w:noWrap/>
            <w:hideMark/>
          </w:tcPr>
          <w:p w14:paraId="2BC13E79" w14:textId="4C75C2A3" w:rsidR="00FC045A" w:rsidRPr="00225889" w:rsidRDefault="00FC045A" w:rsidP="00FC045A">
            <w:pPr>
              <w:spacing w:line="240" w:lineRule="auto"/>
              <w:ind w:firstLine="0"/>
              <w:rPr>
                <w:bCs/>
              </w:rPr>
            </w:pPr>
            <w:r w:rsidRPr="007D0C72">
              <w:t>0.0168</w:t>
            </w:r>
          </w:p>
        </w:tc>
        <w:tc>
          <w:tcPr>
            <w:tcW w:w="1352" w:type="dxa"/>
            <w:noWrap/>
            <w:hideMark/>
          </w:tcPr>
          <w:p w14:paraId="2F867296" w14:textId="757B8470" w:rsidR="00FC045A" w:rsidRPr="00225889" w:rsidRDefault="00FC045A" w:rsidP="00FC045A">
            <w:pPr>
              <w:spacing w:line="240" w:lineRule="auto"/>
              <w:ind w:firstLine="0"/>
              <w:rPr>
                <w:bCs/>
              </w:rPr>
            </w:pPr>
            <w:r w:rsidRPr="007D0C72">
              <w:t>0.0052</w:t>
            </w:r>
          </w:p>
        </w:tc>
        <w:tc>
          <w:tcPr>
            <w:tcW w:w="1246" w:type="dxa"/>
            <w:noWrap/>
            <w:hideMark/>
          </w:tcPr>
          <w:p w14:paraId="53E6BB09" w14:textId="094EB0D4" w:rsidR="00FC045A" w:rsidRPr="00225889" w:rsidRDefault="00FC045A" w:rsidP="00FC045A">
            <w:pPr>
              <w:spacing w:line="240" w:lineRule="auto"/>
              <w:ind w:firstLine="0"/>
              <w:rPr>
                <w:bCs/>
              </w:rPr>
            </w:pPr>
            <w:r w:rsidRPr="007D0C72">
              <w:t>-0.0070</w:t>
            </w:r>
          </w:p>
        </w:tc>
        <w:tc>
          <w:tcPr>
            <w:tcW w:w="980" w:type="dxa"/>
            <w:noWrap/>
            <w:hideMark/>
          </w:tcPr>
          <w:p w14:paraId="55A21A3D" w14:textId="07A0D730" w:rsidR="00FC045A" w:rsidRPr="00225889" w:rsidRDefault="00FC045A" w:rsidP="00FC045A">
            <w:pPr>
              <w:spacing w:line="240" w:lineRule="auto"/>
              <w:ind w:firstLine="0"/>
              <w:rPr>
                <w:bCs/>
              </w:rPr>
            </w:pPr>
            <w:r w:rsidRPr="007D0C72">
              <w:t>NA</w:t>
            </w:r>
          </w:p>
        </w:tc>
        <w:tc>
          <w:tcPr>
            <w:tcW w:w="1332" w:type="dxa"/>
            <w:noWrap/>
            <w:hideMark/>
          </w:tcPr>
          <w:p w14:paraId="46D58B6C" w14:textId="0A98E1EF" w:rsidR="00FC045A" w:rsidRPr="00225889" w:rsidRDefault="00FC045A" w:rsidP="00FC045A">
            <w:pPr>
              <w:spacing w:line="240" w:lineRule="auto"/>
              <w:ind w:firstLine="0"/>
              <w:rPr>
                <w:bCs/>
              </w:rPr>
            </w:pPr>
            <w:r w:rsidRPr="007D0C72">
              <w:t>NA</w:t>
            </w:r>
          </w:p>
        </w:tc>
        <w:tc>
          <w:tcPr>
            <w:tcW w:w="1478" w:type="dxa"/>
            <w:noWrap/>
            <w:hideMark/>
          </w:tcPr>
          <w:p w14:paraId="09529258" w14:textId="0D5E4538" w:rsidR="00FC045A" w:rsidRPr="00225889" w:rsidRDefault="002D5009" w:rsidP="00FC045A">
            <w:pPr>
              <w:spacing w:line="240" w:lineRule="auto"/>
              <w:ind w:firstLine="0"/>
              <w:rPr>
                <w:bCs/>
              </w:rPr>
            </w:pPr>
            <w:r>
              <w:t>-</w:t>
            </w:r>
          </w:p>
        </w:tc>
        <w:tc>
          <w:tcPr>
            <w:tcW w:w="1648" w:type="dxa"/>
            <w:noWrap/>
            <w:hideMark/>
          </w:tcPr>
          <w:p w14:paraId="3FC4E0DB" w14:textId="262C325A" w:rsidR="00FC045A" w:rsidRPr="00225889" w:rsidRDefault="002D5009" w:rsidP="00FC045A">
            <w:pPr>
              <w:spacing w:line="240" w:lineRule="auto"/>
              <w:ind w:firstLine="0"/>
              <w:rPr>
                <w:bCs/>
              </w:rPr>
            </w:pPr>
            <w:r>
              <w:t>-</w:t>
            </w:r>
          </w:p>
        </w:tc>
        <w:tc>
          <w:tcPr>
            <w:tcW w:w="436" w:type="dxa"/>
            <w:noWrap/>
          </w:tcPr>
          <w:p w14:paraId="7EF315CF" w14:textId="50B27E3E" w:rsidR="00FC045A" w:rsidRPr="00225889" w:rsidRDefault="00FC045A" w:rsidP="00FC045A">
            <w:pPr>
              <w:spacing w:line="240" w:lineRule="auto"/>
              <w:ind w:firstLine="0"/>
              <w:rPr>
                <w:bCs/>
              </w:rPr>
            </w:pPr>
            <w:r w:rsidRPr="007D0C72">
              <w:t>8</w:t>
            </w:r>
          </w:p>
        </w:tc>
        <w:tc>
          <w:tcPr>
            <w:tcW w:w="1151" w:type="dxa"/>
            <w:noWrap/>
            <w:hideMark/>
          </w:tcPr>
          <w:p w14:paraId="4E98A7C0" w14:textId="597B7EE7" w:rsidR="00FC045A" w:rsidRPr="00225889" w:rsidRDefault="00FC045A" w:rsidP="00FC045A">
            <w:pPr>
              <w:spacing w:line="240" w:lineRule="auto"/>
              <w:ind w:firstLine="0"/>
              <w:rPr>
                <w:bCs/>
              </w:rPr>
            </w:pPr>
            <w:r w:rsidRPr="007D0C72">
              <w:t>2562.5059</w:t>
            </w:r>
          </w:p>
        </w:tc>
        <w:tc>
          <w:tcPr>
            <w:tcW w:w="1274" w:type="dxa"/>
            <w:noWrap/>
            <w:hideMark/>
          </w:tcPr>
          <w:p w14:paraId="51684CD6" w14:textId="5D45C0F7" w:rsidR="00FC045A" w:rsidRPr="00225889" w:rsidRDefault="00FC045A" w:rsidP="00FC045A">
            <w:pPr>
              <w:spacing w:line="240" w:lineRule="auto"/>
              <w:ind w:firstLine="0"/>
              <w:rPr>
                <w:bCs/>
              </w:rPr>
            </w:pPr>
            <w:r w:rsidRPr="007D0C72">
              <w:t>-5108.9506</w:t>
            </w:r>
          </w:p>
        </w:tc>
        <w:tc>
          <w:tcPr>
            <w:tcW w:w="1086" w:type="dxa"/>
            <w:noWrap/>
            <w:hideMark/>
          </w:tcPr>
          <w:p w14:paraId="295890A6" w14:textId="0A48D30A" w:rsidR="00FC045A" w:rsidRPr="00225889" w:rsidRDefault="00FC045A" w:rsidP="00FC045A">
            <w:pPr>
              <w:spacing w:line="240" w:lineRule="auto"/>
              <w:ind w:firstLine="0"/>
              <w:rPr>
                <w:bCs/>
              </w:rPr>
            </w:pPr>
            <w:r w:rsidRPr="007D0C72">
              <w:t>25.9841</w:t>
            </w:r>
          </w:p>
        </w:tc>
        <w:tc>
          <w:tcPr>
            <w:tcW w:w="815" w:type="dxa"/>
            <w:noWrap/>
          </w:tcPr>
          <w:p w14:paraId="45B20127" w14:textId="7C218611" w:rsidR="00FC045A" w:rsidRPr="00225889" w:rsidRDefault="00F324F6" w:rsidP="00FC045A">
            <w:pPr>
              <w:spacing w:line="240" w:lineRule="auto"/>
              <w:ind w:firstLine="0"/>
              <w:rPr>
                <w:bCs/>
              </w:rPr>
            </w:pPr>
            <w:r>
              <w:rPr>
                <w:bCs/>
              </w:rPr>
              <w:t>0</w:t>
            </w:r>
          </w:p>
        </w:tc>
      </w:tr>
      <w:tr w:rsidR="004E6880" w:rsidRPr="00225889" w14:paraId="7E3C263A" w14:textId="77777777" w:rsidTr="004E6880">
        <w:trPr>
          <w:trHeight w:val="300"/>
        </w:trPr>
        <w:tc>
          <w:tcPr>
            <w:tcW w:w="561" w:type="dxa"/>
            <w:noWrap/>
            <w:hideMark/>
          </w:tcPr>
          <w:p w14:paraId="19B5320C" w14:textId="6E8BCDDA" w:rsidR="00FC045A" w:rsidRPr="00225889" w:rsidRDefault="00FC045A" w:rsidP="00FC045A">
            <w:pPr>
              <w:spacing w:line="240" w:lineRule="auto"/>
              <w:ind w:firstLine="0"/>
              <w:rPr>
                <w:bCs/>
              </w:rPr>
            </w:pPr>
            <w:r w:rsidRPr="007D0C72">
              <w:t>9</w:t>
            </w:r>
          </w:p>
        </w:tc>
        <w:tc>
          <w:tcPr>
            <w:tcW w:w="1055" w:type="dxa"/>
            <w:noWrap/>
            <w:hideMark/>
          </w:tcPr>
          <w:p w14:paraId="574DBDFD" w14:textId="5CB8CE8A" w:rsidR="00FC045A" w:rsidRPr="00225889" w:rsidRDefault="00FC045A" w:rsidP="00FC045A">
            <w:pPr>
              <w:spacing w:line="240" w:lineRule="auto"/>
              <w:ind w:firstLine="0"/>
              <w:rPr>
                <w:bCs/>
              </w:rPr>
            </w:pPr>
            <w:r w:rsidRPr="007D0C72">
              <w:t>0.1468</w:t>
            </w:r>
          </w:p>
        </w:tc>
        <w:tc>
          <w:tcPr>
            <w:tcW w:w="1352" w:type="dxa"/>
            <w:noWrap/>
            <w:hideMark/>
          </w:tcPr>
          <w:p w14:paraId="5C7E85A0" w14:textId="6F98F526" w:rsidR="00FC045A" w:rsidRPr="00225889" w:rsidRDefault="00FC045A" w:rsidP="00FC045A">
            <w:pPr>
              <w:spacing w:line="240" w:lineRule="auto"/>
              <w:ind w:firstLine="0"/>
              <w:rPr>
                <w:bCs/>
              </w:rPr>
            </w:pPr>
            <w:r w:rsidRPr="007D0C72">
              <w:t>NA</w:t>
            </w:r>
          </w:p>
        </w:tc>
        <w:tc>
          <w:tcPr>
            <w:tcW w:w="1246" w:type="dxa"/>
            <w:noWrap/>
            <w:hideMark/>
          </w:tcPr>
          <w:p w14:paraId="7CD9287B" w14:textId="09E79766" w:rsidR="00FC045A" w:rsidRPr="00225889" w:rsidRDefault="00FC045A" w:rsidP="00FC045A">
            <w:pPr>
              <w:spacing w:line="240" w:lineRule="auto"/>
              <w:ind w:firstLine="0"/>
              <w:rPr>
                <w:bCs/>
              </w:rPr>
            </w:pPr>
            <w:r w:rsidRPr="007D0C72">
              <w:t>NA</w:t>
            </w:r>
          </w:p>
        </w:tc>
        <w:tc>
          <w:tcPr>
            <w:tcW w:w="980" w:type="dxa"/>
            <w:noWrap/>
            <w:hideMark/>
          </w:tcPr>
          <w:p w14:paraId="31F30353" w14:textId="03EAC644" w:rsidR="00FC045A" w:rsidRPr="00225889" w:rsidRDefault="00FC045A" w:rsidP="00FC045A">
            <w:pPr>
              <w:spacing w:line="240" w:lineRule="auto"/>
              <w:ind w:firstLine="0"/>
              <w:rPr>
                <w:bCs/>
              </w:rPr>
            </w:pPr>
            <w:r w:rsidRPr="007D0C72">
              <w:t>NA</w:t>
            </w:r>
          </w:p>
        </w:tc>
        <w:tc>
          <w:tcPr>
            <w:tcW w:w="1332" w:type="dxa"/>
            <w:noWrap/>
            <w:hideMark/>
          </w:tcPr>
          <w:p w14:paraId="52D35EBE" w14:textId="7A301B56" w:rsidR="00FC045A" w:rsidRPr="00225889" w:rsidRDefault="00FC045A" w:rsidP="00FC045A">
            <w:pPr>
              <w:spacing w:line="240" w:lineRule="auto"/>
              <w:ind w:firstLine="0"/>
              <w:rPr>
                <w:bCs/>
              </w:rPr>
            </w:pPr>
            <w:r w:rsidRPr="007D0C72">
              <w:t>NA</w:t>
            </w:r>
          </w:p>
        </w:tc>
        <w:tc>
          <w:tcPr>
            <w:tcW w:w="1478" w:type="dxa"/>
            <w:noWrap/>
            <w:hideMark/>
          </w:tcPr>
          <w:p w14:paraId="11E685D4" w14:textId="62C37E68" w:rsidR="00FC045A" w:rsidRPr="00225889" w:rsidRDefault="00FC045A" w:rsidP="00FC045A">
            <w:pPr>
              <w:spacing w:line="240" w:lineRule="auto"/>
              <w:ind w:firstLine="0"/>
              <w:rPr>
                <w:bCs/>
              </w:rPr>
            </w:pPr>
            <w:r w:rsidRPr="007D0C72">
              <w:t>NA</w:t>
            </w:r>
          </w:p>
        </w:tc>
        <w:tc>
          <w:tcPr>
            <w:tcW w:w="1648" w:type="dxa"/>
            <w:noWrap/>
            <w:hideMark/>
          </w:tcPr>
          <w:p w14:paraId="53A8D195" w14:textId="0EC482F2" w:rsidR="00FC045A" w:rsidRPr="00225889" w:rsidRDefault="00FC045A" w:rsidP="00FC045A">
            <w:pPr>
              <w:spacing w:line="240" w:lineRule="auto"/>
              <w:ind w:firstLine="0"/>
              <w:rPr>
                <w:bCs/>
              </w:rPr>
            </w:pPr>
            <w:r w:rsidRPr="007D0C72">
              <w:t>NA</w:t>
            </w:r>
          </w:p>
        </w:tc>
        <w:tc>
          <w:tcPr>
            <w:tcW w:w="436" w:type="dxa"/>
            <w:noWrap/>
          </w:tcPr>
          <w:p w14:paraId="0E7D2A7B" w14:textId="652E884D" w:rsidR="00FC045A" w:rsidRPr="00225889" w:rsidRDefault="00FC045A" w:rsidP="00FC045A">
            <w:pPr>
              <w:spacing w:line="240" w:lineRule="auto"/>
              <w:ind w:firstLine="0"/>
              <w:rPr>
                <w:bCs/>
              </w:rPr>
            </w:pPr>
            <w:r w:rsidRPr="007D0C72">
              <w:t>4</w:t>
            </w:r>
          </w:p>
        </w:tc>
        <w:tc>
          <w:tcPr>
            <w:tcW w:w="1151" w:type="dxa"/>
            <w:noWrap/>
            <w:hideMark/>
          </w:tcPr>
          <w:p w14:paraId="72D372FE" w14:textId="71C03BA8" w:rsidR="00FC045A" w:rsidRPr="00225889" w:rsidRDefault="00FC045A" w:rsidP="00FC045A">
            <w:pPr>
              <w:spacing w:line="240" w:lineRule="auto"/>
              <w:ind w:firstLine="0"/>
              <w:rPr>
                <w:bCs/>
              </w:rPr>
            </w:pPr>
            <w:r w:rsidRPr="007D0C72">
              <w:t>2531.3164</w:t>
            </w:r>
          </w:p>
        </w:tc>
        <w:tc>
          <w:tcPr>
            <w:tcW w:w="1274" w:type="dxa"/>
            <w:noWrap/>
            <w:hideMark/>
          </w:tcPr>
          <w:p w14:paraId="34EF70F6" w14:textId="5808BE63" w:rsidR="00FC045A" w:rsidRPr="00225889" w:rsidRDefault="00FC045A" w:rsidP="00FC045A">
            <w:pPr>
              <w:spacing w:line="240" w:lineRule="auto"/>
              <w:ind w:firstLine="0"/>
              <w:rPr>
                <w:bCs/>
              </w:rPr>
            </w:pPr>
            <w:r w:rsidRPr="007D0C72">
              <w:t>-5054.6159</w:t>
            </w:r>
          </w:p>
        </w:tc>
        <w:tc>
          <w:tcPr>
            <w:tcW w:w="1086" w:type="dxa"/>
            <w:noWrap/>
            <w:hideMark/>
          </w:tcPr>
          <w:p w14:paraId="60CD5C6A" w14:textId="65D3D2BF" w:rsidR="00FC045A" w:rsidRPr="00225889" w:rsidRDefault="00FC045A" w:rsidP="00FC045A">
            <w:pPr>
              <w:spacing w:line="240" w:lineRule="auto"/>
              <w:ind w:firstLine="0"/>
              <w:rPr>
                <w:bCs/>
              </w:rPr>
            </w:pPr>
            <w:r w:rsidRPr="007D0C72">
              <w:t>80.3188</w:t>
            </w:r>
          </w:p>
        </w:tc>
        <w:tc>
          <w:tcPr>
            <w:tcW w:w="815" w:type="dxa"/>
            <w:noWrap/>
          </w:tcPr>
          <w:p w14:paraId="415F408D" w14:textId="2D214698" w:rsidR="00FC045A" w:rsidRPr="00225889" w:rsidRDefault="00F324F6" w:rsidP="00FC045A">
            <w:pPr>
              <w:spacing w:line="240" w:lineRule="auto"/>
              <w:ind w:firstLine="0"/>
              <w:rPr>
                <w:bCs/>
              </w:rPr>
            </w:pPr>
            <w:r>
              <w:rPr>
                <w:bCs/>
              </w:rPr>
              <w:t>0</w:t>
            </w:r>
          </w:p>
        </w:tc>
      </w:tr>
      <w:tr w:rsidR="004E6880" w:rsidRPr="00225889" w14:paraId="6A0ABE96" w14:textId="77777777" w:rsidTr="004E6880">
        <w:trPr>
          <w:trHeight w:val="300"/>
        </w:trPr>
        <w:tc>
          <w:tcPr>
            <w:tcW w:w="561" w:type="dxa"/>
            <w:noWrap/>
            <w:hideMark/>
          </w:tcPr>
          <w:p w14:paraId="64938A6F" w14:textId="37A529A1" w:rsidR="00FC045A" w:rsidRPr="00225889" w:rsidRDefault="00FC045A" w:rsidP="00FC045A">
            <w:pPr>
              <w:spacing w:line="240" w:lineRule="auto"/>
              <w:ind w:firstLine="0"/>
              <w:rPr>
                <w:bCs/>
              </w:rPr>
            </w:pPr>
            <w:r w:rsidRPr="007D0C72">
              <w:t>7</w:t>
            </w:r>
          </w:p>
        </w:tc>
        <w:tc>
          <w:tcPr>
            <w:tcW w:w="1055" w:type="dxa"/>
            <w:noWrap/>
            <w:hideMark/>
          </w:tcPr>
          <w:p w14:paraId="0B32BED6" w14:textId="38D8707B" w:rsidR="00FC045A" w:rsidRPr="00225889" w:rsidRDefault="00FC045A" w:rsidP="00FC045A">
            <w:pPr>
              <w:spacing w:line="240" w:lineRule="auto"/>
              <w:ind w:firstLine="0"/>
              <w:rPr>
                <w:bCs/>
              </w:rPr>
            </w:pPr>
            <w:r w:rsidRPr="007D0C72">
              <w:t>-0.0365</w:t>
            </w:r>
          </w:p>
        </w:tc>
        <w:tc>
          <w:tcPr>
            <w:tcW w:w="1352" w:type="dxa"/>
            <w:noWrap/>
            <w:hideMark/>
          </w:tcPr>
          <w:p w14:paraId="34CFCA8B" w14:textId="1E94BF71" w:rsidR="00FC045A" w:rsidRPr="00225889" w:rsidRDefault="00FC045A" w:rsidP="00FC045A">
            <w:pPr>
              <w:spacing w:line="240" w:lineRule="auto"/>
              <w:ind w:firstLine="0"/>
              <w:rPr>
                <w:bCs/>
              </w:rPr>
            </w:pPr>
            <w:r w:rsidRPr="007D0C72">
              <w:t>0.0065</w:t>
            </w:r>
          </w:p>
        </w:tc>
        <w:tc>
          <w:tcPr>
            <w:tcW w:w="1246" w:type="dxa"/>
            <w:noWrap/>
            <w:hideMark/>
          </w:tcPr>
          <w:p w14:paraId="229A162F" w14:textId="21DEBFEF" w:rsidR="00FC045A" w:rsidRPr="00225889" w:rsidRDefault="00FC045A" w:rsidP="00FC045A">
            <w:pPr>
              <w:spacing w:line="240" w:lineRule="auto"/>
              <w:ind w:firstLine="0"/>
              <w:rPr>
                <w:bCs/>
              </w:rPr>
            </w:pPr>
            <w:r w:rsidRPr="007D0C72">
              <w:t>NA</w:t>
            </w:r>
          </w:p>
        </w:tc>
        <w:tc>
          <w:tcPr>
            <w:tcW w:w="980" w:type="dxa"/>
            <w:noWrap/>
            <w:hideMark/>
          </w:tcPr>
          <w:p w14:paraId="0C51BAD5" w14:textId="3C008B3B" w:rsidR="00FC045A" w:rsidRPr="00225889" w:rsidRDefault="00FC045A" w:rsidP="00FC045A">
            <w:pPr>
              <w:spacing w:line="240" w:lineRule="auto"/>
              <w:ind w:firstLine="0"/>
              <w:rPr>
                <w:bCs/>
              </w:rPr>
            </w:pPr>
            <w:r w:rsidRPr="007D0C72">
              <w:t>NA</w:t>
            </w:r>
          </w:p>
        </w:tc>
        <w:tc>
          <w:tcPr>
            <w:tcW w:w="1332" w:type="dxa"/>
            <w:noWrap/>
            <w:hideMark/>
          </w:tcPr>
          <w:p w14:paraId="367921DF" w14:textId="5F98DE23" w:rsidR="00FC045A" w:rsidRPr="00225889" w:rsidRDefault="00FC045A" w:rsidP="00FC045A">
            <w:pPr>
              <w:spacing w:line="240" w:lineRule="auto"/>
              <w:ind w:firstLine="0"/>
              <w:rPr>
                <w:bCs/>
              </w:rPr>
            </w:pPr>
            <w:r w:rsidRPr="007D0C72">
              <w:t>NA</w:t>
            </w:r>
          </w:p>
        </w:tc>
        <w:tc>
          <w:tcPr>
            <w:tcW w:w="1478" w:type="dxa"/>
            <w:noWrap/>
            <w:hideMark/>
          </w:tcPr>
          <w:p w14:paraId="60152D18" w14:textId="31A36C0C" w:rsidR="00FC045A" w:rsidRPr="00225889" w:rsidRDefault="00FC045A" w:rsidP="00FC045A">
            <w:pPr>
              <w:spacing w:line="240" w:lineRule="auto"/>
              <w:ind w:firstLine="0"/>
              <w:rPr>
                <w:bCs/>
              </w:rPr>
            </w:pPr>
            <w:r w:rsidRPr="007D0C72">
              <w:t>NA</w:t>
            </w:r>
          </w:p>
        </w:tc>
        <w:tc>
          <w:tcPr>
            <w:tcW w:w="1648" w:type="dxa"/>
            <w:noWrap/>
            <w:hideMark/>
          </w:tcPr>
          <w:p w14:paraId="276FDDB1" w14:textId="4CEBF4AB" w:rsidR="00FC045A" w:rsidRPr="00225889" w:rsidRDefault="00FC045A" w:rsidP="00FC045A">
            <w:pPr>
              <w:spacing w:line="240" w:lineRule="auto"/>
              <w:ind w:firstLine="0"/>
              <w:rPr>
                <w:bCs/>
              </w:rPr>
            </w:pPr>
            <w:r w:rsidRPr="007D0C72">
              <w:t>NA</w:t>
            </w:r>
          </w:p>
        </w:tc>
        <w:tc>
          <w:tcPr>
            <w:tcW w:w="436" w:type="dxa"/>
            <w:noWrap/>
          </w:tcPr>
          <w:p w14:paraId="09989F54" w14:textId="61E0C7CE" w:rsidR="00FC045A" w:rsidRPr="00225889" w:rsidRDefault="00FC045A" w:rsidP="00FC045A">
            <w:pPr>
              <w:spacing w:line="240" w:lineRule="auto"/>
              <w:ind w:firstLine="0"/>
              <w:rPr>
                <w:bCs/>
              </w:rPr>
            </w:pPr>
            <w:r w:rsidRPr="007D0C72">
              <w:t>5</w:t>
            </w:r>
          </w:p>
        </w:tc>
        <w:tc>
          <w:tcPr>
            <w:tcW w:w="1151" w:type="dxa"/>
            <w:noWrap/>
            <w:hideMark/>
          </w:tcPr>
          <w:p w14:paraId="3F250CB1" w14:textId="76BD90C4" w:rsidR="00FC045A" w:rsidRPr="00225889" w:rsidRDefault="00FC045A" w:rsidP="00FC045A">
            <w:pPr>
              <w:spacing w:line="240" w:lineRule="auto"/>
              <w:ind w:firstLine="0"/>
              <w:rPr>
                <w:bCs/>
              </w:rPr>
            </w:pPr>
            <w:r w:rsidRPr="007D0C72">
              <w:t>2528.2534</w:t>
            </w:r>
          </w:p>
        </w:tc>
        <w:tc>
          <w:tcPr>
            <w:tcW w:w="1274" w:type="dxa"/>
            <w:noWrap/>
            <w:hideMark/>
          </w:tcPr>
          <w:p w14:paraId="0B64BE77" w14:textId="627CC310" w:rsidR="00FC045A" w:rsidRPr="00225889" w:rsidRDefault="00FC045A" w:rsidP="00FC045A">
            <w:pPr>
              <w:spacing w:line="240" w:lineRule="auto"/>
              <w:ind w:firstLine="0"/>
              <w:rPr>
                <w:bCs/>
              </w:rPr>
            </w:pPr>
            <w:r w:rsidRPr="007D0C72">
              <w:t>-5046.4814</w:t>
            </w:r>
          </w:p>
        </w:tc>
        <w:tc>
          <w:tcPr>
            <w:tcW w:w="1086" w:type="dxa"/>
            <w:noWrap/>
            <w:hideMark/>
          </w:tcPr>
          <w:p w14:paraId="32EB9EBE" w14:textId="3AD27684" w:rsidR="00FC045A" w:rsidRPr="00225889" w:rsidRDefault="00FC045A" w:rsidP="00FC045A">
            <w:pPr>
              <w:spacing w:line="240" w:lineRule="auto"/>
              <w:ind w:firstLine="0"/>
              <w:rPr>
                <w:bCs/>
              </w:rPr>
            </w:pPr>
            <w:r w:rsidRPr="007D0C72">
              <w:t>88.4533</w:t>
            </w:r>
          </w:p>
        </w:tc>
        <w:tc>
          <w:tcPr>
            <w:tcW w:w="815" w:type="dxa"/>
            <w:noWrap/>
          </w:tcPr>
          <w:p w14:paraId="1435ABC1" w14:textId="709DF7FA" w:rsidR="00FC045A" w:rsidRPr="00225889" w:rsidRDefault="00F324F6" w:rsidP="00FC045A">
            <w:pPr>
              <w:spacing w:line="240" w:lineRule="auto"/>
              <w:ind w:firstLine="0"/>
              <w:rPr>
                <w:bCs/>
              </w:rPr>
            </w:pPr>
            <w:r>
              <w:rPr>
                <w:bCs/>
              </w:rPr>
              <w:t>0</w:t>
            </w:r>
          </w:p>
        </w:tc>
      </w:tr>
      <w:tr w:rsidR="004E6880" w:rsidRPr="00225889" w14:paraId="2907699D" w14:textId="77777777" w:rsidTr="004E6880">
        <w:trPr>
          <w:trHeight w:val="300"/>
        </w:trPr>
        <w:tc>
          <w:tcPr>
            <w:tcW w:w="561" w:type="dxa"/>
            <w:noWrap/>
            <w:hideMark/>
          </w:tcPr>
          <w:p w14:paraId="393E7887" w14:textId="2ADB9398" w:rsidR="00FC045A" w:rsidRPr="00225889" w:rsidRDefault="00FC045A" w:rsidP="00FC045A">
            <w:pPr>
              <w:spacing w:line="240" w:lineRule="auto"/>
              <w:ind w:firstLine="0"/>
              <w:rPr>
                <w:bCs/>
              </w:rPr>
            </w:pPr>
            <w:r w:rsidRPr="007D0C72">
              <w:t>6</w:t>
            </w:r>
          </w:p>
        </w:tc>
        <w:tc>
          <w:tcPr>
            <w:tcW w:w="1055" w:type="dxa"/>
            <w:noWrap/>
            <w:hideMark/>
          </w:tcPr>
          <w:p w14:paraId="2CA2AC6F" w14:textId="14CE5560" w:rsidR="00FC045A" w:rsidRPr="00225889" w:rsidRDefault="00FC045A" w:rsidP="00FC045A">
            <w:pPr>
              <w:spacing w:line="240" w:lineRule="auto"/>
              <w:ind w:firstLine="0"/>
              <w:rPr>
                <w:bCs/>
              </w:rPr>
            </w:pPr>
            <w:r w:rsidRPr="007D0C72">
              <w:t>0.1495</w:t>
            </w:r>
          </w:p>
        </w:tc>
        <w:tc>
          <w:tcPr>
            <w:tcW w:w="1352" w:type="dxa"/>
            <w:noWrap/>
            <w:hideMark/>
          </w:tcPr>
          <w:p w14:paraId="77BDEC8C" w14:textId="45E0D91E" w:rsidR="00FC045A" w:rsidRPr="00225889" w:rsidRDefault="00FC045A" w:rsidP="00FC045A">
            <w:pPr>
              <w:spacing w:line="240" w:lineRule="auto"/>
              <w:ind w:firstLine="0"/>
              <w:rPr>
                <w:bCs/>
              </w:rPr>
            </w:pPr>
            <w:r w:rsidRPr="007D0C72">
              <w:t>NA</w:t>
            </w:r>
          </w:p>
        </w:tc>
        <w:tc>
          <w:tcPr>
            <w:tcW w:w="1246" w:type="dxa"/>
            <w:noWrap/>
            <w:hideMark/>
          </w:tcPr>
          <w:p w14:paraId="4C28A8FA" w14:textId="2AE26F29" w:rsidR="00FC045A" w:rsidRPr="00225889" w:rsidRDefault="00FC045A" w:rsidP="00FC045A">
            <w:pPr>
              <w:spacing w:line="240" w:lineRule="auto"/>
              <w:ind w:firstLine="0"/>
              <w:rPr>
                <w:bCs/>
              </w:rPr>
            </w:pPr>
            <w:r w:rsidRPr="007D0C72">
              <w:t>-0.0065</w:t>
            </w:r>
          </w:p>
        </w:tc>
        <w:tc>
          <w:tcPr>
            <w:tcW w:w="980" w:type="dxa"/>
            <w:noWrap/>
            <w:hideMark/>
          </w:tcPr>
          <w:p w14:paraId="4EE74ADF" w14:textId="1B84D071" w:rsidR="00FC045A" w:rsidRPr="00225889" w:rsidRDefault="00FC045A" w:rsidP="00FC045A">
            <w:pPr>
              <w:spacing w:line="240" w:lineRule="auto"/>
              <w:ind w:firstLine="0"/>
              <w:rPr>
                <w:bCs/>
              </w:rPr>
            </w:pPr>
            <w:r w:rsidRPr="007D0C72">
              <w:t>NA</w:t>
            </w:r>
          </w:p>
        </w:tc>
        <w:tc>
          <w:tcPr>
            <w:tcW w:w="1332" w:type="dxa"/>
            <w:noWrap/>
            <w:hideMark/>
          </w:tcPr>
          <w:p w14:paraId="1A3034DD" w14:textId="366E9832" w:rsidR="00FC045A" w:rsidRPr="00225889" w:rsidRDefault="00FC045A" w:rsidP="00FC045A">
            <w:pPr>
              <w:spacing w:line="240" w:lineRule="auto"/>
              <w:ind w:firstLine="0"/>
              <w:rPr>
                <w:bCs/>
              </w:rPr>
            </w:pPr>
            <w:r w:rsidRPr="007D0C72">
              <w:t>NA</w:t>
            </w:r>
          </w:p>
        </w:tc>
        <w:tc>
          <w:tcPr>
            <w:tcW w:w="1478" w:type="dxa"/>
            <w:noWrap/>
            <w:hideMark/>
          </w:tcPr>
          <w:p w14:paraId="4668D2AF" w14:textId="3F77A017" w:rsidR="00FC045A" w:rsidRPr="00225889" w:rsidRDefault="00FC045A" w:rsidP="00FC045A">
            <w:pPr>
              <w:spacing w:line="240" w:lineRule="auto"/>
              <w:ind w:firstLine="0"/>
              <w:rPr>
                <w:bCs/>
              </w:rPr>
            </w:pPr>
            <w:r w:rsidRPr="007D0C72">
              <w:t>NA</w:t>
            </w:r>
          </w:p>
        </w:tc>
        <w:tc>
          <w:tcPr>
            <w:tcW w:w="1648" w:type="dxa"/>
            <w:noWrap/>
            <w:hideMark/>
          </w:tcPr>
          <w:p w14:paraId="3E675998" w14:textId="61268DE7" w:rsidR="00FC045A" w:rsidRPr="00225889" w:rsidRDefault="00FC045A" w:rsidP="00FC045A">
            <w:pPr>
              <w:spacing w:line="240" w:lineRule="auto"/>
              <w:ind w:firstLine="0"/>
              <w:rPr>
                <w:bCs/>
              </w:rPr>
            </w:pPr>
            <w:r w:rsidRPr="007D0C72">
              <w:t>NA</w:t>
            </w:r>
          </w:p>
        </w:tc>
        <w:tc>
          <w:tcPr>
            <w:tcW w:w="436" w:type="dxa"/>
            <w:noWrap/>
          </w:tcPr>
          <w:p w14:paraId="1DE4E3C7" w14:textId="2B1AB378" w:rsidR="00FC045A" w:rsidRPr="00225889" w:rsidRDefault="00FC045A" w:rsidP="00FC045A">
            <w:pPr>
              <w:spacing w:line="240" w:lineRule="auto"/>
              <w:ind w:firstLine="0"/>
              <w:rPr>
                <w:bCs/>
              </w:rPr>
            </w:pPr>
            <w:r w:rsidRPr="007D0C72">
              <w:t>5</w:t>
            </w:r>
          </w:p>
        </w:tc>
        <w:tc>
          <w:tcPr>
            <w:tcW w:w="1151" w:type="dxa"/>
            <w:noWrap/>
            <w:hideMark/>
          </w:tcPr>
          <w:p w14:paraId="71030EAD" w14:textId="6167AF67" w:rsidR="00FC045A" w:rsidRPr="00225889" w:rsidRDefault="00FC045A" w:rsidP="00FC045A">
            <w:pPr>
              <w:spacing w:line="240" w:lineRule="auto"/>
              <w:ind w:firstLine="0"/>
              <w:rPr>
                <w:bCs/>
              </w:rPr>
            </w:pPr>
            <w:r w:rsidRPr="007D0C72">
              <w:t>2527.7432</w:t>
            </w:r>
          </w:p>
        </w:tc>
        <w:tc>
          <w:tcPr>
            <w:tcW w:w="1274" w:type="dxa"/>
            <w:noWrap/>
            <w:hideMark/>
          </w:tcPr>
          <w:p w14:paraId="1D56E455" w14:textId="67543A9D" w:rsidR="00FC045A" w:rsidRPr="00225889" w:rsidRDefault="00FC045A" w:rsidP="00FC045A">
            <w:pPr>
              <w:spacing w:line="240" w:lineRule="auto"/>
              <w:ind w:firstLine="0"/>
              <w:rPr>
                <w:bCs/>
              </w:rPr>
            </w:pPr>
            <w:r w:rsidRPr="007D0C72">
              <w:t>-5045.4610</w:t>
            </w:r>
          </w:p>
        </w:tc>
        <w:tc>
          <w:tcPr>
            <w:tcW w:w="1086" w:type="dxa"/>
            <w:noWrap/>
            <w:hideMark/>
          </w:tcPr>
          <w:p w14:paraId="2982507F" w14:textId="06A99D80" w:rsidR="00FC045A" w:rsidRPr="00225889" w:rsidRDefault="00FC045A" w:rsidP="00FC045A">
            <w:pPr>
              <w:spacing w:line="240" w:lineRule="auto"/>
              <w:ind w:firstLine="0"/>
              <w:rPr>
                <w:bCs/>
              </w:rPr>
            </w:pPr>
            <w:r w:rsidRPr="007D0C72">
              <w:t>89.4737</w:t>
            </w:r>
          </w:p>
        </w:tc>
        <w:tc>
          <w:tcPr>
            <w:tcW w:w="815" w:type="dxa"/>
            <w:noWrap/>
          </w:tcPr>
          <w:p w14:paraId="0756D3C9" w14:textId="773F2BF3" w:rsidR="00FC045A" w:rsidRPr="00225889" w:rsidRDefault="00F324F6" w:rsidP="00FC045A">
            <w:pPr>
              <w:spacing w:line="240" w:lineRule="auto"/>
              <w:ind w:firstLine="0"/>
              <w:rPr>
                <w:bCs/>
              </w:rPr>
            </w:pPr>
            <w:r>
              <w:rPr>
                <w:bCs/>
              </w:rPr>
              <w:t>0</w:t>
            </w:r>
          </w:p>
        </w:tc>
      </w:tr>
      <w:tr w:rsidR="004E6880" w:rsidRPr="00225889" w14:paraId="25A7CB4A" w14:textId="77777777" w:rsidTr="004E6880">
        <w:trPr>
          <w:trHeight w:val="300"/>
        </w:trPr>
        <w:tc>
          <w:tcPr>
            <w:tcW w:w="561" w:type="dxa"/>
            <w:noWrap/>
            <w:hideMark/>
          </w:tcPr>
          <w:p w14:paraId="1C6B6A3A" w14:textId="2FA8DB10" w:rsidR="00FC045A" w:rsidRPr="00225889" w:rsidRDefault="00FC045A" w:rsidP="00FC045A">
            <w:pPr>
              <w:spacing w:line="240" w:lineRule="auto"/>
              <w:ind w:firstLine="0"/>
              <w:rPr>
                <w:bCs/>
              </w:rPr>
            </w:pPr>
            <w:r w:rsidRPr="007D0C72">
              <w:t>8</w:t>
            </w:r>
          </w:p>
        </w:tc>
        <w:tc>
          <w:tcPr>
            <w:tcW w:w="1055" w:type="dxa"/>
            <w:noWrap/>
            <w:hideMark/>
          </w:tcPr>
          <w:p w14:paraId="5FD703C4" w14:textId="4AADFB8C" w:rsidR="00FC045A" w:rsidRPr="00225889" w:rsidRDefault="00FC045A" w:rsidP="00FC045A">
            <w:pPr>
              <w:spacing w:line="240" w:lineRule="auto"/>
              <w:ind w:firstLine="0"/>
              <w:rPr>
                <w:bCs/>
              </w:rPr>
            </w:pPr>
            <w:r w:rsidRPr="007D0C72">
              <w:t>0.1478</w:t>
            </w:r>
          </w:p>
        </w:tc>
        <w:tc>
          <w:tcPr>
            <w:tcW w:w="1352" w:type="dxa"/>
            <w:noWrap/>
            <w:hideMark/>
          </w:tcPr>
          <w:p w14:paraId="56B86818" w14:textId="2F0A1D92" w:rsidR="00FC045A" w:rsidRPr="00225889" w:rsidRDefault="00FC045A" w:rsidP="00FC045A">
            <w:pPr>
              <w:spacing w:line="240" w:lineRule="auto"/>
              <w:ind w:firstLine="0"/>
              <w:rPr>
                <w:bCs/>
              </w:rPr>
            </w:pPr>
            <w:r w:rsidRPr="007D0C72">
              <w:t>NA</w:t>
            </w:r>
          </w:p>
        </w:tc>
        <w:tc>
          <w:tcPr>
            <w:tcW w:w="1246" w:type="dxa"/>
            <w:noWrap/>
            <w:hideMark/>
          </w:tcPr>
          <w:p w14:paraId="7B7E3E27" w14:textId="23721213" w:rsidR="00FC045A" w:rsidRPr="00225889" w:rsidRDefault="00FC045A" w:rsidP="00FC045A">
            <w:pPr>
              <w:spacing w:line="240" w:lineRule="auto"/>
              <w:ind w:firstLine="0"/>
              <w:rPr>
                <w:bCs/>
              </w:rPr>
            </w:pPr>
            <w:r w:rsidRPr="007D0C72">
              <w:t>NA</w:t>
            </w:r>
          </w:p>
        </w:tc>
        <w:tc>
          <w:tcPr>
            <w:tcW w:w="980" w:type="dxa"/>
            <w:noWrap/>
            <w:hideMark/>
          </w:tcPr>
          <w:p w14:paraId="35234B6A" w14:textId="11EDF3A3" w:rsidR="00FC045A" w:rsidRPr="00225889" w:rsidRDefault="00FC045A" w:rsidP="00FC045A">
            <w:pPr>
              <w:spacing w:line="240" w:lineRule="auto"/>
              <w:ind w:firstLine="0"/>
              <w:rPr>
                <w:bCs/>
              </w:rPr>
            </w:pPr>
            <w:r w:rsidRPr="007D0C72">
              <w:t>-0.000</w:t>
            </w:r>
            <w:r w:rsidR="00F324F6">
              <w:t>8</w:t>
            </w:r>
          </w:p>
        </w:tc>
        <w:tc>
          <w:tcPr>
            <w:tcW w:w="1332" w:type="dxa"/>
            <w:noWrap/>
            <w:hideMark/>
          </w:tcPr>
          <w:p w14:paraId="2610F50E" w14:textId="6AD6AC3B" w:rsidR="00FC045A" w:rsidRPr="00225889" w:rsidRDefault="00FC045A" w:rsidP="00FC045A">
            <w:pPr>
              <w:spacing w:line="240" w:lineRule="auto"/>
              <w:ind w:firstLine="0"/>
              <w:rPr>
                <w:bCs/>
              </w:rPr>
            </w:pPr>
            <w:r w:rsidRPr="007D0C72">
              <w:t>NA</w:t>
            </w:r>
          </w:p>
        </w:tc>
        <w:tc>
          <w:tcPr>
            <w:tcW w:w="1478" w:type="dxa"/>
            <w:noWrap/>
            <w:hideMark/>
          </w:tcPr>
          <w:p w14:paraId="7395E1DD" w14:textId="6045CB77" w:rsidR="00FC045A" w:rsidRPr="00225889" w:rsidRDefault="00FC045A" w:rsidP="00FC045A">
            <w:pPr>
              <w:spacing w:line="240" w:lineRule="auto"/>
              <w:ind w:firstLine="0"/>
              <w:rPr>
                <w:bCs/>
              </w:rPr>
            </w:pPr>
            <w:r w:rsidRPr="007D0C72">
              <w:t>NA</w:t>
            </w:r>
          </w:p>
        </w:tc>
        <w:tc>
          <w:tcPr>
            <w:tcW w:w="1648" w:type="dxa"/>
            <w:noWrap/>
            <w:hideMark/>
          </w:tcPr>
          <w:p w14:paraId="5806DBF0" w14:textId="17B4C4E0" w:rsidR="00FC045A" w:rsidRPr="00225889" w:rsidRDefault="00FC045A" w:rsidP="00FC045A">
            <w:pPr>
              <w:spacing w:line="240" w:lineRule="auto"/>
              <w:ind w:firstLine="0"/>
              <w:rPr>
                <w:bCs/>
              </w:rPr>
            </w:pPr>
            <w:r w:rsidRPr="007D0C72">
              <w:t>NA</w:t>
            </w:r>
          </w:p>
        </w:tc>
        <w:tc>
          <w:tcPr>
            <w:tcW w:w="436" w:type="dxa"/>
            <w:noWrap/>
          </w:tcPr>
          <w:p w14:paraId="1A305B62" w14:textId="163F4F7E" w:rsidR="00FC045A" w:rsidRPr="00225889" w:rsidRDefault="00FC045A" w:rsidP="00FC045A">
            <w:pPr>
              <w:spacing w:line="240" w:lineRule="auto"/>
              <w:ind w:firstLine="0"/>
              <w:rPr>
                <w:bCs/>
              </w:rPr>
            </w:pPr>
            <w:r w:rsidRPr="007D0C72">
              <w:t>5</w:t>
            </w:r>
          </w:p>
        </w:tc>
        <w:tc>
          <w:tcPr>
            <w:tcW w:w="1151" w:type="dxa"/>
            <w:noWrap/>
            <w:hideMark/>
          </w:tcPr>
          <w:p w14:paraId="4C2E863C" w14:textId="61C0FA87" w:rsidR="00FC045A" w:rsidRPr="00225889" w:rsidRDefault="00FC045A" w:rsidP="00FC045A">
            <w:pPr>
              <w:spacing w:line="240" w:lineRule="auto"/>
              <w:ind w:firstLine="0"/>
              <w:rPr>
                <w:bCs/>
              </w:rPr>
            </w:pPr>
            <w:r w:rsidRPr="007D0C72">
              <w:t>2525.8077</w:t>
            </w:r>
          </w:p>
        </w:tc>
        <w:tc>
          <w:tcPr>
            <w:tcW w:w="1274" w:type="dxa"/>
            <w:noWrap/>
            <w:hideMark/>
          </w:tcPr>
          <w:p w14:paraId="2FE07826" w14:textId="25599844" w:rsidR="00FC045A" w:rsidRPr="00225889" w:rsidRDefault="00FC045A" w:rsidP="00FC045A">
            <w:pPr>
              <w:spacing w:line="240" w:lineRule="auto"/>
              <w:ind w:firstLine="0"/>
              <w:rPr>
                <w:bCs/>
              </w:rPr>
            </w:pPr>
            <w:r w:rsidRPr="007D0C72">
              <w:t>-5041.5900</w:t>
            </w:r>
          </w:p>
        </w:tc>
        <w:tc>
          <w:tcPr>
            <w:tcW w:w="1086" w:type="dxa"/>
            <w:noWrap/>
            <w:hideMark/>
          </w:tcPr>
          <w:p w14:paraId="516E272A" w14:textId="151CA318" w:rsidR="00FC045A" w:rsidRPr="00225889" w:rsidRDefault="00FC045A" w:rsidP="00FC045A">
            <w:pPr>
              <w:spacing w:line="240" w:lineRule="auto"/>
              <w:ind w:firstLine="0"/>
              <w:rPr>
                <w:bCs/>
              </w:rPr>
            </w:pPr>
            <w:r w:rsidRPr="007D0C72">
              <w:t>93.3447</w:t>
            </w:r>
          </w:p>
        </w:tc>
        <w:tc>
          <w:tcPr>
            <w:tcW w:w="815" w:type="dxa"/>
            <w:noWrap/>
          </w:tcPr>
          <w:p w14:paraId="09E15C8A" w14:textId="4D860C7A" w:rsidR="00FC045A" w:rsidRPr="00225889" w:rsidRDefault="00F324F6" w:rsidP="00FC045A">
            <w:pPr>
              <w:spacing w:line="240" w:lineRule="auto"/>
              <w:ind w:firstLine="0"/>
              <w:rPr>
                <w:bCs/>
              </w:rPr>
            </w:pPr>
            <w:r>
              <w:rPr>
                <w:bCs/>
              </w:rPr>
              <w:t>0</w:t>
            </w:r>
          </w:p>
        </w:tc>
      </w:tr>
      <w:tr w:rsidR="004E6880" w:rsidRPr="00225889" w14:paraId="72D638E1" w14:textId="77777777" w:rsidTr="004E6880">
        <w:trPr>
          <w:trHeight w:val="300"/>
        </w:trPr>
        <w:tc>
          <w:tcPr>
            <w:tcW w:w="561" w:type="dxa"/>
            <w:noWrap/>
            <w:hideMark/>
          </w:tcPr>
          <w:p w14:paraId="312E8F5B" w14:textId="7190A5FD" w:rsidR="00FC045A" w:rsidRPr="00225889" w:rsidRDefault="00FC045A" w:rsidP="00FC045A">
            <w:pPr>
              <w:spacing w:line="240" w:lineRule="auto"/>
              <w:ind w:firstLine="0"/>
              <w:rPr>
                <w:bCs/>
              </w:rPr>
            </w:pPr>
            <w:r w:rsidRPr="007D0C72">
              <w:t>3</w:t>
            </w:r>
          </w:p>
        </w:tc>
        <w:tc>
          <w:tcPr>
            <w:tcW w:w="1055" w:type="dxa"/>
            <w:noWrap/>
            <w:hideMark/>
          </w:tcPr>
          <w:p w14:paraId="623E55BF" w14:textId="0F980221" w:rsidR="00FC045A" w:rsidRPr="00225889" w:rsidRDefault="00FC045A" w:rsidP="00FC045A">
            <w:pPr>
              <w:spacing w:line="240" w:lineRule="auto"/>
              <w:ind w:firstLine="0"/>
              <w:rPr>
                <w:bCs/>
              </w:rPr>
            </w:pPr>
            <w:r w:rsidRPr="007D0C72">
              <w:t>-0.0357</w:t>
            </w:r>
          </w:p>
        </w:tc>
        <w:tc>
          <w:tcPr>
            <w:tcW w:w="1352" w:type="dxa"/>
            <w:noWrap/>
            <w:hideMark/>
          </w:tcPr>
          <w:p w14:paraId="0C6C695D" w14:textId="4B81042D" w:rsidR="00FC045A" w:rsidRPr="00225889" w:rsidRDefault="00FC045A" w:rsidP="00FC045A">
            <w:pPr>
              <w:spacing w:line="240" w:lineRule="auto"/>
              <w:ind w:firstLine="0"/>
              <w:rPr>
                <w:bCs/>
              </w:rPr>
            </w:pPr>
            <w:r w:rsidRPr="007D0C72">
              <w:t>0.0065</w:t>
            </w:r>
          </w:p>
        </w:tc>
        <w:tc>
          <w:tcPr>
            <w:tcW w:w="1246" w:type="dxa"/>
            <w:noWrap/>
            <w:hideMark/>
          </w:tcPr>
          <w:p w14:paraId="3612DA9F" w14:textId="4BCF4FEF" w:rsidR="00FC045A" w:rsidRPr="00225889" w:rsidRDefault="00FC045A" w:rsidP="00FC045A">
            <w:pPr>
              <w:spacing w:line="240" w:lineRule="auto"/>
              <w:ind w:firstLine="0"/>
              <w:rPr>
                <w:bCs/>
              </w:rPr>
            </w:pPr>
            <w:r w:rsidRPr="007D0C72">
              <w:t>-0.0067</w:t>
            </w:r>
          </w:p>
        </w:tc>
        <w:tc>
          <w:tcPr>
            <w:tcW w:w="980" w:type="dxa"/>
            <w:noWrap/>
            <w:hideMark/>
          </w:tcPr>
          <w:p w14:paraId="0C59C455" w14:textId="10EC1B8F" w:rsidR="00FC045A" w:rsidRPr="00225889" w:rsidRDefault="00FC045A" w:rsidP="00FC045A">
            <w:pPr>
              <w:spacing w:line="240" w:lineRule="auto"/>
              <w:ind w:firstLine="0"/>
              <w:rPr>
                <w:bCs/>
              </w:rPr>
            </w:pPr>
            <w:r w:rsidRPr="007D0C72">
              <w:t>NA</w:t>
            </w:r>
          </w:p>
        </w:tc>
        <w:tc>
          <w:tcPr>
            <w:tcW w:w="1332" w:type="dxa"/>
            <w:noWrap/>
            <w:hideMark/>
          </w:tcPr>
          <w:p w14:paraId="6ACD97B1" w14:textId="48C45439" w:rsidR="00FC045A" w:rsidRPr="00225889" w:rsidRDefault="00FC045A" w:rsidP="00FC045A">
            <w:pPr>
              <w:spacing w:line="240" w:lineRule="auto"/>
              <w:ind w:firstLine="0"/>
              <w:rPr>
                <w:bCs/>
              </w:rPr>
            </w:pPr>
            <w:r w:rsidRPr="007D0C72">
              <w:t>NA</w:t>
            </w:r>
          </w:p>
        </w:tc>
        <w:tc>
          <w:tcPr>
            <w:tcW w:w="1478" w:type="dxa"/>
            <w:noWrap/>
            <w:hideMark/>
          </w:tcPr>
          <w:p w14:paraId="6C413E96" w14:textId="5E33FCAD" w:rsidR="00FC045A" w:rsidRPr="00225889" w:rsidRDefault="00FC045A" w:rsidP="00FC045A">
            <w:pPr>
              <w:spacing w:line="240" w:lineRule="auto"/>
              <w:ind w:firstLine="0"/>
              <w:rPr>
                <w:bCs/>
              </w:rPr>
            </w:pPr>
            <w:r w:rsidRPr="007D0C72">
              <w:t>NA</w:t>
            </w:r>
          </w:p>
        </w:tc>
        <w:tc>
          <w:tcPr>
            <w:tcW w:w="1648" w:type="dxa"/>
            <w:noWrap/>
            <w:hideMark/>
          </w:tcPr>
          <w:p w14:paraId="1E0ADFE1" w14:textId="19D66990" w:rsidR="00FC045A" w:rsidRPr="00225889" w:rsidRDefault="00FC045A" w:rsidP="00FC045A">
            <w:pPr>
              <w:spacing w:line="240" w:lineRule="auto"/>
              <w:ind w:firstLine="0"/>
              <w:rPr>
                <w:bCs/>
              </w:rPr>
            </w:pPr>
            <w:r w:rsidRPr="007D0C72">
              <w:t>NA</w:t>
            </w:r>
          </w:p>
        </w:tc>
        <w:tc>
          <w:tcPr>
            <w:tcW w:w="436" w:type="dxa"/>
            <w:noWrap/>
          </w:tcPr>
          <w:p w14:paraId="223B770F" w14:textId="720B0638" w:rsidR="00FC045A" w:rsidRPr="00225889" w:rsidRDefault="00FC045A" w:rsidP="00FC045A">
            <w:pPr>
              <w:spacing w:line="240" w:lineRule="auto"/>
              <w:ind w:firstLine="0"/>
              <w:rPr>
                <w:bCs/>
              </w:rPr>
            </w:pPr>
            <w:r w:rsidRPr="007D0C72">
              <w:t>6</w:t>
            </w:r>
          </w:p>
        </w:tc>
        <w:tc>
          <w:tcPr>
            <w:tcW w:w="1151" w:type="dxa"/>
            <w:noWrap/>
            <w:hideMark/>
          </w:tcPr>
          <w:p w14:paraId="5E533664" w14:textId="4357ED67" w:rsidR="00FC045A" w:rsidRPr="00225889" w:rsidRDefault="00FC045A" w:rsidP="00FC045A">
            <w:pPr>
              <w:spacing w:line="240" w:lineRule="auto"/>
              <w:ind w:firstLine="0"/>
              <w:rPr>
                <w:bCs/>
              </w:rPr>
            </w:pPr>
            <w:r w:rsidRPr="007D0C72">
              <w:t>2524.7142</w:t>
            </w:r>
          </w:p>
        </w:tc>
        <w:tc>
          <w:tcPr>
            <w:tcW w:w="1274" w:type="dxa"/>
            <w:noWrap/>
            <w:hideMark/>
          </w:tcPr>
          <w:p w14:paraId="395A8028" w14:textId="79332C83" w:rsidR="00FC045A" w:rsidRPr="00225889" w:rsidRDefault="00FC045A" w:rsidP="00FC045A">
            <w:pPr>
              <w:spacing w:line="240" w:lineRule="auto"/>
              <w:ind w:firstLine="0"/>
              <w:rPr>
                <w:bCs/>
              </w:rPr>
            </w:pPr>
            <w:r w:rsidRPr="007D0C72">
              <w:t>-5037.3929</w:t>
            </w:r>
          </w:p>
        </w:tc>
        <w:tc>
          <w:tcPr>
            <w:tcW w:w="1086" w:type="dxa"/>
            <w:noWrap/>
            <w:hideMark/>
          </w:tcPr>
          <w:p w14:paraId="5FF35299" w14:textId="3E63C8D7" w:rsidR="00FC045A" w:rsidRPr="00225889" w:rsidRDefault="00FC045A" w:rsidP="00FC045A">
            <w:pPr>
              <w:spacing w:line="240" w:lineRule="auto"/>
              <w:ind w:firstLine="0"/>
              <w:rPr>
                <w:bCs/>
              </w:rPr>
            </w:pPr>
            <w:r w:rsidRPr="007D0C72">
              <w:t>97.5418</w:t>
            </w:r>
          </w:p>
        </w:tc>
        <w:tc>
          <w:tcPr>
            <w:tcW w:w="815" w:type="dxa"/>
            <w:noWrap/>
          </w:tcPr>
          <w:p w14:paraId="14B4B025" w14:textId="2A998042" w:rsidR="00FC045A" w:rsidRPr="00225889" w:rsidRDefault="00F324F6" w:rsidP="00FC045A">
            <w:pPr>
              <w:spacing w:line="240" w:lineRule="auto"/>
              <w:ind w:firstLine="0"/>
              <w:rPr>
                <w:bCs/>
              </w:rPr>
            </w:pPr>
            <w:r>
              <w:rPr>
                <w:bCs/>
              </w:rPr>
              <w:t>0</w:t>
            </w:r>
          </w:p>
        </w:tc>
      </w:tr>
      <w:tr w:rsidR="004E6880" w:rsidRPr="00225889" w14:paraId="200AAF07" w14:textId="77777777" w:rsidTr="004E6880">
        <w:trPr>
          <w:trHeight w:val="300"/>
        </w:trPr>
        <w:tc>
          <w:tcPr>
            <w:tcW w:w="561" w:type="dxa"/>
            <w:noWrap/>
            <w:hideMark/>
          </w:tcPr>
          <w:p w14:paraId="1F510DD8" w14:textId="7B42EC5C" w:rsidR="00FC045A" w:rsidRPr="00225889" w:rsidRDefault="00FC045A" w:rsidP="00FC045A">
            <w:pPr>
              <w:spacing w:line="240" w:lineRule="auto"/>
              <w:ind w:firstLine="0"/>
              <w:rPr>
                <w:bCs/>
              </w:rPr>
            </w:pPr>
            <w:r w:rsidRPr="007D0C72">
              <w:t>5</w:t>
            </w:r>
          </w:p>
        </w:tc>
        <w:tc>
          <w:tcPr>
            <w:tcW w:w="1055" w:type="dxa"/>
            <w:noWrap/>
            <w:hideMark/>
          </w:tcPr>
          <w:p w14:paraId="038CE5EC" w14:textId="55965E6A" w:rsidR="00FC045A" w:rsidRPr="00225889" w:rsidRDefault="00FC045A" w:rsidP="00FC045A">
            <w:pPr>
              <w:spacing w:line="240" w:lineRule="auto"/>
              <w:ind w:firstLine="0"/>
              <w:rPr>
                <w:bCs/>
              </w:rPr>
            </w:pPr>
            <w:r w:rsidRPr="007D0C72">
              <w:t>-0.0357</w:t>
            </w:r>
          </w:p>
        </w:tc>
        <w:tc>
          <w:tcPr>
            <w:tcW w:w="1352" w:type="dxa"/>
            <w:noWrap/>
            <w:hideMark/>
          </w:tcPr>
          <w:p w14:paraId="4F5D4907" w14:textId="2F8A200B" w:rsidR="00FC045A" w:rsidRPr="00225889" w:rsidRDefault="00FC045A" w:rsidP="00FC045A">
            <w:pPr>
              <w:spacing w:line="240" w:lineRule="auto"/>
              <w:ind w:firstLine="0"/>
              <w:rPr>
                <w:bCs/>
              </w:rPr>
            </w:pPr>
            <w:r w:rsidRPr="007D0C72">
              <w:t>0.0065</w:t>
            </w:r>
          </w:p>
        </w:tc>
        <w:tc>
          <w:tcPr>
            <w:tcW w:w="1246" w:type="dxa"/>
            <w:noWrap/>
            <w:hideMark/>
          </w:tcPr>
          <w:p w14:paraId="48C77785" w14:textId="6B3A6E12" w:rsidR="00FC045A" w:rsidRPr="00225889" w:rsidRDefault="00FC045A" w:rsidP="00FC045A">
            <w:pPr>
              <w:spacing w:line="240" w:lineRule="auto"/>
              <w:ind w:firstLine="0"/>
              <w:rPr>
                <w:bCs/>
              </w:rPr>
            </w:pPr>
            <w:r w:rsidRPr="007D0C72">
              <w:t>-0.0067</w:t>
            </w:r>
          </w:p>
        </w:tc>
        <w:tc>
          <w:tcPr>
            <w:tcW w:w="980" w:type="dxa"/>
            <w:noWrap/>
            <w:hideMark/>
          </w:tcPr>
          <w:p w14:paraId="27410B53" w14:textId="62F575A4" w:rsidR="00FC045A" w:rsidRPr="00225889" w:rsidRDefault="00FC045A" w:rsidP="00FC045A">
            <w:pPr>
              <w:spacing w:line="240" w:lineRule="auto"/>
              <w:ind w:firstLine="0"/>
              <w:rPr>
                <w:bCs/>
              </w:rPr>
            </w:pPr>
            <w:r w:rsidRPr="007D0C72">
              <w:t>NA</w:t>
            </w:r>
          </w:p>
        </w:tc>
        <w:tc>
          <w:tcPr>
            <w:tcW w:w="1332" w:type="dxa"/>
            <w:noWrap/>
            <w:hideMark/>
          </w:tcPr>
          <w:p w14:paraId="055C391C" w14:textId="3BFD2509" w:rsidR="00FC045A" w:rsidRPr="00225889" w:rsidRDefault="00FC045A" w:rsidP="00FC045A">
            <w:pPr>
              <w:spacing w:line="240" w:lineRule="auto"/>
              <w:ind w:firstLine="0"/>
              <w:rPr>
                <w:bCs/>
              </w:rPr>
            </w:pPr>
            <w:r w:rsidRPr="007D0C72">
              <w:t>NA</w:t>
            </w:r>
          </w:p>
        </w:tc>
        <w:tc>
          <w:tcPr>
            <w:tcW w:w="1478" w:type="dxa"/>
            <w:noWrap/>
            <w:hideMark/>
          </w:tcPr>
          <w:p w14:paraId="3E07A55D" w14:textId="20973D9C" w:rsidR="00FC045A" w:rsidRPr="00225889" w:rsidRDefault="00FC045A" w:rsidP="00FC045A">
            <w:pPr>
              <w:spacing w:line="240" w:lineRule="auto"/>
              <w:ind w:firstLine="0"/>
              <w:rPr>
                <w:bCs/>
              </w:rPr>
            </w:pPr>
            <w:r w:rsidRPr="007D0C72">
              <w:t>NA</w:t>
            </w:r>
          </w:p>
        </w:tc>
        <w:tc>
          <w:tcPr>
            <w:tcW w:w="1648" w:type="dxa"/>
            <w:noWrap/>
            <w:hideMark/>
          </w:tcPr>
          <w:p w14:paraId="465FB17C" w14:textId="15FE94AF" w:rsidR="00FC045A" w:rsidRPr="00225889" w:rsidRDefault="00FC045A" w:rsidP="00FC045A">
            <w:pPr>
              <w:spacing w:line="240" w:lineRule="auto"/>
              <w:ind w:firstLine="0"/>
              <w:rPr>
                <w:bCs/>
              </w:rPr>
            </w:pPr>
            <w:r w:rsidRPr="007D0C72">
              <w:t>NA</w:t>
            </w:r>
          </w:p>
        </w:tc>
        <w:tc>
          <w:tcPr>
            <w:tcW w:w="436" w:type="dxa"/>
            <w:noWrap/>
          </w:tcPr>
          <w:p w14:paraId="6028AD93" w14:textId="30FA9D59" w:rsidR="00FC045A" w:rsidRPr="00225889" w:rsidRDefault="00FC045A" w:rsidP="00FC045A">
            <w:pPr>
              <w:spacing w:line="240" w:lineRule="auto"/>
              <w:ind w:firstLine="0"/>
              <w:rPr>
                <w:bCs/>
              </w:rPr>
            </w:pPr>
            <w:r w:rsidRPr="007D0C72">
              <w:t>6</w:t>
            </w:r>
          </w:p>
        </w:tc>
        <w:tc>
          <w:tcPr>
            <w:tcW w:w="1151" w:type="dxa"/>
            <w:noWrap/>
            <w:hideMark/>
          </w:tcPr>
          <w:p w14:paraId="1397BDD7" w14:textId="1F3B5286" w:rsidR="00FC045A" w:rsidRPr="00225889" w:rsidRDefault="00FC045A" w:rsidP="00FC045A">
            <w:pPr>
              <w:spacing w:line="240" w:lineRule="auto"/>
              <w:ind w:firstLine="0"/>
              <w:rPr>
                <w:bCs/>
              </w:rPr>
            </w:pPr>
            <w:r w:rsidRPr="007D0C72">
              <w:t>2524.7142</w:t>
            </w:r>
          </w:p>
        </w:tc>
        <w:tc>
          <w:tcPr>
            <w:tcW w:w="1274" w:type="dxa"/>
            <w:noWrap/>
            <w:hideMark/>
          </w:tcPr>
          <w:p w14:paraId="3F5AA7FD" w14:textId="3B3F8631" w:rsidR="00FC045A" w:rsidRPr="00225889" w:rsidRDefault="00FC045A" w:rsidP="00FC045A">
            <w:pPr>
              <w:spacing w:line="240" w:lineRule="auto"/>
              <w:ind w:firstLine="0"/>
              <w:rPr>
                <w:bCs/>
              </w:rPr>
            </w:pPr>
            <w:r w:rsidRPr="007D0C72">
              <w:t>-5037.3929</w:t>
            </w:r>
          </w:p>
        </w:tc>
        <w:tc>
          <w:tcPr>
            <w:tcW w:w="1086" w:type="dxa"/>
            <w:noWrap/>
            <w:hideMark/>
          </w:tcPr>
          <w:p w14:paraId="13EB684F" w14:textId="3B3D94CB" w:rsidR="00FC045A" w:rsidRPr="00225889" w:rsidRDefault="00FC045A" w:rsidP="00FC045A">
            <w:pPr>
              <w:spacing w:line="240" w:lineRule="auto"/>
              <w:ind w:firstLine="0"/>
              <w:rPr>
                <w:bCs/>
              </w:rPr>
            </w:pPr>
            <w:r w:rsidRPr="007D0C72">
              <w:t>97.5418</w:t>
            </w:r>
          </w:p>
        </w:tc>
        <w:tc>
          <w:tcPr>
            <w:tcW w:w="815" w:type="dxa"/>
            <w:noWrap/>
          </w:tcPr>
          <w:p w14:paraId="490D588B" w14:textId="5DDA38F2" w:rsidR="00FC045A" w:rsidRPr="00225889" w:rsidRDefault="00F324F6" w:rsidP="00FC045A">
            <w:pPr>
              <w:spacing w:line="240" w:lineRule="auto"/>
              <w:ind w:firstLine="0"/>
              <w:rPr>
                <w:bCs/>
              </w:rPr>
            </w:pPr>
            <w:r>
              <w:rPr>
                <w:bCs/>
              </w:rPr>
              <w:t>0</w:t>
            </w:r>
          </w:p>
        </w:tc>
      </w:tr>
      <w:tr w:rsidR="004E6880" w:rsidRPr="00225889" w14:paraId="7F180FE0" w14:textId="77777777" w:rsidTr="004E6880">
        <w:trPr>
          <w:trHeight w:val="300"/>
        </w:trPr>
        <w:tc>
          <w:tcPr>
            <w:tcW w:w="561" w:type="dxa"/>
            <w:noWrap/>
            <w:hideMark/>
          </w:tcPr>
          <w:p w14:paraId="54E973E9" w14:textId="5CB08749" w:rsidR="00FC045A" w:rsidRPr="00225889" w:rsidRDefault="00FC045A" w:rsidP="00FC045A">
            <w:pPr>
              <w:spacing w:line="240" w:lineRule="auto"/>
              <w:ind w:firstLine="0"/>
              <w:rPr>
                <w:bCs/>
              </w:rPr>
            </w:pPr>
            <w:r w:rsidRPr="007D0C72">
              <w:t>4</w:t>
            </w:r>
          </w:p>
        </w:tc>
        <w:tc>
          <w:tcPr>
            <w:tcW w:w="1055" w:type="dxa"/>
            <w:noWrap/>
            <w:hideMark/>
          </w:tcPr>
          <w:p w14:paraId="1B109FB7" w14:textId="04B0EBB8" w:rsidR="00FC045A" w:rsidRPr="00225889" w:rsidRDefault="00FC045A" w:rsidP="00FC045A">
            <w:pPr>
              <w:spacing w:line="240" w:lineRule="auto"/>
              <w:ind w:firstLine="0"/>
              <w:rPr>
                <w:bCs/>
              </w:rPr>
            </w:pPr>
            <w:r w:rsidRPr="007D0C72">
              <w:t>0.1505</w:t>
            </w:r>
          </w:p>
        </w:tc>
        <w:tc>
          <w:tcPr>
            <w:tcW w:w="1352" w:type="dxa"/>
            <w:noWrap/>
            <w:hideMark/>
          </w:tcPr>
          <w:p w14:paraId="67CC02CC" w14:textId="2CAD79BF" w:rsidR="00FC045A" w:rsidRPr="00225889" w:rsidRDefault="00FC045A" w:rsidP="00FC045A">
            <w:pPr>
              <w:spacing w:line="240" w:lineRule="auto"/>
              <w:ind w:firstLine="0"/>
              <w:rPr>
                <w:bCs/>
              </w:rPr>
            </w:pPr>
            <w:r w:rsidRPr="007D0C72">
              <w:t>NA</w:t>
            </w:r>
          </w:p>
        </w:tc>
        <w:tc>
          <w:tcPr>
            <w:tcW w:w="1246" w:type="dxa"/>
            <w:noWrap/>
            <w:hideMark/>
          </w:tcPr>
          <w:p w14:paraId="18944BB7" w14:textId="3B9D981C" w:rsidR="00FC045A" w:rsidRPr="00225889" w:rsidRDefault="00FC045A" w:rsidP="00FC045A">
            <w:pPr>
              <w:spacing w:line="240" w:lineRule="auto"/>
              <w:ind w:firstLine="0"/>
              <w:rPr>
                <w:bCs/>
              </w:rPr>
            </w:pPr>
            <w:r w:rsidRPr="007D0C72">
              <w:t>-0.0065</w:t>
            </w:r>
          </w:p>
        </w:tc>
        <w:tc>
          <w:tcPr>
            <w:tcW w:w="980" w:type="dxa"/>
            <w:noWrap/>
            <w:hideMark/>
          </w:tcPr>
          <w:p w14:paraId="0C296BC6" w14:textId="06289602" w:rsidR="00FC045A" w:rsidRPr="00225889" w:rsidRDefault="00FC045A" w:rsidP="00FC045A">
            <w:pPr>
              <w:spacing w:line="240" w:lineRule="auto"/>
              <w:ind w:firstLine="0"/>
              <w:rPr>
                <w:bCs/>
              </w:rPr>
            </w:pPr>
            <w:r w:rsidRPr="007D0C72">
              <w:t>-0.000</w:t>
            </w:r>
            <w:r w:rsidR="00F324F6">
              <w:t>8</w:t>
            </w:r>
          </w:p>
        </w:tc>
        <w:tc>
          <w:tcPr>
            <w:tcW w:w="1332" w:type="dxa"/>
            <w:noWrap/>
            <w:hideMark/>
          </w:tcPr>
          <w:p w14:paraId="2C183890" w14:textId="6F31192E" w:rsidR="00FC045A" w:rsidRPr="00225889" w:rsidRDefault="00FC045A" w:rsidP="00FC045A">
            <w:pPr>
              <w:spacing w:line="240" w:lineRule="auto"/>
              <w:ind w:firstLine="0"/>
              <w:rPr>
                <w:bCs/>
              </w:rPr>
            </w:pPr>
            <w:r w:rsidRPr="007D0C72">
              <w:t>NA</w:t>
            </w:r>
          </w:p>
        </w:tc>
        <w:tc>
          <w:tcPr>
            <w:tcW w:w="1478" w:type="dxa"/>
            <w:noWrap/>
            <w:hideMark/>
          </w:tcPr>
          <w:p w14:paraId="383EB78B" w14:textId="18186535" w:rsidR="00FC045A" w:rsidRPr="00225889" w:rsidRDefault="00FC045A" w:rsidP="00FC045A">
            <w:pPr>
              <w:spacing w:line="240" w:lineRule="auto"/>
              <w:ind w:firstLine="0"/>
              <w:rPr>
                <w:bCs/>
              </w:rPr>
            </w:pPr>
            <w:r w:rsidRPr="007D0C72">
              <w:t>NA</w:t>
            </w:r>
          </w:p>
        </w:tc>
        <w:tc>
          <w:tcPr>
            <w:tcW w:w="1648" w:type="dxa"/>
            <w:noWrap/>
            <w:hideMark/>
          </w:tcPr>
          <w:p w14:paraId="5914110F" w14:textId="4CAFC1F9" w:rsidR="00FC045A" w:rsidRPr="00225889" w:rsidRDefault="00FC045A" w:rsidP="00FC045A">
            <w:pPr>
              <w:spacing w:line="240" w:lineRule="auto"/>
              <w:ind w:firstLine="0"/>
              <w:rPr>
                <w:bCs/>
              </w:rPr>
            </w:pPr>
            <w:r w:rsidRPr="007D0C72">
              <w:t>NA</w:t>
            </w:r>
          </w:p>
        </w:tc>
        <w:tc>
          <w:tcPr>
            <w:tcW w:w="436" w:type="dxa"/>
            <w:noWrap/>
          </w:tcPr>
          <w:p w14:paraId="71DF43D0" w14:textId="0E746AD9" w:rsidR="00FC045A" w:rsidRPr="00225889" w:rsidRDefault="00FC045A" w:rsidP="00FC045A">
            <w:pPr>
              <w:spacing w:line="240" w:lineRule="auto"/>
              <w:ind w:firstLine="0"/>
              <w:rPr>
                <w:bCs/>
              </w:rPr>
            </w:pPr>
            <w:r w:rsidRPr="007D0C72">
              <w:t>6</w:t>
            </w:r>
          </w:p>
        </w:tc>
        <w:tc>
          <w:tcPr>
            <w:tcW w:w="1151" w:type="dxa"/>
            <w:noWrap/>
            <w:hideMark/>
          </w:tcPr>
          <w:p w14:paraId="1D397AD3" w14:textId="41D9AACF" w:rsidR="00FC045A" w:rsidRPr="00225889" w:rsidRDefault="00FC045A" w:rsidP="00FC045A">
            <w:pPr>
              <w:spacing w:line="240" w:lineRule="auto"/>
              <w:ind w:firstLine="0"/>
              <w:rPr>
                <w:bCs/>
              </w:rPr>
            </w:pPr>
            <w:r w:rsidRPr="007D0C72">
              <w:t>2522.2386</w:t>
            </w:r>
          </w:p>
        </w:tc>
        <w:tc>
          <w:tcPr>
            <w:tcW w:w="1274" w:type="dxa"/>
            <w:noWrap/>
            <w:hideMark/>
          </w:tcPr>
          <w:p w14:paraId="4129B8A9" w14:textId="0F0BCF29" w:rsidR="00FC045A" w:rsidRPr="00225889" w:rsidRDefault="00FC045A" w:rsidP="00FC045A">
            <w:pPr>
              <w:spacing w:line="240" w:lineRule="auto"/>
              <w:ind w:firstLine="0"/>
              <w:rPr>
                <w:bCs/>
              </w:rPr>
            </w:pPr>
            <w:r w:rsidRPr="007D0C72">
              <w:t>-5032.4415</w:t>
            </w:r>
          </w:p>
        </w:tc>
        <w:tc>
          <w:tcPr>
            <w:tcW w:w="1086" w:type="dxa"/>
            <w:noWrap/>
            <w:hideMark/>
          </w:tcPr>
          <w:p w14:paraId="789DF439" w14:textId="448209A9" w:rsidR="00FC045A" w:rsidRPr="00225889" w:rsidRDefault="00FC045A" w:rsidP="00FC045A">
            <w:pPr>
              <w:spacing w:line="240" w:lineRule="auto"/>
              <w:ind w:firstLine="0"/>
              <w:rPr>
                <w:bCs/>
              </w:rPr>
            </w:pPr>
            <w:r w:rsidRPr="007D0C72">
              <w:t>102.4932</w:t>
            </w:r>
          </w:p>
        </w:tc>
        <w:tc>
          <w:tcPr>
            <w:tcW w:w="815" w:type="dxa"/>
            <w:noWrap/>
          </w:tcPr>
          <w:p w14:paraId="5EAF1DD3" w14:textId="17C77502" w:rsidR="00FC045A" w:rsidRPr="00225889" w:rsidRDefault="00F324F6" w:rsidP="00FC045A">
            <w:pPr>
              <w:spacing w:line="240" w:lineRule="auto"/>
              <w:ind w:firstLine="0"/>
              <w:rPr>
                <w:bCs/>
              </w:rPr>
            </w:pPr>
            <w:r>
              <w:rPr>
                <w:bCs/>
              </w:rPr>
              <w:t>0</w:t>
            </w:r>
          </w:p>
        </w:tc>
      </w:tr>
      <w:tr w:rsidR="004E6880" w:rsidRPr="00225889" w14:paraId="28837D47" w14:textId="77777777" w:rsidTr="004E6880">
        <w:trPr>
          <w:trHeight w:val="300"/>
        </w:trPr>
        <w:tc>
          <w:tcPr>
            <w:tcW w:w="561" w:type="dxa"/>
            <w:noWrap/>
            <w:hideMark/>
          </w:tcPr>
          <w:p w14:paraId="5925F79D" w14:textId="793EBD92" w:rsidR="00FC045A" w:rsidRPr="00225889" w:rsidRDefault="00FC045A" w:rsidP="00FC045A">
            <w:pPr>
              <w:spacing w:line="240" w:lineRule="auto"/>
              <w:ind w:firstLine="0"/>
              <w:rPr>
                <w:bCs/>
              </w:rPr>
            </w:pPr>
            <w:r w:rsidRPr="007D0C72">
              <w:t>2</w:t>
            </w:r>
          </w:p>
        </w:tc>
        <w:tc>
          <w:tcPr>
            <w:tcW w:w="1055" w:type="dxa"/>
            <w:noWrap/>
            <w:hideMark/>
          </w:tcPr>
          <w:p w14:paraId="209929F7" w14:textId="124F91D7" w:rsidR="00FC045A" w:rsidRPr="00225889" w:rsidRDefault="00FC045A" w:rsidP="00FC045A">
            <w:pPr>
              <w:spacing w:line="240" w:lineRule="auto"/>
              <w:ind w:firstLine="0"/>
              <w:rPr>
                <w:bCs/>
              </w:rPr>
            </w:pPr>
            <w:r w:rsidRPr="007D0C72">
              <w:t>-0.03051</w:t>
            </w:r>
          </w:p>
        </w:tc>
        <w:tc>
          <w:tcPr>
            <w:tcW w:w="1352" w:type="dxa"/>
            <w:noWrap/>
            <w:hideMark/>
          </w:tcPr>
          <w:p w14:paraId="2EEB99BC" w14:textId="60FC1CD6" w:rsidR="00FC045A" w:rsidRPr="00225889" w:rsidRDefault="00FC045A" w:rsidP="00FC045A">
            <w:pPr>
              <w:spacing w:line="240" w:lineRule="auto"/>
              <w:ind w:firstLine="0"/>
              <w:rPr>
                <w:bCs/>
              </w:rPr>
            </w:pPr>
            <w:r w:rsidRPr="007D0C72">
              <w:t>0.00641</w:t>
            </w:r>
          </w:p>
        </w:tc>
        <w:tc>
          <w:tcPr>
            <w:tcW w:w="1246" w:type="dxa"/>
            <w:noWrap/>
            <w:hideMark/>
          </w:tcPr>
          <w:p w14:paraId="1F759332" w14:textId="27E12F7B" w:rsidR="00FC045A" w:rsidRPr="00225889" w:rsidRDefault="00FC045A" w:rsidP="00FC045A">
            <w:pPr>
              <w:spacing w:line="240" w:lineRule="auto"/>
              <w:ind w:firstLine="0"/>
              <w:rPr>
                <w:bCs/>
              </w:rPr>
            </w:pPr>
            <w:r w:rsidRPr="007D0C72">
              <w:t>-0.0067</w:t>
            </w:r>
          </w:p>
        </w:tc>
        <w:tc>
          <w:tcPr>
            <w:tcW w:w="980" w:type="dxa"/>
            <w:noWrap/>
            <w:hideMark/>
          </w:tcPr>
          <w:p w14:paraId="7C9CAD18" w14:textId="156E7239" w:rsidR="00FC045A" w:rsidRPr="00225889" w:rsidRDefault="00FC045A" w:rsidP="00FC045A">
            <w:pPr>
              <w:spacing w:line="240" w:lineRule="auto"/>
              <w:ind w:firstLine="0"/>
              <w:rPr>
                <w:bCs/>
              </w:rPr>
            </w:pPr>
            <w:r w:rsidRPr="007D0C72">
              <w:t>-0.000</w:t>
            </w:r>
            <w:r w:rsidR="00F324F6">
              <w:t>4</w:t>
            </w:r>
          </w:p>
        </w:tc>
        <w:tc>
          <w:tcPr>
            <w:tcW w:w="1332" w:type="dxa"/>
            <w:noWrap/>
            <w:hideMark/>
          </w:tcPr>
          <w:p w14:paraId="21A959F2" w14:textId="655A8B8D" w:rsidR="00FC045A" w:rsidRPr="00225889" w:rsidRDefault="00FC045A" w:rsidP="00FC045A">
            <w:pPr>
              <w:spacing w:line="240" w:lineRule="auto"/>
              <w:ind w:firstLine="0"/>
              <w:rPr>
                <w:bCs/>
              </w:rPr>
            </w:pPr>
            <w:r w:rsidRPr="007D0C72">
              <w:t>NA</w:t>
            </w:r>
          </w:p>
        </w:tc>
        <w:tc>
          <w:tcPr>
            <w:tcW w:w="1478" w:type="dxa"/>
            <w:noWrap/>
            <w:hideMark/>
          </w:tcPr>
          <w:p w14:paraId="78EC65DD" w14:textId="23934729" w:rsidR="00FC045A" w:rsidRPr="00225889" w:rsidRDefault="00FC045A" w:rsidP="00FC045A">
            <w:pPr>
              <w:spacing w:line="240" w:lineRule="auto"/>
              <w:ind w:firstLine="0"/>
              <w:rPr>
                <w:bCs/>
              </w:rPr>
            </w:pPr>
            <w:r w:rsidRPr="007D0C72">
              <w:t>NA</w:t>
            </w:r>
          </w:p>
        </w:tc>
        <w:tc>
          <w:tcPr>
            <w:tcW w:w="1648" w:type="dxa"/>
            <w:noWrap/>
            <w:hideMark/>
          </w:tcPr>
          <w:p w14:paraId="200CBE08" w14:textId="6061C190" w:rsidR="00FC045A" w:rsidRPr="00225889" w:rsidRDefault="00FC045A" w:rsidP="00FC045A">
            <w:pPr>
              <w:spacing w:line="240" w:lineRule="auto"/>
              <w:ind w:firstLine="0"/>
              <w:rPr>
                <w:bCs/>
              </w:rPr>
            </w:pPr>
            <w:r w:rsidRPr="007D0C72">
              <w:t>NA</w:t>
            </w:r>
          </w:p>
        </w:tc>
        <w:tc>
          <w:tcPr>
            <w:tcW w:w="436" w:type="dxa"/>
            <w:noWrap/>
          </w:tcPr>
          <w:p w14:paraId="23E2FE5E" w14:textId="7F9AC0DE" w:rsidR="00FC045A" w:rsidRPr="00225889" w:rsidRDefault="00FC045A" w:rsidP="00FC045A">
            <w:pPr>
              <w:spacing w:line="240" w:lineRule="auto"/>
              <w:ind w:firstLine="0"/>
              <w:rPr>
                <w:bCs/>
              </w:rPr>
            </w:pPr>
            <w:r w:rsidRPr="007D0C72">
              <w:t>7</w:t>
            </w:r>
          </w:p>
        </w:tc>
        <w:tc>
          <w:tcPr>
            <w:tcW w:w="1151" w:type="dxa"/>
            <w:noWrap/>
            <w:hideMark/>
          </w:tcPr>
          <w:p w14:paraId="56451E3C" w14:textId="567A8FA7" w:rsidR="00FC045A" w:rsidRPr="00225889" w:rsidRDefault="00FC045A" w:rsidP="00FC045A">
            <w:pPr>
              <w:spacing w:line="240" w:lineRule="auto"/>
              <w:ind w:firstLine="0"/>
              <w:rPr>
                <w:bCs/>
              </w:rPr>
            </w:pPr>
            <w:r w:rsidRPr="007D0C72">
              <w:t>2519.0943</w:t>
            </w:r>
          </w:p>
        </w:tc>
        <w:tc>
          <w:tcPr>
            <w:tcW w:w="1274" w:type="dxa"/>
            <w:noWrap/>
            <w:hideMark/>
          </w:tcPr>
          <w:p w14:paraId="34A5C594" w14:textId="531704B3" w:rsidR="00FC045A" w:rsidRPr="00225889" w:rsidRDefault="00FC045A" w:rsidP="00FC045A">
            <w:pPr>
              <w:spacing w:line="240" w:lineRule="auto"/>
              <w:ind w:firstLine="0"/>
              <w:rPr>
                <w:bCs/>
              </w:rPr>
            </w:pPr>
            <w:r w:rsidRPr="007D0C72">
              <w:t>-5024.1411</w:t>
            </w:r>
          </w:p>
        </w:tc>
        <w:tc>
          <w:tcPr>
            <w:tcW w:w="1086" w:type="dxa"/>
            <w:noWrap/>
            <w:hideMark/>
          </w:tcPr>
          <w:p w14:paraId="56999A2D" w14:textId="4BB97109" w:rsidR="00FC045A" w:rsidRPr="00225889" w:rsidRDefault="00FC045A" w:rsidP="00FC045A">
            <w:pPr>
              <w:spacing w:line="240" w:lineRule="auto"/>
              <w:ind w:firstLine="0"/>
              <w:rPr>
                <w:bCs/>
              </w:rPr>
            </w:pPr>
            <w:r w:rsidRPr="007D0C72">
              <w:t>110.7935</w:t>
            </w:r>
          </w:p>
        </w:tc>
        <w:tc>
          <w:tcPr>
            <w:tcW w:w="815" w:type="dxa"/>
            <w:noWrap/>
          </w:tcPr>
          <w:p w14:paraId="5DBCA143" w14:textId="59E08014" w:rsidR="00FC045A" w:rsidRPr="00225889" w:rsidRDefault="00F324F6" w:rsidP="00FC045A">
            <w:pPr>
              <w:spacing w:line="240" w:lineRule="auto"/>
              <w:ind w:firstLine="0"/>
              <w:rPr>
                <w:bCs/>
              </w:rPr>
            </w:pPr>
            <w:r>
              <w:rPr>
                <w:bCs/>
              </w:rPr>
              <w:t>0</w:t>
            </w:r>
          </w:p>
        </w:tc>
      </w:tr>
      <w:tr w:rsidR="004E6880" w:rsidRPr="00225889" w14:paraId="3A3DFC7B" w14:textId="77777777" w:rsidTr="004E6880">
        <w:trPr>
          <w:trHeight w:val="300"/>
        </w:trPr>
        <w:tc>
          <w:tcPr>
            <w:tcW w:w="561" w:type="dxa"/>
            <w:noWrap/>
            <w:hideMark/>
          </w:tcPr>
          <w:p w14:paraId="5769E2E2" w14:textId="29B9EC71" w:rsidR="00FC045A" w:rsidRPr="00225889" w:rsidRDefault="00FC045A" w:rsidP="00FC045A">
            <w:pPr>
              <w:spacing w:line="240" w:lineRule="auto"/>
              <w:ind w:firstLine="0"/>
              <w:rPr>
                <w:bCs/>
              </w:rPr>
            </w:pPr>
            <w:r w:rsidRPr="007D0C72">
              <w:t>1</w:t>
            </w:r>
          </w:p>
        </w:tc>
        <w:tc>
          <w:tcPr>
            <w:tcW w:w="1055" w:type="dxa"/>
            <w:noWrap/>
            <w:hideMark/>
          </w:tcPr>
          <w:p w14:paraId="1431ECFE" w14:textId="119AAE17" w:rsidR="00FC045A" w:rsidRPr="00225889" w:rsidRDefault="00FC045A" w:rsidP="00FC045A">
            <w:pPr>
              <w:spacing w:line="240" w:lineRule="auto"/>
              <w:ind w:firstLine="0"/>
              <w:rPr>
                <w:bCs/>
              </w:rPr>
            </w:pPr>
            <w:r w:rsidRPr="007D0C72">
              <w:t>-0.1012</w:t>
            </w:r>
          </w:p>
        </w:tc>
        <w:tc>
          <w:tcPr>
            <w:tcW w:w="1352" w:type="dxa"/>
            <w:noWrap/>
            <w:hideMark/>
          </w:tcPr>
          <w:p w14:paraId="5A5D8D89" w14:textId="42EB2B96" w:rsidR="00FC045A" w:rsidRPr="00225889" w:rsidRDefault="00FC045A" w:rsidP="00FC045A">
            <w:pPr>
              <w:spacing w:line="240" w:lineRule="auto"/>
              <w:ind w:firstLine="0"/>
              <w:rPr>
                <w:bCs/>
              </w:rPr>
            </w:pPr>
            <w:r w:rsidRPr="007D0C72">
              <w:t>0.0089</w:t>
            </w:r>
          </w:p>
        </w:tc>
        <w:tc>
          <w:tcPr>
            <w:tcW w:w="1246" w:type="dxa"/>
            <w:noWrap/>
            <w:hideMark/>
          </w:tcPr>
          <w:p w14:paraId="520BA2A0" w14:textId="04E75C33" w:rsidR="00FC045A" w:rsidRPr="00225889" w:rsidRDefault="00FC045A" w:rsidP="00FC045A">
            <w:pPr>
              <w:spacing w:line="240" w:lineRule="auto"/>
              <w:ind w:firstLine="0"/>
              <w:rPr>
                <w:bCs/>
              </w:rPr>
            </w:pPr>
            <w:r w:rsidRPr="007D0C72">
              <w:t>-0.0068</w:t>
            </w:r>
          </w:p>
        </w:tc>
        <w:tc>
          <w:tcPr>
            <w:tcW w:w="980" w:type="dxa"/>
            <w:noWrap/>
            <w:hideMark/>
          </w:tcPr>
          <w:p w14:paraId="236AB682" w14:textId="3AC8D430" w:rsidR="00FC045A" w:rsidRPr="00225889" w:rsidRDefault="00FC045A" w:rsidP="00FC045A">
            <w:pPr>
              <w:spacing w:line="240" w:lineRule="auto"/>
              <w:ind w:firstLine="0"/>
              <w:rPr>
                <w:bCs/>
              </w:rPr>
            </w:pPr>
            <w:r w:rsidRPr="007D0C72">
              <w:t>0.0316</w:t>
            </w:r>
          </w:p>
        </w:tc>
        <w:tc>
          <w:tcPr>
            <w:tcW w:w="1332" w:type="dxa"/>
            <w:noWrap/>
            <w:hideMark/>
          </w:tcPr>
          <w:p w14:paraId="4FE85FA9" w14:textId="0895F7DB" w:rsidR="00FC045A" w:rsidRPr="00225889" w:rsidRDefault="00FC045A" w:rsidP="00FC045A">
            <w:pPr>
              <w:spacing w:line="240" w:lineRule="auto"/>
              <w:ind w:firstLine="0"/>
              <w:rPr>
                <w:bCs/>
              </w:rPr>
            </w:pPr>
            <w:r w:rsidRPr="007D0C72">
              <w:t>-0.001</w:t>
            </w:r>
            <w:r w:rsidR="00F324F6">
              <w:t>2</w:t>
            </w:r>
          </w:p>
        </w:tc>
        <w:tc>
          <w:tcPr>
            <w:tcW w:w="1478" w:type="dxa"/>
            <w:noWrap/>
            <w:hideMark/>
          </w:tcPr>
          <w:p w14:paraId="20AAA658" w14:textId="4F018EDD" w:rsidR="00FC045A" w:rsidRPr="00225889" w:rsidRDefault="00FC045A" w:rsidP="00FC045A">
            <w:pPr>
              <w:spacing w:line="240" w:lineRule="auto"/>
              <w:ind w:firstLine="0"/>
              <w:rPr>
                <w:bCs/>
              </w:rPr>
            </w:pPr>
            <w:r w:rsidRPr="007D0C72">
              <w:t>NA</w:t>
            </w:r>
          </w:p>
        </w:tc>
        <w:tc>
          <w:tcPr>
            <w:tcW w:w="1648" w:type="dxa"/>
            <w:noWrap/>
            <w:hideMark/>
          </w:tcPr>
          <w:p w14:paraId="4DBC508A" w14:textId="6E162E1F" w:rsidR="00FC045A" w:rsidRPr="00225889" w:rsidRDefault="00FC045A" w:rsidP="00FC045A">
            <w:pPr>
              <w:spacing w:line="240" w:lineRule="auto"/>
              <w:ind w:firstLine="0"/>
              <w:rPr>
                <w:bCs/>
              </w:rPr>
            </w:pPr>
            <w:r w:rsidRPr="007D0C72">
              <w:t>NA</w:t>
            </w:r>
          </w:p>
        </w:tc>
        <w:tc>
          <w:tcPr>
            <w:tcW w:w="436" w:type="dxa"/>
            <w:noWrap/>
          </w:tcPr>
          <w:p w14:paraId="4C6A9E6A" w14:textId="4013D977" w:rsidR="00FC045A" w:rsidRPr="00225889" w:rsidRDefault="00FC045A" w:rsidP="00FC045A">
            <w:pPr>
              <w:spacing w:line="240" w:lineRule="auto"/>
              <w:ind w:firstLine="0"/>
              <w:rPr>
                <w:bCs/>
              </w:rPr>
            </w:pPr>
            <w:r w:rsidRPr="007D0C72">
              <w:t>8</w:t>
            </w:r>
          </w:p>
        </w:tc>
        <w:tc>
          <w:tcPr>
            <w:tcW w:w="1151" w:type="dxa"/>
            <w:noWrap/>
            <w:hideMark/>
          </w:tcPr>
          <w:p w14:paraId="314C3202" w14:textId="36E5EC4F" w:rsidR="00FC045A" w:rsidRPr="00225889" w:rsidRDefault="00FC045A" w:rsidP="00FC045A">
            <w:pPr>
              <w:spacing w:line="240" w:lineRule="auto"/>
              <w:ind w:firstLine="0"/>
              <w:rPr>
                <w:bCs/>
              </w:rPr>
            </w:pPr>
            <w:r w:rsidRPr="007D0C72">
              <w:t>2514.2535</w:t>
            </w:r>
          </w:p>
        </w:tc>
        <w:tc>
          <w:tcPr>
            <w:tcW w:w="1274" w:type="dxa"/>
            <w:noWrap/>
            <w:hideMark/>
          </w:tcPr>
          <w:p w14:paraId="532746F9" w14:textId="351C38B2" w:rsidR="00FC045A" w:rsidRPr="00225889" w:rsidRDefault="00FC045A" w:rsidP="00FC045A">
            <w:pPr>
              <w:spacing w:line="240" w:lineRule="auto"/>
              <w:ind w:firstLine="0"/>
              <w:rPr>
                <w:bCs/>
              </w:rPr>
            </w:pPr>
            <w:r w:rsidRPr="007D0C72">
              <w:t>-5012.4458</w:t>
            </w:r>
          </w:p>
        </w:tc>
        <w:tc>
          <w:tcPr>
            <w:tcW w:w="1086" w:type="dxa"/>
            <w:noWrap/>
            <w:hideMark/>
          </w:tcPr>
          <w:p w14:paraId="24DAACE7" w14:textId="24323B8A" w:rsidR="00FC045A" w:rsidRPr="00225889" w:rsidRDefault="00FC045A" w:rsidP="00FC045A">
            <w:pPr>
              <w:spacing w:line="240" w:lineRule="auto"/>
              <w:ind w:firstLine="0"/>
              <w:rPr>
                <w:bCs/>
              </w:rPr>
            </w:pPr>
            <w:r w:rsidRPr="007D0C72">
              <w:t>122.4888</w:t>
            </w:r>
          </w:p>
        </w:tc>
        <w:tc>
          <w:tcPr>
            <w:tcW w:w="815" w:type="dxa"/>
            <w:noWrap/>
          </w:tcPr>
          <w:p w14:paraId="7427E9B7" w14:textId="149E5B81" w:rsidR="00FC045A" w:rsidRPr="00225889" w:rsidRDefault="00F324F6" w:rsidP="00FC045A">
            <w:pPr>
              <w:spacing w:line="240" w:lineRule="auto"/>
              <w:ind w:firstLine="0"/>
              <w:rPr>
                <w:bCs/>
              </w:rPr>
            </w:pPr>
            <w:r>
              <w:rPr>
                <w:bCs/>
              </w:rPr>
              <w:t>0</w:t>
            </w:r>
          </w:p>
        </w:tc>
      </w:tr>
    </w:tbl>
    <w:p w14:paraId="672D6209" w14:textId="38E3AE93" w:rsidR="00B74FD2" w:rsidRDefault="00B74FD2">
      <w:pPr>
        <w:spacing w:line="240" w:lineRule="auto"/>
        <w:ind w:firstLine="0"/>
        <w:rPr>
          <w:b/>
          <w:bCs/>
        </w:rPr>
      </w:pPr>
      <w:r>
        <w:rPr>
          <w:b/>
          <w:bCs/>
        </w:rPr>
        <w:br w:type="page"/>
      </w:r>
    </w:p>
    <w:p w14:paraId="12566340" w14:textId="6A41DE70" w:rsidR="00D11CB9" w:rsidRDefault="00377155">
      <w:pPr>
        <w:spacing w:line="240" w:lineRule="auto"/>
        <w:ind w:firstLine="0"/>
        <w:rPr>
          <w:b/>
          <w:bCs/>
        </w:rPr>
      </w:pPr>
      <w:r>
        <w:rPr>
          <w:b/>
          <w:bCs/>
        </w:rPr>
        <w:lastRenderedPageBreak/>
        <w:t>Table</w:t>
      </w:r>
      <w:r w:rsidR="00D11CB9">
        <w:rPr>
          <w:b/>
          <w:bCs/>
        </w:rPr>
        <w:t xml:space="preserve">s S11 a:c </w:t>
      </w:r>
      <w:r w:rsidR="00D11CB9" w:rsidRPr="00D11CB9">
        <w:t>Model selection tables for hunts over a 24h period</w:t>
      </w:r>
    </w:p>
    <w:p w14:paraId="38E2948B" w14:textId="77777777" w:rsidR="00D11CB9" w:rsidRDefault="00D11CB9">
      <w:pPr>
        <w:spacing w:line="240" w:lineRule="auto"/>
        <w:ind w:firstLine="0"/>
        <w:rPr>
          <w:b/>
          <w:bCs/>
        </w:rPr>
      </w:pPr>
    </w:p>
    <w:p w14:paraId="5616A4C7" w14:textId="3BE1DED8" w:rsidR="009619D4" w:rsidRDefault="00D11CB9">
      <w:pPr>
        <w:spacing w:line="240" w:lineRule="auto"/>
        <w:ind w:firstLine="0"/>
      </w:pPr>
      <w:r w:rsidRPr="00D11CB9">
        <w:t>Table S11a:</w:t>
      </w:r>
      <w:r>
        <w:rPr>
          <w:b/>
          <w:bCs/>
        </w:rPr>
        <w:t xml:space="preserve"> </w:t>
      </w:r>
      <w:r w:rsidRPr="00D11CB9">
        <w:t>Model selection table for</w:t>
      </w:r>
      <w:r>
        <w:t xml:space="preserve"> </w:t>
      </w:r>
      <w:r w:rsidR="009619D4">
        <w:t>the number of hunts in a 24h period</w:t>
      </w:r>
    </w:p>
    <w:tbl>
      <w:tblPr>
        <w:tblStyle w:val="TableGrid"/>
        <w:tblW w:w="15978" w:type="dxa"/>
        <w:tblInd w:w="88"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134"/>
        <w:gridCol w:w="1134"/>
      </w:tblGrid>
      <w:tr w:rsidR="004E3B0A" w:rsidRPr="00B74FD2" w14:paraId="63581A24" w14:textId="77777777" w:rsidTr="00855F5C">
        <w:trPr>
          <w:trHeight w:val="300"/>
        </w:trPr>
        <w:tc>
          <w:tcPr>
            <w:tcW w:w="960" w:type="dxa"/>
            <w:noWrap/>
            <w:hideMark/>
          </w:tcPr>
          <w:p w14:paraId="70BFBDDE" w14:textId="77777777" w:rsidR="004E3B0A" w:rsidRPr="00B74FD2" w:rsidRDefault="004E3B0A" w:rsidP="00855F5C">
            <w:pPr>
              <w:spacing w:line="240" w:lineRule="auto"/>
              <w:ind w:firstLine="0"/>
              <w:rPr>
                <w:bCs/>
              </w:rPr>
            </w:pPr>
          </w:p>
        </w:tc>
        <w:tc>
          <w:tcPr>
            <w:tcW w:w="1145" w:type="dxa"/>
            <w:noWrap/>
            <w:hideMark/>
          </w:tcPr>
          <w:p w14:paraId="06E3CEFC" w14:textId="77777777" w:rsidR="004E3B0A" w:rsidRPr="00B74FD2" w:rsidRDefault="004E3B0A" w:rsidP="00855F5C">
            <w:pPr>
              <w:spacing w:line="240" w:lineRule="auto"/>
              <w:ind w:firstLine="0"/>
              <w:rPr>
                <w:bCs/>
              </w:rPr>
            </w:pPr>
            <w:r>
              <w:rPr>
                <w:bCs/>
              </w:rPr>
              <w:t>Intercept</w:t>
            </w:r>
          </w:p>
        </w:tc>
        <w:tc>
          <w:tcPr>
            <w:tcW w:w="1340" w:type="dxa"/>
            <w:noWrap/>
            <w:hideMark/>
          </w:tcPr>
          <w:p w14:paraId="6C884B39" w14:textId="77777777" w:rsidR="004E3B0A" w:rsidRPr="00B74FD2" w:rsidRDefault="004E3B0A" w:rsidP="00855F5C">
            <w:pPr>
              <w:spacing w:line="240" w:lineRule="auto"/>
              <w:ind w:firstLine="0"/>
              <w:rPr>
                <w:bCs/>
              </w:rPr>
            </w:pPr>
            <w:r>
              <w:rPr>
                <w:bCs/>
              </w:rPr>
              <w:t>Moonlight</w:t>
            </w:r>
          </w:p>
        </w:tc>
        <w:tc>
          <w:tcPr>
            <w:tcW w:w="1340" w:type="dxa"/>
          </w:tcPr>
          <w:p w14:paraId="43BAB3F5" w14:textId="77777777" w:rsidR="004E3B0A" w:rsidRDefault="004E3B0A" w:rsidP="00855F5C">
            <w:pPr>
              <w:spacing w:line="240" w:lineRule="auto"/>
              <w:ind w:firstLine="0"/>
            </w:pPr>
            <w:r>
              <w:t>Temperature</w:t>
            </w:r>
          </w:p>
        </w:tc>
        <w:tc>
          <w:tcPr>
            <w:tcW w:w="1329" w:type="dxa"/>
            <w:noWrap/>
            <w:hideMark/>
          </w:tcPr>
          <w:p w14:paraId="6C96875B" w14:textId="77777777" w:rsidR="004E3B0A" w:rsidRPr="00B74FD2" w:rsidRDefault="004E3B0A" w:rsidP="00855F5C">
            <w:pPr>
              <w:spacing w:line="240" w:lineRule="auto"/>
              <w:ind w:firstLine="0"/>
              <w:rPr>
                <w:bCs/>
              </w:rPr>
            </w:pPr>
            <w:r>
              <w:t>Rainfall</w:t>
            </w:r>
          </w:p>
        </w:tc>
        <w:tc>
          <w:tcPr>
            <w:tcW w:w="1053" w:type="dxa"/>
            <w:noWrap/>
            <w:hideMark/>
          </w:tcPr>
          <w:p w14:paraId="65D3A797" w14:textId="77777777" w:rsidR="004E3B0A" w:rsidRPr="00B74FD2" w:rsidRDefault="004E3B0A" w:rsidP="00855F5C">
            <w:pPr>
              <w:spacing w:line="240" w:lineRule="auto"/>
              <w:ind w:firstLine="0"/>
              <w:rPr>
                <w:bCs/>
              </w:rPr>
            </w:pPr>
            <w:r>
              <w:rPr>
                <w:bCs/>
              </w:rPr>
              <w:t>Denning</w:t>
            </w:r>
          </w:p>
        </w:tc>
        <w:tc>
          <w:tcPr>
            <w:tcW w:w="1438" w:type="dxa"/>
            <w:noWrap/>
            <w:hideMark/>
          </w:tcPr>
          <w:p w14:paraId="03D13DAD" w14:textId="77777777" w:rsidR="004E3B0A" w:rsidRPr="00B74FD2" w:rsidRDefault="004E3B0A" w:rsidP="00855F5C">
            <w:pPr>
              <w:spacing w:line="240" w:lineRule="auto"/>
              <w:ind w:firstLine="0"/>
              <w:rPr>
                <w:bCs/>
              </w:rPr>
            </w:pPr>
            <w:r>
              <w:rPr>
                <w:bCs/>
              </w:rPr>
              <w:t>Temp:Rain</w:t>
            </w:r>
          </w:p>
        </w:tc>
        <w:tc>
          <w:tcPr>
            <w:tcW w:w="1703" w:type="dxa"/>
          </w:tcPr>
          <w:p w14:paraId="0D37C5F4" w14:textId="77777777" w:rsidR="004E3B0A" w:rsidRPr="00671662" w:rsidRDefault="004E3B0A" w:rsidP="00855F5C">
            <w:pPr>
              <w:spacing w:line="240" w:lineRule="auto"/>
              <w:ind w:firstLine="0"/>
              <w:rPr>
                <w:bCs/>
              </w:rPr>
            </w:pPr>
            <w:r>
              <w:rPr>
                <w:bCs/>
              </w:rPr>
              <w:t>Temp:Denning</w:t>
            </w:r>
          </w:p>
        </w:tc>
        <w:tc>
          <w:tcPr>
            <w:tcW w:w="403" w:type="dxa"/>
            <w:noWrap/>
            <w:hideMark/>
          </w:tcPr>
          <w:p w14:paraId="2FB1ECA5" w14:textId="77777777" w:rsidR="004E3B0A" w:rsidRPr="00B74FD2" w:rsidRDefault="004E3B0A" w:rsidP="00855F5C">
            <w:pPr>
              <w:spacing w:line="240" w:lineRule="auto"/>
              <w:ind w:firstLine="0"/>
              <w:rPr>
                <w:bCs/>
              </w:rPr>
            </w:pPr>
            <w:r w:rsidRPr="00671662">
              <w:rPr>
                <w:bCs/>
              </w:rPr>
              <w:t>df</w:t>
            </w:r>
          </w:p>
        </w:tc>
        <w:tc>
          <w:tcPr>
            <w:tcW w:w="1582" w:type="dxa"/>
            <w:noWrap/>
            <w:hideMark/>
          </w:tcPr>
          <w:p w14:paraId="57D048F6" w14:textId="77777777" w:rsidR="004E3B0A" w:rsidRPr="00B74FD2" w:rsidRDefault="004E3B0A" w:rsidP="00855F5C">
            <w:pPr>
              <w:spacing w:line="240" w:lineRule="auto"/>
              <w:ind w:firstLine="0"/>
              <w:rPr>
                <w:bCs/>
              </w:rPr>
            </w:pPr>
            <w:r w:rsidRPr="00671662">
              <w:rPr>
                <w:bCs/>
              </w:rPr>
              <w:t>logLik</w:t>
            </w:r>
          </w:p>
        </w:tc>
        <w:tc>
          <w:tcPr>
            <w:tcW w:w="1417" w:type="dxa"/>
            <w:noWrap/>
            <w:hideMark/>
          </w:tcPr>
          <w:p w14:paraId="6C8BE918" w14:textId="77777777" w:rsidR="004E3B0A" w:rsidRPr="00B74FD2" w:rsidRDefault="004E3B0A" w:rsidP="00855F5C">
            <w:pPr>
              <w:spacing w:line="240" w:lineRule="auto"/>
              <w:ind w:firstLine="0"/>
              <w:rPr>
                <w:bCs/>
              </w:rPr>
            </w:pPr>
            <w:r w:rsidRPr="00671662">
              <w:rPr>
                <w:bCs/>
              </w:rPr>
              <w:t>AICc</w:t>
            </w:r>
          </w:p>
        </w:tc>
        <w:tc>
          <w:tcPr>
            <w:tcW w:w="1134" w:type="dxa"/>
            <w:noWrap/>
            <w:hideMark/>
          </w:tcPr>
          <w:p w14:paraId="4E7A34DB" w14:textId="77777777" w:rsidR="004E3B0A" w:rsidRPr="00B74FD2" w:rsidRDefault="004E3B0A" w:rsidP="00855F5C">
            <w:pPr>
              <w:spacing w:line="240" w:lineRule="auto"/>
              <w:ind w:firstLine="0"/>
              <w:rPr>
                <w:bCs/>
              </w:rPr>
            </w:pPr>
            <w:r w:rsidRPr="00671662">
              <w:rPr>
                <w:bCs/>
              </w:rPr>
              <w:t>delta</w:t>
            </w:r>
          </w:p>
        </w:tc>
        <w:tc>
          <w:tcPr>
            <w:tcW w:w="1134" w:type="dxa"/>
            <w:noWrap/>
            <w:hideMark/>
          </w:tcPr>
          <w:p w14:paraId="414A8834" w14:textId="77777777" w:rsidR="004E3B0A" w:rsidRPr="00B74FD2" w:rsidRDefault="004E3B0A" w:rsidP="00855F5C">
            <w:pPr>
              <w:spacing w:line="240" w:lineRule="auto"/>
              <w:ind w:firstLine="0"/>
              <w:rPr>
                <w:bCs/>
              </w:rPr>
            </w:pPr>
            <w:r w:rsidRPr="00671662">
              <w:rPr>
                <w:bCs/>
              </w:rPr>
              <w:t>weight</w:t>
            </w:r>
          </w:p>
        </w:tc>
      </w:tr>
      <w:tr w:rsidR="002D139B" w:rsidRPr="00B74FD2" w14:paraId="1D57E9C7" w14:textId="77777777" w:rsidTr="00855F5C">
        <w:trPr>
          <w:trHeight w:val="300"/>
        </w:trPr>
        <w:tc>
          <w:tcPr>
            <w:tcW w:w="960" w:type="dxa"/>
            <w:noWrap/>
            <w:vAlign w:val="bottom"/>
            <w:hideMark/>
          </w:tcPr>
          <w:p w14:paraId="45EFBC75" w14:textId="45FAF61D" w:rsidR="002D139B" w:rsidRPr="002D139B" w:rsidRDefault="002D139B" w:rsidP="002D139B">
            <w:pPr>
              <w:spacing w:line="240" w:lineRule="auto"/>
              <w:ind w:firstLine="0"/>
              <w:rPr>
                <w:bCs/>
              </w:rPr>
            </w:pPr>
            <w:r w:rsidRPr="002D139B">
              <w:rPr>
                <w:color w:val="000000"/>
              </w:rPr>
              <w:t>2</w:t>
            </w:r>
          </w:p>
        </w:tc>
        <w:tc>
          <w:tcPr>
            <w:tcW w:w="1145" w:type="dxa"/>
            <w:noWrap/>
            <w:vAlign w:val="bottom"/>
            <w:hideMark/>
          </w:tcPr>
          <w:p w14:paraId="191DA521" w14:textId="435B0E6F" w:rsidR="002D139B" w:rsidRPr="002D139B" w:rsidRDefault="002D139B" w:rsidP="002D139B">
            <w:pPr>
              <w:spacing w:line="240" w:lineRule="auto"/>
              <w:ind w:firstLine="0"/>
              <w:rPr>
                <w:bCs/>
              </w:rPr>
            </w:pPr>
            <w:r w:rsidRPr="002D139B">
              <w:rPr>
                <w:color w:val="000000"/>
              </w:rPr>
              <w:t>0.656146</w:t>
            </w:r>
          </w:p>
        </w:tc>
        <w:tc>
          <w:tcPr>
            <w:tcW w:w="1340" w:type="dxa"/>
            <w:noWrap/>
            <w:vAlign w:val="bottom"/>
            <w:hideMark/>
          </w:tcPr>
          <w:p w14:paraId="2154A78D" w14:textId="60D4A026" w:rsidR="002D139B" w:rsidRPr="002D139B" w:rsidRDefault="002D139B" w:rsidP="002D139B">
            <w:pPr>
              <w:spacing w:line="240" w:lineRule="auto"/>
              <w:ind w:firstLine="0"/>
              <w:rPr>
                <w:bCs/>
              </w:rPr>
            </w:pPr>
            <w:r w:rsidRPr="002D139B">
              <w:rPr>
                <w:color w:val="000000"/>
              </w:rPr>
              <w:t>0.008442</w:t>
            </w:r>
          </w:p>
        </w:tc>
        <w:tc>
          <w:tcPr>
            <w:tcW w:w="1340" w:type="dxa"/>
            <w:vAlign w:val="bottom"/>
          </w:tcPr>
          <w:p w14:paraId="47AC876A" w14:textId="1236CEE2" w:rsidR="002D139B" w:rsidRPr="002D139B" w:rsidRDefault="002D139B" w:rsidP="002D139B">
            <w:pPr>
              <w:spacing w:line="240" w:lineRule="auto"/>
              <w:ind w:firstLine="0"/>
              <w:rPr>
                <w:color w:val="000000"/>
              </w:rPr>
            </w:pPr>
            <w:r w:rsidRPr="002D139B">
              <w:rPr>
                <w:color w:val="000000"/>
              </w:rPr>
              <w:t>NA</w:t>
            </w:r>
          </w:p>
        </w:tc>
        <w:tc>
          <w:tcPr>
            <w:tcW w:w="1329" w:type="dxa"/>
            <w:noWrap/>
            <w:vAlign w:val="bottom"/>
          </w:tcPr>
          <w:p w14:paraId="40D3DA61" w14:textId="5CC22721"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1A6D9228" w14:textId="5CCF68D8"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788CD6FA" w14:textId="4AC0E27A" w:rsidR="002D139B" w:rsidRPr="002D139B" w:rsidRDefault="002D139B" w:rsidP="002D139B">
            <w:pPr>
              <w:spacing w:line="240" w:lineRule="auto"/>
              <w:ind w:firstLine="0"/>
              <w:rPr>
                <w:bCs/>
              </w:rPr>
            </w:pPr>
            <w:r w:rsidRPr="002D139B">
              <w:rPr>
                <w:color w:val="000000"/>
              </w:rPr>
              <w:t>NA</w:t>
            </w:r>
          </w:p>
        </w:tc>
        <w:tc>
          <w:tcPr>
            <w:tcW w:w="1703" w:type="dxa"/>
            <w:vAlign w:val="bottom"/>
          </w:tcPr>
          <w:p w14:paraId="4E203BD7" w14:textId="4DADC08E"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45A48D3C" w14:textId="0A10D5BB" w:rsidR="002D139B" w:rsidRPr="002D139B" w:rsidRDefault="002D139B" w:rsidP="002D139B">
            <w:pPr>
              <w:spacing w:line="240" w:lineRule="auto"/>
              <w:ind w:firstLine="0"/>
              <w:rPr>
                <w:bCs/>
              </w:rPr>
            </w:pPr>
            <w:r w:rsidRPr="002D139B">
              <w:rPr>
                <w:color w:val="000000"/>
              </w:rPr>
              <w:t>3</w:t>
            </w:r>
          </w:p>
        </w:tc>
        <w:tc>
          <w:tcPr>
            <w:tcW w:w="1582" w:type="dxa"/>
            <w:noWrap/>
            <w:vAlign w:val="bottom"/>
            <w:hideMark/>
          </w:tcPr>
          <w:p w14:paraId="54CB0060" w14:textId="46A77F5B" w:rsidR="002D139B" w:rsidRPr="002D139B" w:rsidRDefault="002D139B" w:rsidP="002D139B">
            <w:pPr>
              <w:spacing w:line="240" w:lineRule="auto"/>
              <w:ind w:firstLine="0"/>
              <w:rPr>
                <w:bCs/>
              </w:rPr>
            </w:pPr>
            <w:r w:rsidRPr="002D139B">
              <w:rPr>
                <w:color w:val="000000"/>
              </w:rPr>
              <w:t>-3456.81</w:t>
            </w:r>
          </w:p>
        </w:tc>
        <w:tc>
          <w:tcPr>
            <w:tcW w:w="1417" w:type="dxa"/>
            <w:noWrap/>
            <w:vAlign w:val="bottom"/>
            <w:hideMark/>
          </w:tcPr>
          <w:p w14:paraId="0ADA4AF4" w14:textId="45A16A8C" w:rsidR="002D139B" w:rsidRPr="002D139B" w:rsidRDefault="002D139B" w:rsidP="002D139B">
            <w:pPr>
              <w:spacing w:line="240" w:lineRule="auto"/>
              <w:ind w:firstLine="0"/>
              <w:rPr>
                <w:bCs/>
              </w:rPr>
            </w:pPr>
            <w:r w:rsidRPr="002D139B">
              <w:rPr>
                <w:color w:val="000000"/>
              </w:rPr>
              <w:t>6919.635</w:t>
            </w:r>
          </w:p>
        </w:tc>
        <w:tc>
          <w:tcPr>
            <w:tcW w:w="1134" w:type="dxa"/>
            <w:noWrap/>
            <w:vAlign w:val="bottom"/>
            <w:hideMark/>
          </w:tcPr>
          <w:p w14:paraId="737A3194" w14:textId="668F1DBA" w:rsidR="002D139B" w:rsidRPr="002D139B" w:rsidRDefault="002D139B" w:rsidP="002D139B">
            <w:pPr>
              <w:spacing w:line="240" w:lineRule="auto"/>
              <w:ind w:firstLine="0"/>
              <w:rPr>
                <w:bCs/>
              </w:rPr>
            </w:pPr>
            <w:r w:rsidRPr="002D139B">
              <w:rPr>
                <w:color w:val="000000"/>
              </w:rPr>
              <w:t>0</w:t>
            </w:r>
          </w:p>
        </w:tc>
        <w:tc>
          <w:tcPr>
            <w:tcW w:w="1134" w:type="dxa"/>
            <w:noWrap/>
            <w:vAlign w:val="bottom"/>
            <w:hideMark/>
          </w:tcPr>
          <w:p w14:paraId="31CCEAC9" w14:textId="58AB4AB8" w:rsidR="002D139B" w:rsidRPr="002D139B" w:rsidRDefault="002D139B" w:rsidP="002D139B">
            <w:pPr>
              <w:spacing w:line="240" w:lineRule="auto"/>
              <w:ind w:firstLine="0"/>
              <w:rPr>
                <w:bCs/>
              </w:rPr>
            </w:pPr>
            <w:r w:rsidRPr="002D139B">
              <w:rPr>
                <w:color w:val="000000"/>
              </w:rPr>
              <w:t>0.44092</w:t>
            </w:r>
          </w:p>
        </w:tc>
      </w:tr>
      <w:tr w:rsidR="002D139B" w:rsidRPr="00B74FD2" w14:paraId="0CAAFBF5" w14:textId="77777777" w:rsidTr="00855F5C">
        <w:trPr>
          <w:trHeight w:val="300"/>
        </w:trPr>
        <w:tc>
          <w:tcPr>
            <w:tcW w:w="960" w:type="dxa"/>
            <w:noWrap/>
            <w:vAlign w:val="bottom"/>
            <w:hideMark/>
          </w:tcPr>
          <w:p w14:paraId="50B03914" w14:textId="41F20D46" w:rsidR="002D139B" w:rsidRPr="002D139B" w:rsidRDefault="002D139B" w:rsidP="002D139B">
            <w:pPr>
              <w:spacing w:line="240" w:lineRule="auto"/>
              <w:ind w:firstLine="0"/>
              <w:rPr>
                <w:bCs/>
              </w:rPr>
            </w:pPr>
            <w:r w:rsidRPr="002D139B">
              <w:rPr>
                <w:color w:val="000000"/>
              </w:rPr>
              <w:t>9</w:t>
            </w:r>
          </w:p>
        </w:tc>
        <w:tc>
          <w:tcPr>
            <w:tcW w:w="1145" w:type="dxa"/>
            <w:noWrap/>
            <w:vAlign w:val="bottom"/>
            <w:hideMark/>
          </w:tcPr>
          <w:p w14:paraId="138AA08A" w14:textId="17015A2A" w:rsidR="002D139B" w:rsidRPr="002D139B" w:rsidRDefault="002D139B" w:rsidP="002D139B">
            <w:pPr>
              <w:spacing w:line="240" w:lineRule="auto"/>
              <w:ind w:firstLine="0"/>
              <w:rPr>
                <w:bCs/>
              </w:rPr>
            </w:pPr>
            <w:r w:rsidRPr="002D139B">
              <w:rPr>
                <w:color w:val="000000"/>
              </w:rPr>
              <w:t>0.657988</w:t>
            </w:r>
          </w:p>
        </w:tc>
        <w:tc>
          <w:tcPr>
            <w:tcW w:w="1340" w:type="dxa"/>
            <w:noWrap/>
            <w:vAlign w:val="bottom"/>
            <w:hideMark/>
          </w:tcPr>
          <w:p w14:paraId="483D93AB" w14:textId="7941E296" w:rsidR="002D139B" w:rsidRPr="002D139B" w:rsidRDefault="002D139B" w:rsidP="002D139B">
            <w:pPr>
              <w:spacing w:line="240" w:lineRule="auto"/>
              <w:ind w:firstLine="0"/>
              <w:rPr>
                <w:bCs/>
              </w:rPr>
            </w:pPr>
            <w:r w:rsidRPr="002D139B">
              <w:rPr>
                <w:color w:val="000000"/>
              </w:rPr>
              <w:t>0.008359</w:t>
            </w:r>
          </w:p>
        </w:tc>
        <w:tc>
          <w:tcPr>
            <w:tcW w:w="1340" w:type="dxa"/>
            <w:vAlign w:val="bottom"/>
          </w:tcPr>
          <w:p w14:paraId="7D56D02C" w14:textId="2F0F2131" w:rsidR="002D139B" w:rsidRPr="002D139B" w:rsidRDefault="002D139B" w:rsidP="002D139B">
            <w:pPr>
              <w:spacing w:line="240" w:lineRule="auto"/>
              <w:ind w:firstLine="0"/>
              <w:rPr>
                <w:color w:val="000000"/>
              </w:rPr>
            </w:pPr>
            <w:r w:rsidRPr="002D139B">
              <w:rPr>
                <w:color w:val="000000"/>
              </w:rPr>
              <w:t>NA</w:t>
            </w:r>
          </w:p>
        </w:tc>
        <w:tc>
          <w:tcPr>
            <w:tcW w:w="1329" w:type="dxa"/>
            <w:noWrap/>
            <w:vAlign w:val="bottom"/>
          </w:tcPr>
          <w:p w14:paraId="067D2C03" w14:textId="2C7DEC95"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0B0E24AB" w14:textId="263549A2"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38A162BA" w14:textId="47C34D1C" w:rsidR="002D139B" w:rsidRPr="002D139B" w:rsidRDefault="002D139B" w:rsidP="002D139B">
            <w:pPr>
              <w:spacing w:line="240" w:lineRule="auto"/>
              <w:ind w:firstLine="0"/>
              <w:rPr>
                <w:bCs/>
              </w:rPr>
            </w:pPr>
            <w:r w:rsidRPr="002D139B">
              <w:rPr>
                <w:color w:val="000000"/>
              </w:rPr>
              <w:t>NA</w:t>
            </w:r>
          </w:p>
        </w:tc>
        <w:tc>
          <w:tcPr>
            <w:tcW w:w="1703" w:type="dxa"/>
            <w:vAlign w:val="bottom"/>
          </w:tcPr>
          <w:p w14:paraId="225552AA" w14:textId="75A9B991"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3E50F61C" w14:textId="52C6F8F0" w:rsidR="002D139B" w:rsidRPr="002D139B" w:rsidRDefault="002D139B" w:rsidP="002D139B">
            <w:pPr>
              <w:spacing w:line="240" w:lineRule="auto"/>
              <w:ind w:firstLine="0"/>
              <w:rPr>
                <w:bCs/>
              </w:rPr>
            </w:pPr>
            <w:r w:rsidRPr="002D139B">
              <w:rPr>
                <w:color w:val="000000"/>
              </w:rPr>
              <w:t>4</w:t>
            </w:r>
          </w:p>
        </w:tc>
        <w:tc>
          <w:tcPr>
            <w:tcW w:w="1582" w:type="dxa"/>
            <w:noWrap/>
            <w:vAlign w:val="bottom"/>
            <w:hideMark/>
          </w:tcPr>
          <w:p w14:paraId="42FE6C69" w14:textId="24FE3047" w:rsidR="002D139B" w:rsidRPr="002D139B" w:rsidRDefault="002D139B" w:rsidP="002D139B">
            <w:pPr>
              <w:spacing w:line="240" w:lineRule="auto"/>
              <w:ind w:firstLine="0"/>
              <w:rPr>
                <w:bCs/>
              </w:rPr>
            </w:pPr>
            <w:r w:rsidRPr="002D139B">
              <w:rPr>
                <w:color w:val="000000"/>
              </w:rPr>
              <w:t>-3456.74</w:t>
            </w:r>
          </w:p>
        </w:tc>
        <w:tc>
          <w:tcPr>
            <w:tcW w:w="1417" w:type="dxa"/>
            <w:noWrap/>
            <w:vAlign w:val="bottom"/>
            <w:hideMark/>
          </w:tcPr>
          <w:p w14:paraId="3591C2A0" w14:textId="73509C41" w:rsidR="002D139B" w:rsidRPr="002D139B" w:rsidRDefault="002D139B" w:rsidP="002D139B">
            <w:pPr>
              <w:spacing w:line="240" w:lineRule="auto"/>
              <w:ind w:firstLine="0"/>
              <w:rPr>
                <w:bCs/>
              </w:rPr>
            </w:pPr>
            <w:r w:rsidRPr="002D139B">
              <w:rPr>
                <w:color w:val="000000"/>
              </w:rPr>
              <w:t>6921.504</w:t>
            </w:r>
          </w:p>
        </w:tc>
        <w:tc>
          <w:tcPr>
            <w:tcW w:w="1134" w:type="dxa"/>
            <w:noWrap/>
            <w:vAlign w:val="bottom"/>
            <w:hideMark/>
          </w:tcPr>
          <w:p w14:paraId="33E43CBB" w14:textId="43666F16" w:rsidR="002D139B" w:rsidRPr="002D139B" w:rsidRDefault="002D139B" w:rsidP="002D139B">
            <w:pPr>
              <w:spacing w:line="240" w:lineRule="auto"/>
              <w:ind w:firstLine="0"/>
              <w:rPr>
                <w:bCs/>
              </w:rPr>
            </w:pPr>
            <w:r w:rsidRPr="002D139B">
              <w:rPr>
                <w:color w:val="000000"/>
              </w:rPr>
              <w:t>1.868626</w:t>
            </w:r>
          </w:p>
        </w:tc>
        <w:tc>
          <w:tcPr>
            <w:tcW w:w="1134" w:type="dxa"/>
            <w:noWrap/>
            <w:vAlign w:val="bottom"/>
            <w:hideMark/>
          </w:tcPr>
          <w:p w14:paraId="55FAAC25" w14:textId="2FB4EE66" w:rsidR="002D139B" w:rsidRPr="002D139B" w:rsidRDefault="002D139B" w:rsidP="002D139B">
            <w:pPr>
              <w:spacing w:line="240" w:lineRule="auto"/>
              <w:ind w:firstLine="0"/>
              <w:rPr>
                <w:bCs/>
              </w:rPr>
            </w:pPr>
            <w:r w:rsidRPr="002D139B">
              <w:rPr>
                <w:color w:val="000000"/>
              </w:rPr>
              <w:t>0.173218</w:t>
            </w:r>
          </w:p>
        </w:tc>
      </w:tr>
      <w:tr w:rsidR="002D139B" w:rsidRPr="00B74FD2" w14:paraId="63E8188C" w14:textId="77777777" w:rsidTr="00855F5C">
        <w:trPr>
          <w:trHeight w:val="300"/>
        </w:trPr>
        <w:tc>
          <w:tcPr>
            <w:tcW w:w="960" w:type="dxa"/>
            <w:noWrap/>
            <w:vAlign w:val="bottom"/>
            <w:hideMark/>
          </w:tcPr>
          <w:p w14:paraId="1690AACA" w14:textId="3C779805" w:rsidR="002D139B" w:rsidRPr="002D139B" w:rsidRDefault="002D139B" w:rsidP="002D139B">
            <w:pPr>
              <w:spacing w:line="240" w:lineRule="auto"/>
              <w:ind w:firstLine="0"/>
              <w:rPr>
                <w:bCs/>
              </w:rPr>
            </w:pPr>
            <w:r w:rsidRPr="002D139B">
              <w:rPr>
                <w:color w:val="000000"/>
              </w:rPr>
              <w:t>1</w:t>
            </w:r>
          </w:p>
        </w:tc>
        <w:tc>
          <w:tcPr>
            <w:tcW w:w="1145" w:type="dxa"/>
            <w:noWrap/>
            <w:vAlign w:val="bottom"/>
            <w:hideMark/>
          </w:tcPr>
          <w:p w14:paraId="46F4D77B" w14:textId="1EC30489" w:rsidR="002D139B" w:rsidRPr="002D139B" w:rsidRDefault="002D139B" w:rsidP="002D139B">
            <w:pPr>
              <w:spacing w:line="240" w:lineRule="auto"/>
              <w:ind w:firstLine="0"/>
              <w:rPr>
                <w:bCs/>
              </w:rPr>
            </w:pPr>
            <w:r w:rsidRPr="002D139B">
              <w:rPr>
                <w:color w:val="000000"/>
              </w:rPr>
              <w:t>0.60832</w:t>
            </w:r>
          </w:p>
        </w:tc>
        <w:tc>
          <w:tcPr>
            <w:tcW w:w="1340" w:type="dxa"/>
            <w:noWrap/>
            <w:vAlign w:val="bottom"/>
            <w:hideMark/>
          </w:tcPr>
          <w:p w14:paraId="39FB6A31" w14:textId="05836CF4" w:rsidR="002D139B" w:rsidRPr="002D139B" w:rsidRDefault="002D139B" w:rsidP="002D139B">
            <w:pPr>
              <w:spacing w:line="240" w:lineRule="auto"/>
              <w:ind w:firstLine="0"/>
              <w:rPr>
                <w:bCs/>
              </w:rPr>
            </w:pPr>
            <w:r w:rsidRPr="002D139B">
              <w:rPr>
                <w:color w:val="000000"/>
              </w:rPr>
              <w:t>0.008454</w:t>
            </w:r>
          </w:p>
        </w:tc>
        <w:tc>
          <w:tcPr>
            <w:tcW w:w="1340" w:type="dxa"/>
            <w:vAlign w:val="bottom"/>
          </w:tcPr>
          <w:p w14:paraId="7D25B1D7" w14:textId="3C763F80" w:rsidR="002D139B" w:rsidRPr="002D139B" w:rsidRDefault="002D139B" w:rsidP="002D139B">
            <w:pPr>
              <w:spacing w:line="240" w:lineRule="auto"/>
              <w:ind w:firstLine="0"/>
              <w:rPr>
                <w:color w:val="000000"/>
              </w:rPr>
            </w:pPr>
            <w:r w:rsidRPr="002D139B">
              <w:rPr>
                <w:color w:val="000000"/>
              </w:rPr>
              <w:t>0.001712</w:t>
            </w:r>
          </w:p>
        </w:tc>
        <w:tc>
          <w:tcPr>
            <w:tcW w:w="1329" w:type="dxa"/>
            <w:noWrap/>
            <w:vAlign w:val="bottom"/>
          </w:tcPr>
          <w:p w14:paraId="2A246F5B" w14:textId="7C2D86F3"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52D0BF6A" w14:textId="64B21880"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2D4C18AE" w14:textId="2F25657B" w:rsidR="002D139B" w:rsidRPr="002D139B" w:rsidRDefault="002D139B" w:rsidP="002D139B">
            <w:pPr>
              <w:spacing w:line="240" w:lineRule="auto"/>
              <w:ind w:firstLine="0"/>
              <w:rPr>
                <w:bCs/>
              </w:rPr>
            </w:pPr>
            <w:r w:rsidRPr="002D139B">
              <w:rPr>
                <w:color w:val="000000"/>
              </w:rPr>
              <w:t>NA</w:t>
            </w:r>
          </w:p>
        </w:tc>
        <w:tc>
          <w:tcPr>
            <w:tcW w:w="1703" w:type="dxa"/>
            <w:vAlign w:val="bottom"/>
          </w:tcPr>
          <w:p w14:paraId="5B5B9683" w14:textId="111649A7"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63AA0E7B" w14:textId="6956A2A0" w:rsidR="002D139B" w:rsidRPr="002D139B" w:rsidRDefault="002D139B" w:rsidP="002D139B">
            <w:pPr>
              <w:spacing w:line="240" w:lineRule="auto"/>
              <w:ind w:firstLine="0"/>
              <w:rPr>
                <w:bCs/>
              </w:rPr>
            </w:pPr>
            <w:r w:rsidRPr="002D139B">
              <w:rPr>
                <w:color w:val="000000"/>
              </w:rPr>
              <w:t>4</w:t>
            </w:r>
          </w:p>
        </w:tc>
        <w:tc>
          <w:tcPr>
            <w:tcW w:w="1582" w:type="dxa"/>
            <w:noWrap/>
            <w:vAlign w:val="bottom"/>
            <w:hideMark/>
          </w:tcPr>
          <w:p w14:paraId="0DFA7E4C" w14:textId="7A5DCD8D" w:rsidR="002D139B" w:rsidRPr="002D139B" w:rsidRDefault="002D139B" w:rsidP="002D139B">
            <w:pPr>
              <w:spacing w:line="240" w:lineRule="auto"/>
              <w:ind w:firstLine="0"/>
              <w:rPr>
                <w:bCs/>
              </w:rPr>
            </w:pPr>
            <w:r w:rsidRPr="002D139B">
              <w:rPr>
                <w:color w:val="000000"/>
              </w:rPr>
              <w:t>-3456.78</w:t>
            </w:r>
          </w:p>
        </w:tc>
        <w:tc>
          <w:tcPr>
            <w:tcW w:w="1417" w:type="dxa"/>
            <w:noWrap/>
            <w:vAlign w:val="bottom"/>
            <w:hideMark/>
          </w:tcPr>
          <w:p w14:paraId="5DCBD584" w14:textId="4CB32D00" w:rsidR="002D139B" w:rsidRPr="002D139B" w:rsidRDefault="002D139B" w:rsidP="002D139B">
            <w:pPr>
              <w:spacing w:line="240" w:lineRule="auto"/>
              <w:ind w:firstLine="0"/>
              <w:rPr>
                <w:bCs/>
              </w:rPr>
            </w:pPr>
            <w:r w:rsidRPr="002D139B">
              <w:rPr>
                <w:color w:val="000000"/>
              </w:rPr>
              <w:t>6921.586</w:t>
            </w:r>
          </w:p>
        </w:tc>
        <w:tc>
          <w:tcPr>
            <w:tcW w:w="1134" w:type="dxa"/>
            <w:noWrap/>
            <w:vAlign w:val="bottom"/>
            <w:hideMark/>
          </w:tcPr>
          <w:p w14:paraId="6FCB13B9" w14:textId="6DD512AB" w:rsidR="002D139B" w:rsidRPr="002D139B" w:rsidRDefault="002D139B" w:rsidP="002D139B">
            <w:pPr>
              <w:spacing w:line="240" w:lineRule="auto"/>
              <w:ind w:firstLine="0"/>
              <w:rPr>
                <w:bCs/>
              </w:rPr>
            </w:pPr>
            <w:r w:rsidRPr="002D139B">
              <w:rPr>
                <w:color w:val="000000"/>
              </w:rPr>
              <w:t>1.950488</w:t>
            </w:r>
          </w:p>
        </w:tc>
        <w:tc>
          <w:tcPr>
            <w:tcW w:w="1134" w:type="dxa"/>
            <w:noWrap/>
            <w:vAlign w:val="bottom"/>
            <w:hideMark/>
          </w:tcPr>
          <w:p w14:paraId="5CC09A30" w14:textId="298565C9" w:rsidR="002D139B" w:rsidRPr="002D139B" w:rsidRDefault="002D139B" w:rsidP="002D139B">
            <w:pPr>
              <w:spacing w:line="240" w:lineRule="auto"/>
              <w:ind w:firstLine="0"/>
              <w:rPr>
                <w:bCs/>
              </w:rPr>
            </w:pPr>
            <w:r w:rsidRPr="002D139B">
              <w:rPr>
                <w:color w:val="000000"/>
              </w:rPr>
              <w:t>0.166271</w:t>
            </w:r>
          </w:p>
        </w:tc>
      </w:tr>
      <w:tr w:rsidR="002D139B" w:rsidRPr="00B74FD2" w14:paraId="7E84730B" w14:textId="77777777" w:rsidTr="00855F5C">
        <w:trPr>
          <w:trHeight w:val="300"/>
        </w:trPr>
        <w:tc>
          <w:tcPr>
            <w:tcW w:w="960" w:type="dxa"/>
            <w:noWrap/>
            <w:vAlign w:val="bottom"/>
            <w:hideMark/>
          </w:tcPr>
          <w:p w14:paraId="5A02AF64" w14:textId="46F63BFD" w:rsidR="002D139B" w:rsidRPr="002D139B" w:rsidRDefault="002D139B" w:rsidP="002D139B">
            <w:pPr>
              <w:spacing w:line="240" w:lineRule="auto"/>
              <w:ind w:firstLine="0"/>
              <w:rPr>
                <w:bCs/>
              </w:rPr>
            </w:pPr>
            <w:r w:rsidRPr="002D139B">
              <w:rPr>
                <w:color w:val="000000"/>
              </w:rPr>
              <w:t>4</w:t>
            </w:r>
          </w:p>
        </w:tc>
        <w:tc>
          <w:tcPr>
            <w:tcW w:w="1145" w:type="dxa"/>
            <w:noWrap/>
            <w:vAlign w:val="bottom"/>
            <w:hideMark/>
          </w:tcPr>
          <w:p w14:paraId="340F64D3" w14:textId="09AF559A" w:rsidR="002D139B" w:rsidRPr="002D139B" w:rsidRDefault="002D139B" w:rsidP="002D139B">
            <w:pPr>
              <w:spacing w:line="240" w:lineRule="auto"/>
              <w:ind w:firstLine="0"/>
              <w:rPr>
                <w:bCs/>
              </w:rPr>
            </w:pPr>
            <w:r w:rsidRPr="002D139B">
              <w:rPr>
                <w:color w:val="000000"/>
              </w:rPr>
              <w:t>0.62208</w:t>
            </w:r>
          </w:p>
        </w:tc>
        <w:tc>
          <w:tcPr>
            <w:tcW w:w="1340" w:type="dxa"/>
            <w:noWrap/>
            <w:vAlign w:val="bottom"/>
            <w:hideMark/>
          </w:tcPr>
          <w:p w14:paraId="4D9BAFCB" w14:textId="3CA11976" w:rsidR="002D139B" w:rsidRPr="002D139B" w:rsidRDefault="002D139B" w:rsidP="002D139B">
            <w:pPr>
              <w:spacing w:line="240" w:lineRule="auto"/>
              <w:ind w:firstLine="0"/>
              <w:rPr>
                <w:bCs/>
              </w:rPr>
            </w:pPr>
            <w:r w:rsidRPr="002D139B">
              <w:rPr>
                <w:color w:val="000000"/>
              </w:rPr>
              <w:t>0.008453</w:t>
            </w:r>
          </w:p>
        </w:tc>
        <w:tc>
          <w:tcPr>
            <w:tcW w:w="1340" w:type="dxa"/>
            <w:vAlign w:val="bottom"/>
          </w:tcPr>
          <w:p w14:paraId="68B3E0FA" w14:textId="2CDFCBC2" w:rsidR="002D139B" w:rsidRPr="002D139B" w:rsidRDefault="002D139B" w:rsidP="002D139B">
            <w:pPr>
              <w:spacing w:line="240" w:lineRule="auto"/>
              <w:ind w:firstLine="0"/>
              <w:rPr>
                <w:color w:val="000000"/>
              </w:rPr>
            </w:pPr>
            <w:r w:rsidRPr="002D139B">
              <w:rPr>
                <w:color w:val="000000"/>
              </w:rPr>
              <w:t>0.00127</w:t>
            </w:r>
          </w:p>
        </w:tc>
        <w:tc>
          <w:tcPr>
            <w:tcW w:w="1329" w:type="dxa"/>
            <w:noWrap/>
            <w:vAlign w:val="bottom"/>
          </w:tcPr>
          <w:p w14:paraId="57CAB5AE" w14:textId="1864BCF8" w:rsidR="002D139B" w:rsidRPr="002D139B" w:rsidRDefault="002D139B" w:rsidP="002D139B">
            <w:pPr>
              <w:spacing w:line="240" w:lineRule="auto"/>
              <w:ind w:firstLine="0"/>
              <w:rPr>
                <w:bCs/>
              </w:rPr>
            </w:pPr>
            <w:r w:rsidRPr="002D139B">
              <w:rPr>
                <w:color w:val="000000"/>
              </w:rPr>
              <w:t>-0.00103</w:t>
            </w:r>
          </w:p>
        </w:tc>
        <w:tc>
          <w:tcPr>
            <w:tcW w:w="1053" w:type="dxa"/>
            <w:noWrap/>
            <w:vAlign w:val="bottom"/>
          </w:tcPr>
          <w:p w14:paraId="16A8AC68" w14:textId="2C8FDC1C"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5FEABD3D" w14:textId="4C55748F" w:rsidR="002D139B" w:rsidRPr="002D139B" w:rsidRDefault="002D139B" w:rsidP="002D139B">
            <w:pPr>
              <w:spacing w:line="240" w:lineRule="auto"/>
              <w:ind w:firstLine="0"/>
              <w:rPr>
                <w:bCs/>
              </w:rPr>
            </w:pPr>
            <w:r w:rsidRPr="002D139B">
              <w:rPr>
                <w:color w:val="000000"/>
              </w:rPr>
              <w:t>NA</w:t>
            </w:r>
          </w:p>
        </w:tc>
        <w:tc>
          <w:tcPr>
            <w:tcW w:w="1703" w:type="dxa"/>
            <w:vAlign w:val="bottom"/>
          </w:tcPr>
          <w:p w14:paraId="4B6AB47C" w14:textId="1D7AC65A"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579AE564" w14:textId="5D4CACFF" w:rsidR="002D139B" w:rsidRPr="002D139B" w:rsidRDefault="002D139B" w:rsidP="002D139B">
            <w:pPr>
              <w:spacing w:line="240" w:lineRule="auto"/>
              <w:ind w:firstLine="0"/>
              <w:rPr>
                <w:bCs/>
              </w:rPr>
            </w:pPr>
            <w:r w:rsidRPr="002D139B">
              <w:rPr>
                <w:color w:val="000000"/>
              </w:rPr>
              <w:t>5</w:t>
            </w:r>
          </w:p>
        </w:tc>
        <w:tc>
          <w:tcPr>
            <w:tcW w:w="1582" w:type="dxa"/>
            <w:noWrap/>
            <w:vAlign w:val="bottom"/>
            <w:hideMark/>
          </w:tcPr>
          <w:p w14:paraId="6C5F2031" w14:textId="426028CD" w:rsidR="002D139B" w:rsidRPr="002D139B" w:rsidRDefault="002D139B" w:rsidP="002D139B">
            <w:pPr>
              <w:spacing w:line="240" w:lineRule="auto"/>
              <w:ind w:firstLine="0"/>
              <w:rPr>
                <w:bCs/>
              </w:rPr>
            </w:pPr>
            <w:r w:rsidRPr="002D139B">
              <w:rPr>
                <w:color w:val="000000"/>
              </w:rPr>
              <w:t>-3456.72</w:t>
            </w:r>
          </w:p>
        </w:tc>
        <w:tc>
          <w:tcPr>
            <w:tcW w:w="1417" w:type="dxa"/>
            <w:noWrap/>
            <w:vAlign w:val="bottom"/>
            <w:hideMark/>
          </w:tcPr>
          <w:p w14:paraId="1862E31A" w14:textId="64CE3EAA" w:rsidR="002D139B" w:rsidRPr="002D139B" w:rsidRDefault="002D139B" w:rsidP="002D139B">
            <w:pPr>
              <w:spacing w:line="240" w:lineRule="auto"/>
              <w:ind w:firstLine="0"/>
              <w:rPr>
                <w:bCs/>
              </w:rPr>
            </w:pPr>
            <w:r w:rsidRPr="002D139B">
              <w:rPr>
                <w:color w:val="000000"/>
              </w:rPr>
              <w:t>6923.472</w:t>
            </w:r>
          </w:p>
        </w:tc>
        <w:tc>
          <w:tcPr>
            <w:tcW w:w="1134" w:type="dxa"/>
            <w:noWrap/>
            <w:vAlign w:val="bottom"/>
            <w:hideMark/>
          </w:tcPr>
          <w:p w14:paraId="24AF141E" w14:textId="55A90226" w:rsidR="002D139B" w:rsidRPr="002D139B" w:rsidRDefault="002D139B" w:rsidP="002D139B">
            <w:pPr>
              <w:spacing w:line="240" w:lineRule="auto"/>
              <w:ind w:firstLine="0"/>
              <w:rPr>
                <w:bCs/>
              </w:rPr>
            </w:pPr>
            <w:r w:rsidRPr="002D139B">
              <w:rPr>
                <w:color w:val="000000"/>
              </w:rPr>
              <w:t>3.836452</w:t>
            </w:r>
          </w:p>
        </w:tc>
        <w:tc>
          <w:tcPr>
            <w:tcW w:w="1134" w:type="dxa"/>
            <w:noWrap/>
            <w:vAlign w:val="bottom"/>
            <w:hideMark/>
          </w:tcPr>
          <w:p w14:paraId="6BA39B29" w14:textId="3765DFFA" w:rsidR="002D139B" w:rsidRPr="002D139B" w:rsidRDefault="002D139B" w:rsidP="002D139B">
            <w:pPr>
              <w:spacing w:line="240" w:lineRule="auto"/>
              <w:ind w:firstLine="0"/>
              <w:rPr>
                <w:bCs/>
              </w:rPr>
            </w:pPr>
            <w:r w:rsidRPr="002D139B">
              <w:rPr>
                <w:color w:val="000000"/>
              </w:rPr>
              <w:t>0.064757</w:t>
            </w:r>
          </w:p>
        </w:tc>
      </w:tr>
      <w:tr w:rsidR="002D139B" w:rsidRPr="00B74FD2" w14:paraId="4D8F50E3" w14:textId="77777777" w:rsidTr="00855F5C">
        <w:trPr>
          <w:trHeight w:val="300"/>
        </w:trPr>
        <w:tc>
          <w:tcPr>
            <w:tcW w:w="960" w:type="dxa"/>
            <w:noWrap/>
            <w:vAlign w:val="bottom"/>
            <w:hideMark/>
          </w:tcPr>
          <w:p w14:paraId="3A3E76A4" w14:textId="08AA5A8E" w:rsidR="002D139B" w:rsidRPr="002D139B" w:rsidRDefault="002D139B" w:rsidP="002D139B">
            <w:pPr>
              <w:spacing w:line="240" w:lineRule="auto"/>
              <w:ind w:firstLine="0"/>
              <w:rPr>
                <w:bCs/>
              </w:rPr>
            </w:pPr>
            <w:r w:rsidRPr="002D139B">
              <w:rPr>
                <w:color w:val="000000"/>
              </w:rPr>
              <w:t>7</w:t>
            </w:r>
          </w:p>
        </w:tc>
        <w:tc>
          <w:tcPr>
            <w:tcW w:w="1145" w:type="dxa"/>
            <w:noWrap/>
            <w:vAlign w:val="bottom"/>
            <w:hideMark/>
          </w:tcPr>
          <w:p w14:paraId="095A3EFC" w14:textId="39F8CF31" w:rsidR="002D139B" w:rsidRPr="002D139B" w:rsidRDefault="002D139B" w:rsidP="002D139B">
            <w:pPr>
              <w:spacing w:line="240" w:lineRule="auto"/>
              <w:ind w:firstLine="0"/>
              <w:rPr>
                <w:bCs/>
              </w:rPr>
            </w:pPr>
            <w:r w:rsidRPr="002D139B">
              <w:rPr>
                <w:color w:val="000000"/>
              </w:rPr>
              <w:t>0.619002</w:t>
            </w:r>
          </w:p>
        </w:tc>
        <w:tc>
          <w:tcPr>
            <w:tcW w:w="1340" w:type="dxa"/>
            <w:noWrap/>
            <w:vAlign w:val="bottom"/>
            <w:hideMark/>
          </w:tcPr>
          <w:p w14:paraId="662EEF02" w14:textId="16703EF1" w:rsidR="002D139B" w:rsidRPr="002D139B" w:rsidRDefault="002D139B" w:rsidP="002D139B">
            <w:pPr>
              <w:spacing w:line="240" w:lineRule="auto"/>
              <w:ind w:firstLine="0"/>
              <w:rPr>
                <w:bCs/>
              </w:rPr>
            </w:pPr>
            <w:r w:rsidRPr="002D139B">
              <w:rPr>
                <w:color w:val="000000"/>
              </w:rPr>
              <w:t>0.008374</w:t>
            </w:r>
          </w:p>
        </w:tc>
        <w:tc>
          <w:tcPr>
            <w:tcW w:w="1340" w:type="dxa"/>
            <w:vAlign w:val="bottom"/>
          </w:tcPr>
          <w:p w14:paraId="31941909" w14:textId="7CD289E1" w:rsidR="002D139B" w:rsidRPr="002D139B" w:rsidRDefault="002D139B" w:rsidP="002D139B">
            <w:pPr>
              <w:spacing w:line="240" w:lineRule="auto"/>
              <w:ind w:firstLine="0"/>
              <w:rPr>
                <w:color w:val="000000"/>
              </w:rPr>
            </w:pPr>
            <w:r w:rsidRPr="002D139B">
              <w:rPr>
                <w:color w:val="000000"/>
              </w:rPr>
              <w:t>0.001391</w:t>
            </w:r>
          </w:p>
        </w:tc>
        <w:tc>
          <w:tcPr>
            <w:tcW w:w="1329" w:type="dxa"/>
            <w:noWrap/>
            <w:vAlign w:val="bottom"/>
          </w:tcPr>
          <w:p w14:paraId="19914B09" w14:textId="0FE31107"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75F846CC" w14:textId="46A0BC22"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50C0F898" w14:textId="7DE38B34" w:rsidR="002D139B" w:rsidRPr="002D139B" w:rsidRDefault="002D139B" w:rsidP="002D139B">
            <w:pPr>
              <w:spacing w:line="240" w:lineRule="auto"/>
              <w:ind w:firstLine="0"/>
              <w:rPr>
                <w:bCs/>
              </w:rPr>
            </w:pPr>
            <w:r w:rsidRPr="002D139B">
              <w:rPr>
                <w:color w:val="000000"/>
              </w:rPr>
              <w:t>NA</w:t>
            </w:r>
          </w:p>
        </w:tc>
        <w:tc>
          <w:tcPr>
            <w:tcW w:w="1703" w:type="dxa"/>
            <w:vAlign w:val="bottom"/>
          </w:tcPr>
          <w:p w14:paraId="160DBC0F" w14:textId="0ED41167"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27F440F3" w14:textId="0550F811" w:rsidR="002D139B" w:rsidRPr="002D139B" w:rsidRDefault="002D139B" w:rsidP="002D139B">
            <w:pPr>
              <w:spacing w:line="240" w:lineRule="auto"/>
              <w:ind w:firstLine="0"/>
              <w:rPr>
                <w:bCs/>
              </w:rPr>
            </w:pPr>
            <w:r w:rsidRPr="002D139B">
              <w:rPr>
                <w:color w:val="000000"/>
              </w:rPr>
              <w:t>5</w:t>
            </w:r>
          </w:p>
        </w:tc>
        <w:tc>
          <w:tcPr>
            <w:tcW w:w="1582" w:type="dxa"/>
            <w:noWrap/>
            <w:vAlign w:val="bottom"/>
            <w:hideMark/>
          </w:tcPr>
          <w:p w14:paraId="606C7847" w14:textId="2DA63F7F" w:rsidR="002D139B" w:rsidRPr="002D139B" w:rsidRDefault="002D139B" w:rsidP="002D139B">
            <w:pPr>
              <w:spacing w:line="240" w:lineRule="auto"/>
              <w:ind w:firstLine="0"/>
              <w:rPr>
                <w:bCs/>
              </w:rPr>
            </w:pPr>
            <w:r w:rsidRPr="002D139B">
              <w:rPr>
                <w:color w:val="000000"/>
              </w:rPr>
              <w:t>-3456.73</w:t>
            </w:r>
          </w:p>
        </w:tc>
        <w:tc>
          <w:tcPr>
            <w:tcW w:w="1417" w:type="dxa"/>
            <w:noWrap/>
            <w:vAlign w:val="bottom"/>
            <w:hideMark/>
          </w:tcPr>
          <w:p w14:paraId="3C4F1901" w14:textId="46B5F6CD" w:rsidR="002D139B" w:rsidRPr="002D139B" w:rsidRDefault="002D139B" w:rsidP="002D139B">
            <w:pPr>
              <w:spacing w:line="240" w:lineRule="auto"/>
              <w:ind w:firstLine="0"/>
              <w:rPr>
                <w:bCs/>
              </w:rPr>
            </w:pPr>
            <w:r w:rsidRPr="002D139B">
              <w:rPr>
                <w:color w:val="000000"/>
              </w:rPr>
              <w:t>6923.476</w:t>
            </w:r>
          </w:p>
        </w:tc>
        <w:tc>
          <w:tcPr>
            <w:tcW w:w="1134" w:type="dxa"/>
            <w:noWrap/>
            <w:vAlign w:val="bottom"/>
            <w:hideMark/>
          </w:tcPr>
          <w:p w14:paraId="417F13B4" w14:textId="58962D67" w:rsidR="002D139B" w:rsidRPr="002D139B" w:rsidRDefault="002D139B" w:rsidP="002D139B">
            <w:pPr>
              <w:spacing w:line="240" w:lineRule="auto"/>
              <w:ind w:firstLine="0"/>
              <w:rPr>
                <w:bCs/>
              </w:rPr>
            </w:pPr>
            <w:r w:rsidRPr="002D139B">
              <w:rPr>
                <w:color w:val="000000"/>
              </w:rPr>
              <w:t>3.840344</w:t>
            </w:r>
          </w:p>
        </w:tc>
        <w:tc>
          <w:tcPr>
            <w:tcW w:w="1134" w:type="dxa"/>
            <w:noWrap/>
            <w:vAlign w:val="bottom"/>
            <w:hideMark/>
          </w:tcPr>
          <w:p w14:paraId="4323C026" w14:textId="2ABF6856" w:rsidR="002D139B" w:rsidRPr="002D139B" w:rsidRDefault="002D139B" w:rsidP="002D139B">
            <w:pPr>
              <w:spacing w:line="240" w:lineRule="auto"/>
              <w:ind w:firstLine="0"/>
              <w:rPr>
                <w:bCs/>
              </w:rPr>
            </w:pPr>
            <w:r w:rsidRPr="002D139B">
              <w:rPr>
                <w:color w:val="000000"/>
              </w:rPr>
              <w:t>0.064631</w:t>
            </w:r>
          </w:p>
        </w:tc>
      </w:tr>
      <w:tr w:rsidR="002D139B" w:rsidRPr="00B74FD2" w14:paraId="51884BAB" w14:textId="77777777" w:rsidTr="00855F5C">
        <w:trPr>
          <w:trHeight w:val="300"/>
        </w:trPr>
        <w:tc>
          <w:tcPr>
            <w:tcW w:w="960" w:type="dxa"/>
            <w:noWrap/>
            <w:vAlign w:val="bottom"/>
            <w:hideMark/>
          </w:tcPr>
          <w:p w14:paraId="0E1F0190" w14:textId="39B13488" w:rsidR="002D139B" w:rsidRPr="002D139B" w:rsidRDefault="002D139B" w:rsidP="002D139B">
            <w:pPr>
              <w:spacing w:line="240" w:lineRule="auto"/>
              <w:ind w:firstLine="0"/>
              <w:rPr>
                <w:bCs/>
              </w:rPr>
            </w:pPr>
            <w:r w:rsidRPr="002D139B">
              <w:rPr>
                <w:color w:val="000000"/>
              </w:rPr>
              <w:t>10</w:t>
            </w:r>
          </w:p>
        </w:tc>
        <w:tc>
          <w:tcPr>
            <w:tcW w:w="1145" w:type="dxa"/>
            <w:noWrap/>
            <w:vAlign w:val="bottom"/>
            <w:hideMark/>
          </w:tcPr>
          <w:p w14:paraId="568BB6C5" w14:textId="4EDE17AA" w:rsidR="002D139B" w:rsidRPr="002D139B" w:rsidRDefault="002D139B" w:rsidP="002D139B">
            <w:pPr>
              <w:spacing w:line="240" w:lineRule="auto"/>
              <w:ind w:firstLine="0"/>
              <w:rPr>
                <w:bCs/>
              </w:rPr>
            </w:pPr>
            <w:r w:rsidRPr="002D139B">
              <w:rPr>
                <w:color w:val="000000"/>
              </w:rPr>
              <w:t>0.693584</w:t>
            </w:r>
          </w:p>
        </w:tc>
        <w:tc>
          <w:tcPr>
            <w:tcW w:w="1340" w:type="dxa"/>
            <w:noWrap/>
            <w:vAlign w:val="bottom"/>
            <w:hideMark/>
          </w:tcPr>
          <w:p w14:paraId="48EF8C04" w14:textId="34E53372" w:rsidR="002D139B" w:rsidRPr="002D139B" w:rsidRDefault="002D139B" w:rsidP="002D139B">
            <w:pPr>
              <w:spacing w:line="240" w:lineRule="auto"/>
              <w:ind w:firstLine="0"/>
              <w:rPr>
                <w:bCs/>
              </w:rPr>
            </w:pPr>
            <w:r w:rsidRPr="002D139B">
              <w:rPr>
                <w:color w:val="000000"/>
              </w:rPr>
              <w:t>NA</w:t>
            </w:r>
          </w:p>
        </w:tc>
        <w:tc>
          <w:tcPr>
            <w:tcW w:w="1340" w:type="dxa"/>
            <w:vAlign w:val="bottom"/>
          </w:tcPr>
          <w:p w14:paraId="28DB573C" w14:textId="2F158F6E" w:rsidR="002D139B" w:rsidRPr="002D139B" w:rsidRDefault="002D139B" w:rsidP="002D139B">
            <w:pPr>
              <w:spacing w:line="240" w:lineRule="auto"/>
              <w:ind w:firstLine="0"/>
              <w:rPr>
                <w:color w:val="000000"/>
              </w:rPr>
            </w:pPr>
            <w:r w:rsidRPr="002D139B">
              <w:rPr>
                <w:color w:val="000000"/>
              </w:rPr>
              <w:t>NA</w:t>
            </w:r>
          </w:p>
        </w:tc>
        <w:tc>
          <w:tcPr>
            <w:tcW w:w="1329" w:type="dxa"/>
            <w:noWrap/>
            <w:vAlign w:val="bottom"/>
          </w:tcPr>
          <w:p w14:paraId="01AE7437" w14:textId="5F319D56"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1CAD062C" w14:textId="4C512BE1"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34D29590" w14:textId="53BC9C0A" w:rsidR="002D139B" w:rsidRPr="002D139B" w:rsidRDefault="002D139B" w:rsidP="002D139B">
            <w:pPr>
              <w:spacing w:line="240" w:lineRule="auto"/>
              <w:ind w:firstLine="0"/>
              <w:rPr>
                <w:bCs/>
              </w:rPr>
            </w:pPr>
            <w:r w:rsidRPr="002D139B">
              <w:rPr>
                <w:color w:val="000000"/>
              </w:rPr>
              <w:t>NA</w:t>
            </w:r>
          </w:p>
        </w:tc>
        <w:tc>
          <w:tcPr>
            <w:tcW w:w="1703" w:type="dxa"/>
            <w:vAlign w:val="bottom"/>
          </w:tcPr>
          <w:p w14:paraId="0DC07C0C" w14:textId="7215CCE7"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2C639DD2" w14:textId="6AC1D20F" w:rsidR="002D139B" w:rsidRPr="002D139B" w:rsidRDefault="002D139B" w:rsidP="002D139B">
            <w:pPr>
              <w:spacing w:line="240" w:lineRule="auto"/>
              <w:ind w:firstLine="0"/>
              <w:rPr>
                <w:bCs/>
              </w:rPr>
            </w:pPr>
            <w:r w:rsidRPr="002D139B">
              <w:rPr>
                <w:color w:val="000000"/>
              </w:rPr>
              <w:t>3</w:t>
            </w:r>
          </w:p>
        </w:tc>
        <w:tc>
          <w:tcPr>
            <w:tcW w:w="1582" w:type="dxa"/>
            <w:noWrap/>
            <w:vAlign w:val="bottom"/>
            <w:hideMark/>
          </w:tcPr>
          <w:p w14:paraId="04AA4361" w14:textId="497891E7" w:rsidR="002D139B" w:rsidRPr="002D139B" w:rsidRDefault="002D139B" w:rsidP="002D139B">
            <w:pPr>
              <w:spacing w:line="240" w:lineRule="auto"/>
              <w:ind w:firstLine="0"/>
              <w:rPr>
                <w:bCs/>
              </w:rPr>
            </w:pPr>
            <w:r w:rsidRPr="002D139B">
              <w:rPr>
                <w:color w:val="000000"/>
              </w:rPr>
              <w:t>-3459.37</w:t>
            </w:r>
          </w:p>
        </w:tc>
        <w:tc>
          <w:tcPr>
            <w:tcW w:w="1417" w:type="dxa"/>
            <w:noWrap/>
            <w:vAlign w:val="bottom"/>
            <w:hideMark/>
          </w:tcPr>
          <w:p w14:paraId="12E79BA9" w14:textId="692D939F" w:rsidR="002D139B" w:rsidRPr="002D139B" w:rsidRDefault="002D139B" w:rsidP="002D139B">
            <w:pPr>
              <w:spacing w:line="240" w:lineRule="auto"/>
              <w:ind w:firstLine="0"/>
              <w:rPr>
                <w:bCs/>
              </w:rPr>
            </w:pPr>
            <w:r w:rsidRPr="002D139B">
              <w:rPr>
                <w:color w:val="000000"/>
              </w:rPr>
              <w:t>6924.751</w:t>
            </w:r>
          </w:p>
        </w:tc>
        <w:tc>
          <w:tcPr>
            <w:tcW w:w="1134" w:type="dxa"/>
            <w:noWrap/>
            <w:vAlign w:val="bottom"/>
            <w:hideMark/>
          </w:tcPr>
          <w:p w14:paraId="5A4B5771" w14:textId="51C47A7C" w:rsidR="002D139B" w:rsidRPr="002D139B" w:rsidRDefault="002D139B" w:rsidP="002D139B">
            <w:pPr>
              <w:spacing w:line="240" w:lineRule="auto"/>
              <w:ind w:firstLine="0"/>
              <w:rPr>
                <w:bCs/>
              </w:rPr>
            </w:pPr>
            <w:r w:rsidRPr="002D139B">
              <w:rPr>
                <w:color w:val="000000"/>
              </w:rPr>
              <w:t>5.115411</w:t>
            </w:r>
          </w:p>
        </w:tc>
        <w:tc>
          <w:tcPr>
            <w:tcW w:w="1134" w:type="dxa"/>
            <w:noWrap/>
            <w:vAlign w:val="bottom"/>
            <w:hideMark/>
          </w:tcPr>
          <w:p w14:paraId="17667AF8" w14:textId="69AD9A54" w:rsidR="002D139B" w:rsidRPr="002D139B" w:rsidRDefault="002D139B" w:rsidP="002D139B">
            <w:pPr>
              <w:spacing w:line="240" w:lineRule="auto"/>
              <w:ind w:firstLine="0"/>
              <w:rPr>
                <w:bCs/>
              </w:rPr>
            </w:pPr>
            <w:r w:rsidRPr="002D139B">
              <w:rPr>
                <w:color w:val="000000"/>
              </w:rPr>
              <w:t>0.034163</w:t>
            </w:r>
          </w:p>
        </w:tc>
      </w:tr>
      <w:tr w:rsidR="002D139B" w:rsidRPr="00B74FD2" w14:paraId="1E6D9EBF" w14:textId="77777777" w:rsidTr="00855F5C">
        <w:trPr>
          <w:trHeight w:val="300"/>
        </w:trPr>
        <w:tc>
          <w:tcPr>
            <w:tcW w:w="960" w:type="dxa"/>
            <w:noWrap/>
            <w:vAlign w:val="bottom"/>
            <w:hideMark/>
          </w:tcPr>
          <w:p w14:paraId="74CBB536" w14:textId="491C9380" w:rsidR="002D139B" w:rsidRPr="002D139B" w:rsidRDefault="002D139B" w:rsidP="002D139B">
            <w:pPr>
              <w:spacing w:line="240" w:lineRule="auto"/>
              <w:ind w:firstLine="0"/>
              <w:rPr>
                <w:bCs/>
              </w:rPr>
            </w:pPr>
            <w:r w:rsidRPr="002D139B">
              <w:rPr>
                <w:color w:val="000000"/>
              </w:rPr>
              <w:t>3</w:t>
            </w:r>
          </w:p>
        </w:tc>
        <w:tc>
          <w:tcPr>
            <w:tcW w:w="1145" w:type="dxa"/>
            <w:noWrap/>
            <w:vAlign w:val="bottom"/>
            <w:hideMark/>
          </w:tcPr>
          <w:p w14:paraId="45F3CD81" w14:textId="62ACBC3E" w:rsidR="002D139B" w:rsidRPr="002D139B" w:rsidRDefault="002D139B" w:rsidP="002D139B">
            <w:pPr>
              <w:spacing w:line="240" w:lineRule="auto"/>
              <w:ind w:firstLine="0"/>
              <w:rPr>
                <w:bCs/>
              </w:rPr>
            </w:pPr>
            <w:r w:rsidRPr="002D139B">
              <w:rPr>
                <w:color w:val="000000"/>
              </w:rPr>
              <w:t>0.650245</w:t>
            </w:r>
          </w:p>
        </w:tc>
        <w:tc>
          <w:tcPr>
            <w:tcW w:w="1340" w:type="dxa"/>
            <w:noWrap/>
            <w:vAlign w:val="bottom"/>
            <w:hideMark/>
          </w:tcPr>
          <w:p w14:paraId="351FB57D" w14:textId="034D8A68" w:rsidR="002D139B" w:rsidRPr="002D139B" w:rsidRDefault="002D139B" w:rsidP="002D139B">
            <w:pPr>
              <w:spacing w:line="240" w:lineRule="auto"/>
              <w:ind w:firstLine="0"/>
              <w:rPr>
                <w:bCs/>
              </w:rPr>
            </w:pPr>
            <w:r w:rsidRPr="002D139B">
              <w:rPr>
                <w:color w:val="000000"/>
              </w:rPr>
              <w:t>NA</w:t>
            </w:r>
          </w:p>
        </w:tc>
        <w:tc>
          <w:tcPr>
            <w:tcW w:w="1340" w:type="dxa"/>
            <w:vAlign w:val="bottom"/>
          </w:tcPr>
          <w:p w14:paraId="1C825E45" w14:textId="715BB2A7" w:rsidR="002D139B" w:rsidRPr="002D139B" w:rsidRDefault="002D139B" w:rsidP="002D139B">
            <w:pPr>
              <w:spacing w:line="240" w:lineRule="auto"/>
              <w:ind w:firstLine="0"/>
              <w:rPr>
                <w:color w:val="000000"/>
              </w:rPr>
            </w:pPr>
            <w:r w:rsidRPr="002D139B">
              <w:rPr>
                <w:color w:val="000000"/>
              </w:rPr>
              <w:t>0.001479</w:t>
            </w:r>
          </w:p>
        </w:tc>
        <w:tc>
          <w:tcPr>
            <w:tcW w:w="1329" w:type="dxa"/>
            <w:noWrap/>
            <w:vAlign w:val="bottom"/>
          </w:tcPr>
          <w:p w14:paraId="50673915" w14:textId="1B79AD26"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2305C76D" w14:textId="25BE4510"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2FC0708C" w14:textId="477EDDF0" w:rsidR="002D139B" w:rsidRPr="002D139B" w:rsidRDefault="002D139B" w:rsidP="002D139B">
            <w:pPr>
              <w:spacing w:line="240" w:lineRule="auto"/>
              <w:ind w:firstLine="0"/>
              <w:rPr>
                <w:bCs/>
              </w:rPr>
            </w:pPr>
            <w:r w:rsidRPr="002D139B">
              <w:rPr>
                <w:color w:val="000000"/>
              </w:rPr>
              <w:t>NA</w:t>
            </w:r>
          </w:p>
        </w:tc>
        <w:tc>
          <w:tcPr>
            <w:tcW w:w="1703" w:type="dxa"/>
            <w:vAlign w:val="bottom"/>
          </w:tcPr>
          <w:p w14:paraId="04AA7D6F" w14:textId="6929F4FF"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1B9AC53F" w14:textId="2DA99E3C" w:rsidR="002D139B" w:rsidRPr="002D139B" w:rsidRDefault="002D139B" w:rsidP="002D139B">
            <w:pPr>
              <w:spacing w:line="240" w:lineRule="auto"/>
              <w:ind w:firstLine="0"/>
              <w:rPr>
                <w:bCs/>
              </w:rPr>
            </w:pPr>
            <w:r w:rsidRPr="002D139B">
              <w:rPr>
                <w:color w:val="000000"/>
              </w:rPr>
              <w:t>3</w:t>
            </w:r>
          </w:p>
        </w:tc>
        <w:tc>
          <w:tcPr>
            <w:tcW w:w="1582" w:type="dxa"/>
            <w:noWrap/>
            <w:vAlign w:val="bottom"/>
            <w:hideMark/>
          </w:tcPr>
          <w:p w14:paraId="1B8DC506" w14:textId="25FC85F3" w:rsidR="002D139B" w:rsidRPr="002D139B" w:rsidRDefault="002D139B" w:rsidP="002D139B">
            <w:pPr>
              <w:spacing w:line="240" w:lineRule="auto"/>
              <w:ind w:firstLine="0"/>
              <w:rPr>
                <w:bCs/>
              </w:rPr>
            </w:pPr>
            <w:r w:rsidRPr="002D139B">
              <w:rPr>
                <w:color w:val="000000"/>
              </w:rPr>
              <w:t>-3459.48</w:t>
            </w:r>
          </w:p>
        </w:tc>
        <w:tc>
          <w:tcPr>
            <w:tcW w:w="1417" w:type="dxa"/>
            <w:noWrap/>
            <w:vAlign w:val="bottom"/>
            <w:hideMark/>
          </w:tcPr>
          <w:p w14:paraId="28CC476E" w14:textId="44EF7AD3" w:rsidR="002D139B" w:rsidRPr="002D139B" w:rsidRDefault="002D139B" w:rsidP="002D139B">
            <w:pPr>
              <w:spacing w:line="240" w:lineRule="auto"/>
              <w:ind w:firstLine="0"/>
              <w:rPr>
                <w:bCs/>
              </w:rPr>
            </w:pPr>
            <w:r w:rsidRPr="002D139B">
              <w:rPr>
                <w:color w:val="000000"/>
              </w:rPr>
              <w:t>6924.971</w:t>
            </w:r>
          </w:p>
        </w:tc>
        <w:tc>
          <w:tcPr>
            <w:tcW w:w="1134" w:type="dxa"/>
            <w:noWrap/>
            <w:vAlign w:val="bottom"/>
            <w:hideMark/>
          </w:tcPr>
          <w:p w14:paraId="3FDD0F0B" w14:textId="08A8A482" w:rsidR="002D139B" w:rsidRPr="002D139B" w:rsidRDefault="002D139B" w:rsidP="002D139B">
            <w:pPr>
              <w:spacing w:line="240" w:lineRule="auto"/>
              <w:ind w:firstLine="0"/>
              <w:rPr>
                <w:bCs/>
              </w:rPr>
            </w:pPr>
            <w:r w:rsidRPr="002D139B">
              <w:rPr>
                <w:color w:val="000000"/>
              </w:rPr>
              <w:t>5.335845</w:t>
            </w:r>
          </w:p>
        </w:tc>
        <w:tc>
          <w:tcPr>
            <w:tcW w:w="1134" w:type="dxa"/>
            <w:noWrap/>
            <w:vAlign w:val="bottom"/>
            <w:hideMark/>
          </w:tcPr>
          <w:p w14:paraId="1E96E8CC" w14:textId="65ADAA9F" w:rsidR="002D139B" w:rsidRPr="002D139B" w:rsidRDefault="002D139B" w:rsidP="002D139B">
            <w:pPr>
              <w:spacing w:line="240" w:lineRule="auto"/>
              <w:ind w:firstLine="0"/>
              <w:rPr>
                <w:bCs/>
              </w:rPr>
            </w:pPr>
            <w:r w:rsidRPr="002D139B">
              <w:rPr>
                <w:color w:val="000000"/>
              </w:rPr>
              <w:t>0.030598</w:t>
            </w:r>
          </w:p>
        </w:tc>
      </w:tr>
      <w:tr w:rsidR="002D139B" w:rsidRPr="00B74FD2" w14:paraId="2551F522" w14:textId="77777777" w:rsidTr="00855F5C">
        <w:trPr>
          <w:trHeight w:val="300"/>
        </w:trPr>
        <w:tc>
          <w:tcPr>
            <w:tcW w:w="960" w:type="dxa"/>
            <w:noWrap/>
            <w:vAlign w:val="bottom"/>
            <w:hideMark/>
          </w:tcPr>
          <w:p w14:paraId="6E6FC78C" w14:textId="4E7F3065" w:rsidR="002D139B" w:rsidRPr="002D139B" w:rsidRDefault="002D139B" w:rsidP="002D139B">
            <w:pPr>
              <w:spacing w:line="240" w:lineRule="auto"/>
              <w:ind w:firstLine="0"/>
              <w:rPr>
                <w:bCs/>
              </w:rPr>
            </w:pPr>
            <w:r w:rsidRPr="002D139B">
              <w:rPr>
                <w:color w:val="000000"/>
              </w:rPr>
              <w:t>8</w:t>
            </w:r>
          </w:p>
        </w:tc>
        <w:tc>
          <w:tcPr>
            <w:tcW w:w="1145" w:type="dxa"/>
            <w:noWrap/>
            <w:vAlign w:val="bottom"/>
            <w:hideMark/>
          </w:tcPr>
          <w:p w14:paraId="51472E9C" w14:textId="775628AA" w:rsidR="002D139B" w:rsidRPr="002D139B" w:rsidRDefault="002D139B" w:rsidP="002D139B">
            <w:pPr>
              <w:spacing w:line="240" w:lineRule="auto"/>
              <w:ind w:firstLine="0"/>
              <w:rPr>
                <w:bCs/>
              </w:rPr>
            </w:pPr>
            <w:r w:rsidRPr="002D139B">
              <w:rPr>
                <w:color w:val="000000"/>
              </w:rPr>
              <w:t>0.664716</w:t>
            </w:r>
          </w:p>
        </w:tc>
        <w:tc>
          <w:tcPr>
            <w:tcW w:w="1340" w:type="dxa"/>
            <w:noWrap/>
            <w:vAlign w:val="bottom"/>
            <w:hideMark/>
          </w:tcPr>
          <w:p w14:paraId="32D3EE1D" w14:textId="54CAB204" w:rsidR="002D139B" w:rsidRPr="002D139B" w:rsidRDefault="002D139B" w:rsidP="002D139B">
            <w:pPr>
              <w:spacing w:line="240" w:lineRule="auto"/>
              <w:ind w:firstLine="0"/>
              <w:rPr>
                <w:bCs/>
              </w:rPr>
            </w:pPr>
            <w:r w:rsidRPr="002D139B">
              <w:rPr>
                <w:color w:val="000000"/>
              </w:rPr>
              <w:t>NA</w:t>
            </w:r>
          </w:p>
        </w:tc>
        <w:tc>
          <w:tcPr>
            <w:tcW w:w="1340" w:type="dxa"/>
            <w:vAlign w:val="bottom"/>
          </w:tcPr>
          <w:p w14:paraId="0762A767" w14:textId="7693A148" w:rsidR="002D139B" w:rsidRPr="002D139B" w:rsidRDefault="002D139B" w:rsidP="002D139B">
            <w:pPr>
              <w:spacing w:line="240" w:lineRule="auto"/>
              <w:ind w:firstLine="0"/>
              <w:rPr>
                <w:color w:val="000000"/>
              </w:rPr>
            </w:pPr>
            <w:r w:rsidRPr="002D139B">
              <w:rPr>
                <w:color w:val="000000"/>
              </w:rPr>
              <w:t>0.001032</w:t>
            </w:r>
          </w:p>
        </w:tc>
        <w:tc>
          <w:tcPr>
            <w:tcW w:w="1329" w:type="dxa"/>
            <w:noWrap/>
            <w:vAlign w:val="bottom"/>
          </w:tcPr>
          <w:p w14:paraId="6EBCDE3A" w14:textId="329B197F"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5EA63FAB" w14:textId="135A9E29"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2AE572D7" w14:textId="3B872061" w:rsidR="002D139B" w:rsidRPr="002D139B" w:rsidRDefault="002D139B" w:rsidP="002D139B">
            <w:pPr>
              <w:spacing w:line="240" w:lineRule="auto"/>
              <w:ind w:firstLine="0"/>
              <w:rPr>
                <w:bCs/>
              </w:rPr>
            </w:pPr>
            <w:r w:rsidRPr="002D139B">
              <w:rPr>
                <w:color w:val="000000"/>
              </w:rPr>
              <w:t>NA</w:t>
            </w:r>
          </w:p>
        </w:tc>
        <w:tc>
          <w:tcPr>
            <w:tcW w:w="1703" w:type="dxa"/>
            <w:vAlign w:val="bottom"/>
          </w:tcPr>
          <w:p w14:paraId="3F737547" w14:textId="658C5B01"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4B66F018" w14:textId="1D9A3F45" w:rsidR="002D139B" w:rsidRPr="002D139B" w:rsidRDefault="002D139B" w:rsidP="002D139B">
            <w:pPr>
              <w:spacing w:line="240" w:lineRule="auto"/>
              <w:ind w:firstLine="0"/>
              <w:rPr>
                <w:bCs/>
              </w:rPr>
            </w:pPr>
            <w:r w:rsidRPr="002D139B">
              <w:rPr>
                <w:color w:val="000000"/>
              </w:rPr>
              <w:t>4</w:t>
            </w:r>
          </w:p>
        </w:tc>
        <w:tc>
          <w:tcPr>
            <w:tcW w:w="1582" w:type="dxa"/>
            <w:noWrap/>
            <w:vAlign w:val="bottom"/>
            <w:hideMark/>
          </w:tcPr>
          <w:p w14:paraId="4715B79D" w14:textId="0035A12B" w:rsidR="002D139B" w:rsidRPr="002D139B" w:rsidRDefault="002D139B" w:rsidP="002D139B">
            <w:pPr>
              <w:spacing w:line="240" w:lineRule="auto"/>
              <w:ind w:firstLine="0"/>
              <w:rPr>
                <w:bCs/>
              </w:rPr>
            </w:pPr>
            <w:r w:rsidRPr="002D139B">
              <w:rPr>
                <w:color w:val="000000"/>
              </w:rPr>
              <w:t>-3459.36</w:t>
            </w:r>
          </w:p>
        </w:tc>
        <w:tc>
          <w:tcPr>
            <w:tcW w:w="1417" w:type="dxa"/>
            <w:noWrap/>
            <w:vAlign w:val="bottom"/>
            <w:hideMark/>
          </w:tcPr>
          <w:p w14:paraId="2731D548" w14:textId="29DD265C" w:rsidR="002D139B" w:rsidRPr="002D139B" w:rsidRDefault="002D139B" w:rsidP="002D139B">
            <w:pPr>
              <w:spacing w:line="240" w:lineRule="auto"/>
              <w:ind w:firstLine="0"/>
              <w:rPr>
                <w:bCs/>
              </w:rPr>
            </w:pPr>
            <w:r w:rsidRPr="002D139B">
              <w:rPr>
                <w:color w:val="000000"/>
              </w:rPr>
              <w:t>6926.737</w:t>
            </w:r>
          </w:p>
        </w:tc>
        <w:tc>
          <w:tcPr>
            <w:tcW w:w="1134" w:type="dxa"/>
            <w:noWrap/>
            <w:vAlign w:val="bottom"/>
            <w:hideMark/>
          </w:tcPr>
          <w:p w14:paraId="3DCFFD6E" w14:textId="63FD7C26" w:rsidR="002D139B" w:rsidRPr="002D139B" w:rsidRDefault="002D139B" w:rsidP="002D139B">
            <w:pPr>
              <w:spacing w:line="240" w:lineRule="auto"/>
              <w:ind w:firstLine="0"/>
              <w:rPr>
                <w:bCs/>
              </w:rPr>
            </w:pPr>
            <w:r w:rsidRPr="002D139B">
              <w:rPr>
                <w:color w:val="000000"/>
              </w:rPr>
              <w:t>7.1019</w:t>
            </w:r>
          </w:p>
        </w:tc>
        <w:tc>
          <w:tcPr>
            <w:tcW w:w="1134" w:type="dxa"/>
            <w:noWrap/>
            <w:vAlign w:val="bottom"/>
            <w:hideMark/>
          </w:tcPr>
          <w:p w14:paraId="6F3A295E" w14:textId="612F6BE6" w:rsidR="002D139B" w:rsidRPr="002D139B" w:rsidRDefault="002D139B" w:rsidP="002D139B">
            <w:pPr>
              <w:spacing w:line="240" w:lineRule="auto"/>
              <w:ind w:firstLine="0"/>
              <w:rPr>
                <w:bCs/>
              </w:rPr>
            </w:pPr>
            <w:r w:rsidRPr="002D139B">
              <w:rPr>
                <w:color w:val="000000"/>
              </w:rPr>
              <w:t>0.012653</w:t>
            </w:r>
          </w:p>
        </w:tc>
      </w:tr>
      <w:tr w:rsidR="002D139B" w:rsidRPr="00B74FD2" w14:paraId="2BCD0308" w14:textId="77777777" w:rsidTr="00855F5C">
        <w:trPr>
          <w:trHeight w:val="300"/>
        </w:trPr>
        <w:tc>
          <w:tcPr>
            <w:tcW w:w="960" w:type="dxa"/>
            <w:noWrap/>
            <w:vAlign w:val="bottom"/>
            <w:hideMark/>
          </w:tcPr>
          <w:p w14:paraId="5435E81A" w14:textId="27CE55E1" w:rsidR="002D139B" w:rsidRPr="002D139B" w:rsidRDefault="002D139B" w:rsidP="002D139B">
            <w:pPr>
              <w:spacing w:line="240" w:lineRule="auto"/>
              <w:ind w:firstLine="0"/>
              <w:rPr>
                <w:bCs/>
              </w:rPr>
            </w:pPr>
            <w:r w:rsidRPr="002D139B">
              <w:rPr>
                <w:color w:val="000000"/>
              </w:rPr>
              <w:t>5</w:t>
            </w:r>
          </w:p>
        </w:tc>
        <w:tc>
          <w:tcPr>
            <w:tcW w:w="1145" w:type="dxa"/>
            <w:noWrap/>
            <w:vAlign w:val="bottom"/>
            <w:hideMark/>
          </w:tcPr>
          <w:p w14:paraId="3316039D" w14:textId="651BEC06" w:rsidR="002D139B" w:rsidRPr="002D139B" w:rsidRDefault="002D139B" w:rsidP="002D139B">
            <w:pPr>
              <w:spacing w:line="240" w:lineRule="auto"/>
              <w:ind w:firstLine="0"/>
              <w:rPr>
                <w:bCs/>
              </w:rPr>
            </w:pPr>
            <w:r w:rsidRPr="002D139B">
              <w:rPr>
                <w:color w:val="000000"/>
              </w:rPr>
              <w:t>0.638513</w:t>
            </w:r>
          </w:p>
        </w:tc>
        <w:tc>
          <w:tcPr>
            <w:tcW w:w="1340" w:type="dxa"/>
            <w:noWrap/>
            <w:vAlign w:val="bottom"/>
            <w:hideMark/>
          </w:tcPr>
          <w:p w14:paraId="6E957387" w14:textId="0E7DD470" w:rsidR="002D139B" w:rsidRPr="002D139B" w:rsidRDefault="002D139B" w:rsidP="002D139B">
            <w:pPr>
              <w:spacing w:line="240" w:lineRule="auto"/>
              <w:ind w:firstLine="0"/>
              <w:rPr>
                <w:bCs/>
              </w:rPr>
            </w:pPr>
            <w:r w:rsidRPr="002D139B">
              <w:rPr>
                <w:color w:val="000000"/>
              </w:rPr>
              <w:t>0.008381</w:t>
            </w:r>
          </w:p>
        </w:tc>
        <w:tc>
          <w:tcPr>
            <w:tcW w:w="1340" w:type="dxa"/>
            <w:vAlign w:val="bottom"/>
          </w:tcPr>
          <w:p w14:paraId="767DE58B" w14:textId="4A327DE4" w:rsidR="002D139B" w:rsidRPr="002D139B" w:rsidRDefault="002D139B" w:rsidP="002D139B">
            <w:pPr>
              <w:spacing w:line="240" w:lineRule="auto"/>
              <w:ind w:firstLine="0"/>
              <w:rPr>
                <w:color w:val="000000"/>
              </w:rPr>
            </w:pPr>
            <w:r w:rsidRPr="002D139B">
              <w:rPr>
                <w:color w:val="000000"/>
              </w:rPr>
              <w:t>0.000744</w:t>
            </w:r>
          </w:p>
        </w:tc>
        <w:tc>
          <w:tcPr>
            <w:tcW w:w="1329" w:type="dxa"/>
            <w:noWrap/>
            <w:vAlign w:val="bottom"/>
          </w:tcPr>
          <w:p w14:paraId="56DC0E17" w14:textId="41F0BD16" w:rsidR="002D139B" w:rsidRPr="002D139B" w:rsidRDefault="002D139B" w:rsidP="002D139B">
            <w:pPr>
              <w:spacing w:line="240" w:lineRule="auto"/>
              <w:ind w:firstLine="0"/>
              <w:rPr>
                <w:bCs/>
              </w:rPr>
            </w:pPr>
            <w:r w:rsidRPr="002D139B">
              <w:rPr>
                <w:color w:val="000000"/>
              </w:rPr>
              <w:t>-0.0042</w:t>
            </w:r>
          </w:p>
        </w:tc>
        <w:tc>
          <w:tcPr>
            <w:tcW w:w="1053" w:type="dxa"/>
            <w:noWrap/>
            <w:vAlign w:val="bottom"/>
          </w:tcPr>
          <w:p w14:paraId="5315674A" w14:textId="57CB2D6F"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7728610A" w14:textId="5660C465" w:rsidR="002D139B" w:rsidRPr="002D139B" w:rsidRDefault="002D139B" w:rsidP="002D139B">
            <w:pPr>
              <w:spacing w:line="240" w:lineRule="auto"/>
              <w:ind w:firstLine="0"/>
              <w:rPr>
                <w:bCs/>
              </w:rPr>
            </w:pPr>
            <w:r w:rsidRPr="002D139B">
              <w:rPr>
                <w:color w:val="000000"/>
              </w:rPr>
              <w:t>0.000118</w:t>
            </w:r>
          </w:p>
        </w:tc>
        <w:tc>
          <w:tcPr>
            <w:tcW w:w="1703" w:type="dxa"/>
            <w:vAlign w:val="bottom"/>
          </w:tcPr>
          <w:p w14:paraId="631FB0B2" w14:textId="1C728B49"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51CA8470" w14:textId="11D11392" w:rsidR="002D139B" w:rsidRPr="002D139B" w:rsidRDefault="002D139B" w:rsidP="002D139B">
            <w:pPr>
              <w:spacing w:line="240" w:lineRule="auto"/>
              <w:ind w:firstLine="0"/>
              <w:rPr>
                <w:bCs/>
              </w:rPr>
            </w:pPr>
            <w:r w:rsidRPr="002D139B">
              <w:rPr>
                <w:color w:val="000000"/>
              </w:rPr>
              <w:t>7</w:t>
            </w:r>
          </w:p>
        </w:tc>
        <w:tc>
          <w:tcPr>
            <w:tcW w:w="1582" w:type="dxa"/>
            <w:noWrap/>
            <w:vAlign w:val="bottom"/>
            <w:hideMark/>
          </w:tcPr>
          <w:p w14:paraId="6147AC7B" w14:textId="1C5BD9B3" w:rsidR="002D139B" w:rsidRPr="002D139B" w:rsidRDefault="002D139B" w:rsidP="002D139B">
            <w:pPr>
              <w:spacing w:line="240" w:lineRule="auto"/>
              <w:ind w:firstLine="0"/>
              <w:rPr>
                <w:bCs/>
              </w:rPr>
            </w:pPr>
            <w:r w:rsidRPr="002D139B">
              <w:rPr>
                <w:color w:val="000000"/>
              </w:rPr>
              <w:t>-3456.66</w:t>
            </w:r>
          </w:p>
        </w:tc>
        <w:tc>
          <w:tcPr>
            <w:tcW w:w="1417" w:type="dxa"/>
            <w:noWrap/>
            <w:vAlign w:val="bottom"/>
            <w:hideMark/>
          </w:tcPr>
          <w:p w14:paraId="15B0C4D3" w14:textId="51A96A6A" w:rsidR="002D139B" w:rsidRPr="002D139B" w:rsidRDefault="002D139B" w:rsidP="002D139B">
            <w:pPr>
              <w:spacing w:line="240" w:lineRule="auto"/>
              <w:ind w:firstLine="0"/>
              <w:rPr>
                <w:bCs/>
              </w:rPr>
            </w:pPr>
            <w:r w:rsidRPr="002D139B">
              <w:rPr>
                <w:color w:val="000000"/>
              </w:rPr>
              <w:t>6927.367</w:t>
            </w:r>
          </w:p>
        </w:tc>
        <w:tc>
          <w:tcPr>
            <w:tcW w:w="1134" w:type="dxa"/>
            <w:noWrap/>
            <w:vAlign w:val="bottom"/>
            <w:hideMark/>
          </w:tcPr>
          <w:p w14:paraId="397B99D6" w14:textId="7E48BE8E" w:rsidR="002D139B" w:rsidRPr="002D139B" w:rsidRDefault="002D139B" w:rsidP="002D139B">
            <w:pPr>
              <w:spacing w:line="240" w:lineRule="auto"/>
              <w:ind w:firstLine="0"/>
              <w:rPr>
                <w:bCs/>
              </w:rPr>
            </w:pPr>
            <w:r w:rsidRPr="002D139B">
              <w:rPr>
                <w:color w:val="000000"/>
              </w:rPr>
              <w:t>7.731563</w:t>
            </w:r>
          </w:p>
        </w:tc>
        <w:tc>
          <w:tcPr>
            <w:tcW w:w="1134" w:type="dxa"/>
            <w:noWrap/>
            <w:vAlign w:val="bottom"/>
            <w:hideMark/>
          </w:tcPr>
          <w:p w14:paraId="55C96FA5" w14:textId="2910A134" w:rsidR="002D139B" w:rsidRPr="002D139B" w:rsidRDefault="002D139B" w:rsidP="002D139B">
            <w:pPr>
              <w:spacing w:line="240" w:lineRule="auto"/>
              <w:ind w:firstLine="0"/>
              <w:rPr>
                <w:bCs/>
              </w:rPr>
            </w:pPr>
            <w:r w:rsidRPr="002D139B">
              <w:rPr>
                <w:color w:val="000000"/>
              </w:rPr>
              <w:t>0.009236</w:t>
            </w:r>
          </w:p>
        </w:tc>
      </w:tr>
      <w:tr w:rsidR="002D139B" w:rsidRPr="00B74FD2" w14:paraId="2F0FC25B" w14:textId="77777777" w:rsidTr="00855F5C">
        <w:trPr>
          <w:trHeight w:val="300"/>
        </w:trPr>
        <w:tc>
          <w:tcPr>
            <w:tcW w:w="960" w:type="dxa"/>
            <w:noWrap/>
            <w:vAlign w:val="bottom"/>
          </w:tcPr>
          <w:p w14:paraId="72FA0792" w14:textId="222E9FAC" w:rsidR="002D139B" w:rsidRPr="002D139B" w:rsidRDefault="002D139B" w:rsidP="002D139B">
            <w:pPr>
              <w:spacing w:line="240" w:lineRule="auto"/>
              <w:ind w:firstLine="0"/>
              <w:rPr>
                <w:bCs/>
              </w:rPr>
            </w:pPr>
            <w:r w:rsidRPr="002D139B">
              <w:rPr>
                <w:color w:val="000000"/>
              </w:rPr>
              <w:t>6</w:t>
            </w:r>
          </w:p>
        </w:tc>
        <w:tc>
          <w:tcPr>
            <w:tcW w:w="1145" w:type="dxa"/>
            <w:noWrap/>
            <w:vAlign w:val="bottom"/>
          </w:tcPr>
          <w:p w14:paraId="7D0158AF" w14:textId="1580889B" w:rsidR="002D139B" w:rsidRPr="002D139B" w:rsidRDefault="002D139B" w:rsidP="002D139B">
            <w:pPr>
              <w:spacing w:line="240" w:lineRule="auto"/>
              <w:ind w:firstLine="0"/>
              <w:rPr>
                <w:bCs/>
              </w:rPr>
            </w:pPr>
            <w:r w:rsidRPr="002D139B">
              <w:rPr>
                <w:color w:val="000000"/>
              </w:rPr>
              <w:t>0.623918</w:t>
            </w:r>
          </w:p>
        </w:tc>
        <w:tc>
          <w:tcPr>
            <w:tcW w:w="1340" w:type="dxa"/>
            <w:noWrap/>
            <w:vAlign w:val="bottom"/>
          </w:tcPr>
          <w:p w14:paraId="37B41A1A" w14:textId="0B42CB7D" w:rsidR="002D139B" w:rsidRPr="002D139B" w:rsidRDefault="002D139B" w:rsidP="002D139B">
            <w:pPr>
              <w:spacing w:line="240" w:lineRule="auto"/>
              <w:ind w:firstLine="0"/>
              <w:rPr>
                <w:bCs/>
              </w:rPr>
            </w:pPr>
            <w:r w:rsidRPr="002D139B">
              <w:rPr>
                <w:color w:val="000000"/>
              </w:rPr>
              <w:t>0.008286</w:t>
            </w:r>
          </w:p>
        </w:tc>
        <w:tc>
          <w:tcPr>
            <w:tcW w:w="1340" w:type="dxa"/>
            <w:vAlign w:val="bottom"/>
          </w:tcPr>
          <w:p w14:paraId="135A19E9" w14:textId="3B4CBA00" w:rsidR="002D139B" w:rsidRPr="002D139B" w:rsidRDefault="002D139B" w:rsidP="002D139B">
            <w:pPr>
              <w:spacing w:line="240" w:lineRule="auto"/>
              <w:ind w:firstLine="0"/>
              <w:rPr>
                <w:color w:val="000000"/>
              </w:rPr>
            </w:pPr>
            <w:r w:rsidRPr="002D139B">
              <w:rPr>
                <w:color w:val="000000"/>
              </w:rPr>
              <w:t>0.001279</w:t>
            </w:r>
          </w:p>
        </w:tc>
        <w:tc>
          <w:tcPr>
            <w:tcW w:w="1329" w:type="dxa"/>
            <w:noWrap/>
            <w:vAlign w:val="bottom"/>
          </w:tcPr>
          <w:p w14:paraId="02A0B78C" w14:textId="51AF2800" w:rsidR="002D139B" w:rsidRPr="002D139B" w:rsidRDefault="002D139B" w:rsidP="002D139B">
            <w:pPr>
              <w:spacing w:line="240" w:lineRule="auto"/>
              <w:ind w:firstLine="0"/>
              <w:rPr>
                <w:bCs/>
              </w:rPr>
            </w:pPr>
            <w:r w:rsidRPr="002D139B">
              <w:rPr>
                <w:color w:val="000000"/>
              </w:rPr>
              <w:t>-0.00424</w:t>
            </w:r>
          </w:p>
        </w:tc>
        <w:tc>
          <w:tcPr>
            <w:tcW w:w="1053" w:type="dxa"/>
            <w:noWrap/>
            <w:vAlign w:val="bottom"/>
          </w:tcPr>
          <w:p w14:paraId="6AAE164D" w14:textId="24163005"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339A7AC4" w14:textId="7561407C" w:rsidR="002D139B" w:rsidRPr="002D139B" w:rsidRDefault="002D139B" w:rsidP="002D139B">
            <w:pPr>
              <w:spacing w:line="240" w:lineRule="auto"/>
              <w:ind w:firstLine="0"/>
              <w:rPr>
                <w:bCs/>
              </w:rPr>
            </w:pPr>
            <w:r w:rsidRPr="002D139B">
              <w:rPr>
                <w:color w:val="000000"/>
              </w:rPr>
              <w:t>0.00012</w:t>
            </w:r>
          </w:p>
        </w:tc>
        <w:tc>
          <w:tcPr>
            <w:tcW w:w="1703" w:type="dxa"/>
            <w:vAlign w:val="bottom"/>
          </w:tcPr>
          <w:p w14:paraId="4864862C" w14:textId="58468395" w:rsidR="002D139B" w:rsidRPr="002D139B" w:rsidRDefault="002D139B" w:rsidP="002D139B">
            <w:pPr>
              <w:spacing w:line="240" w:lineRule="auto"/>
              <w:ind w:firstLine="0"/>
              <w:rPr>
                <w:bCs/>
              </w:rPr>
            </w:pPr>
            <w:r w:rsidRPr="002D139B">
              <w:rPr>
                <w:color w:val="000000"/>
              </w:rPr>
              <w:t>+</w:t>
            </w:r>
          </w:p>
        </w:tc>
        <w:tc>
          <w:tcPr>
            <w:tcW w:w="403" w:type="dxa"/>
            <w:noWrap/>
            <w:vAlign w:val="bottom"/>
          </w:tcPr>
          <w:p w14:paraId="537C1F13" w14:textId="4DD76BF1" w:rsidR="002D139B" w:rsidRPr="002D139B" w:rsidRDefault="002D139B" w:rsidP="002D139B">
            <w:pPr>
              <w:spacing w:line="240" w:lineRule="auto"/>
              <w:ind w:firstLine="0"/>
              <w:rPr>
                <w:bCs/>
              </w:rPr>
            </w:pPr>
            <w:r w:rsidRPr="002D139B">
              <w:rPr>
                <w:color w:val="000000"/>
              </w:rPr>
              <w:t>8</w:t>
            </w:r>
          </w:p>
        </w:tc>
        <w:tc>
          <w:tcPr>
            <w:tcW w:w="1582" w:type="dxa"/>
            <w:noWrap/>
            <w:vAlign w:val="bottom"/>
          </w:tcPr>
          <w:p w14:paraId="5BC0F49E" w14:textId="3F079C9C" w:rsidR="002D139B" w:rsidRPr="002D139B" w:rsidRDefault="002D139B" w:rsidP="002D139B">
            <w:pPr>
              <w:spacing w:line="240" w:lineRule="auto"/>
              <w:ind w:firstLine="0"/>
              <w:rPr>
                <w:bCs/>
              </w:rPr>
            </w:pPr>
            <w:r w:rsidRPr="002D139B">
              <w:rPr>
                <w:color w:val="000000"/>
              </w:rPr>
              <w:t>-3456.61</w:t>
            </w:r>
          </w:p>
        </w:tc>
        <w:tc>
          <w:tcPr>
            <w:tcW w:w="1417" w:type="dxa"/>
            <w:noWrap/>
            <w:vAlign w:val="bottom"/>
          </w:tcPr>
          <w:p w14:paraId="14752DA3" w14:textId="5838D3AE" w:rsidR="002D139B" w:rsidRPr="002D139B" w:rsidRDefault="002D139B" w:rsidP="002D139B">
            <w:pPr>
              <w:spacing w:line="240" w:lineRule="auto"/>
              <w:ind w:firstLine="0"/>
              <w:rPr>
                <w:bCs/>
              </w:rPr>
            </w:pPr>
            <w:r w:rsidRPr="002D139B">
              <w:rPr>
                <w:color w:val="000000"/>
              </w:rPr>
              <w:t>6929.277</w:t>
            </w:r>
          </w:p>
        </w:tc>
        <w:tc>
          <w:tcPr>
            <w:tcW w:w="1134" w:type="dxa"/>
            <w:noWrap/>
            <w:vAlign w:val="bottom"/>
          </w:tcPr>
          <w:p w14:paraId="6E6490B1" w14:textId="68D8F972" w:rsidR="002D139B" w:rsidRPr="002D139B" w:rsidRDefault="002D139B" w:rsidP="002D139B">
            <w:pPr>
              <w:spacing w:line="240" w:lineRule="auto"/>
              <w:ind w:firstLine="0"/>
              <w:rPr>
                <w:bCs/>
              </w:rPr>
            </w:pPr>
            <w:r w:rsidRPr="002D139B">
              <w:rPr>
                <w:color w:val="000000"/>
              </w:rPr>
              <w:t>9.641827</w:t>
            </w:r>
          </w:p>
        </w:tc>
        <w:tc>
          <w:tcPr>
            <w:tcW w:w="1134" w:type="dxa"/>
            <w:noWrap/>
            <w:vAlign w:val="bottom"/>
          </w:tcPr>
          <w:p w14:paraId="230FC546" w14:textId="35580176" w:rsidR="002D139B" w:rsidRPr="002D139B" w:rsidRDefault="002D139B" w:rsidP="002D139B">
            <w:pPr>
              <w:spacing w:line="240" w:lineRule="auto"/>
              <w:ind w:firstLine="0"/>
              <w:rPr>
                <w:bCs/>
              </w:rPr>
            </w:pPr>
            <w:r w:rsidRPr="002D139B">
              <w:rPr>
                <w:color w:val="000000"/>
              </w:rPr>
              <w:t>0.003554</w:t>
            </w:r>
          </w:p>
        </w:tc>
      </w:tr>
    </w:tbl>
    <w:p w14:paraId="632EDC48" w14:textId="647B0C2C" w:rsidR="009619D4" w:rsidRDefault="009619D4">
      <w:pPr>
        <w:spacing w:line="240" w:lineRule="auto"/>
        <w:ind w:firstLine="0"/>
      </w:pPr>
    </w:p>
    <w:p w14:paraId="5F8EEC9E" w14:textId="0561EF9C" w:rsidR="007850C7" w:rsidRDefault="007850C7">
      <w:pPr>
        <w:spacing w:line="240" w:lineRule="auto"/>
        <w:ind w:firstLine="0"/>
      </w:pPr>
    </w:p>
    <w:p w14:paraId="5D2CB39D" w14:textId="1931DC10" w:rsidR="009619D4" w:rsidRDefault="009619D4">
      <w:pPr>
        <w:spacing w:line="240" w:lineRule="auto"/>
        <w:ind w:firstLine="0"/>
      </w:pPr>
      <w:r w:rsidRPr="00D11CB9">
        <w:t>Table S11</w:t>
      </w:r>
      <w:r>
        <w:t>b</w:t>
      </w:r>
      <w:r w:rsidRPr="00D11CB9">
        <w:t>:</w:t>
      </w:r>
      <w:r>
        <w:rPr>
          <w:b/>
          <w:bCs/>
        </w:rPr>
        <w:t xml:space="preserve"> </w:t>
      </w:r>
      <w:r w:rsidRPr="00D11CB9">
        <w:t>Model selection table for</w:t>
      </w:r>
      <w:r>
        <w:t xml:space="preserve"> </w:t>
      </w:r>
      <w:r>
        <w:t>t</w:t>
      </w:r>
      <w:r>
        <w:t xml:space="preserve">he </w:t>
      </w:r>
      <w:r>
        <w:t>duration</w:t>
      </w:r>
      <w:r>
        <w:t xml:space="preserve"> of hunts </w:t>
      </w:r>
      <w:r>
        <w:t xml:space="preserve">in a </w:t>
      </w:r>
      <w:r>
        <w:t>24h period</w:t>
      </w:r>
    </w:p>
    <w:tbl>
      <w:tblPr>
        <w:tblStyle w:val="TableGrid"/>
        <w:tblW w:w="15978" w:type="dxa"/>
        <w:tblInd w:w="88"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134"/>
        <w:gridCol w:w="1134"/>
      </w:tblGrid>
      <w:tr w:rsidR="00F2182A" w:rsidRPr="00B74FD2" w14:paraId="4B2CB28B" w14:textId="77777777" w:rsidTr="00855F5C">
        <w:trPr>
          <w:trHeight w:val="300"/>
        </w:trPr>
        <w:tc>
          <w:tcPr>
            <w:tcW w:w="960" w:type="dxa"/>
            <w:noWrap/>
            <w:hideMark/>
          </w:tcPr>
          <w:p w14:paraId="21DC923A" w14:textId="77777777" w:rsidR="00F2182A" w:rsidRPr="00B74FD2" w:rsidRDefault="00F2182A" w:rsidP="00855F5C">
            <w:pPr>
              <w:spacing w:line="240" w:lineRule="auto"/>
              <w:ind w:firstLine="0"/>
              <w:rPr>
                <w:bCs/>
              </w:rPr>
            </w:pPr>
          </w:p>
        </w:tc>
        <w:tc>
          <w:tcPr>
            <w:tcW w:w="1145" w:type="dxa"/>
            <w:noWrap/>
            <w:hideMark/>
          </w:tcPr>
          <w:p w14:paraId="25E2925D" w14:textId="77777777" w:rsidR="00F2182A" w:rsidRPr="00B74FD2" w:rsidRDefault="00F2182A" w:rsidP="00855F5C">
            <w:pPr>
              <w:spacing w:line="240" w:lineRule="auto"/>
              <w:ind w:firstLine="0"/>
              <w:rPr>
                <w:bCs/>
              </w:rPr>
            </w:pPr>
            <w:r>
              <w:rPr>
                <w:bCs/>
              </w:rPr>
              <w:t>Intercept</w:t>
            </w:r>
          </w:p>
        </w:tc>
        <w:tc>
          <w:tcPr>
            <w:tcW w:w="1340" w:type="dxa"/>
            <w:noWrap/>
            <w:hideMark/>
          </w:tcPr>
          <w:p w14:paraId="0015C4B8" w14:textId="77777777" w:rsidR="00F2182A" w:rsidRPr="00B74FD2" w:rsidRDefault="00F2182A" w:rsidP="00855F5C">
            <w:pPr>
              <w:spacing w:line="240" w:lineRule="auto"/>
              <w:ind w:firstLine="0"/>
              <w:rPr>
                <w:bCs/>
              </w:rPr>
            </w:pPr>
            <w:r>
              <w:rPr>
                <w:bCs/>
              </w:rPr>
              <w:t>Moonlight</w:t>
            </w:r>
          </w:p>
        </w:tc>
        <w:tc>
          <w:tcPr>
            <w:tcW w:w="1340" w:type="dxa"/>
          </w:tcPr>
          <w:p w14:paraId="5E286C88" w14:textId="77777777" w:rsidR="00F2182A" w:rsidRDefault="00F2182A" w:rsidP="00855F5C">
            <w:pPr>
              <w:spacing w:line="240" w:lineRule="auto"/>
              <w:ind w:firstLine="0"/>
            </w:pPr>
            <w:r>
              <w:t>Temperature</w:t>
            </w:r>
          </w:p>
        </w:tc>
        <w:tc>
          <w:tcPr>
            <w:tcW w:w="1329" w:type="dxa"/>
            <w:noWrap/>
            <w:hideMark/>
          </w:tcPr>
          <w:p w14:paraId="4FD88542" w14:textId="77777777" w:rsidR="00F2182A" w:rsidRPr="00B74FD2" w:rsidRDefault="00F2182A" w:rsidP="00855F5C">
            <w:pPr>
              <w:spacing w:line="240" w:lineRule="auto"/>
              <w:ind w:firstLine="0"/>
              <w:rPr>
                <w:bCs/>
              </w:rPr>
            </w:pPr>
            <w:r>
              <w:t>Rainfall</w:t>
            </w:r>
          </w:p>
        </w:tc>
        <w:tc>
          <w:tcPr>
            <w:tcW w:w="1053" w:type="dxa"/>
            <w:noWrap/>
            <w:hideMark/>
          </w:tcPr>
          <w:p w14:paraId="407D1303" w14:textId="77777777" w:rsidR="00F2182A" w:rsidRPr="00B74FD2" w:rsidRDefault="00F2182A" w:rsidP="00855F5C">
            <w:pPr>
              <w:spacing w:line="240" w:lineRule="auto"/>
              <w:ind w:firstLine="0"/>
              <w:rPr>
                <w:bCs/>
              </w:rPr>
            </w:pPr>
            <w:r>
              <w:rPr>
                <w:bCs/>
              </w:rPr>
              <w:t>Denning</w:t>
            </w:r>
          </w:p>
        </w:tc>
        <w:tc>
          <w:tcPr>
            <w:tcW w:w="1438" w:type="dxa"/>
            <w:noWrap/>
            <w:hideMark/>
          </w:tcPr>
          <w:p w14:paraId="194F325C" w14:textId="77777777" w:rsidR="00F2182A" w:rsidRPr="00B74FD2" w:rsidRDefault="00F2182A" w:rsidP="00855F5C">
            <w:pPr>
              <w:spacing w:line="240" w:lineRule="auto"/>
              <w:ind w:firstLine="0"/>
              <w:rPr>
                <w:bCs/>
              </w:rPr>
            </w:pPr>
            <w:r>
              <w:rPr>
                <w:bCs/>
              </w:rPr>
              <w:t>Temp:Rain</w:t>
            </w:r>
          </w:p>
        </w:tc>
        <w:tc>
          <w:tcPr>
            <w:tcW w:w="1703" w:type="dxa"/>
          </w:tcPr>
          <w:p w14:paraId="0E4BA5DA" w14:textId="77777777" w:rsidR="00F2182A" w:rsidRPr="00671662" w:rsidRDefault="00F2182A" w:rsidP="00855F5C">
            <w:pPr>
              <w:spacing w:line="240" w:lineRule="auto"/>
              <w:ind w:firstLine="0"/>
              <w:rPr>
                <w:bCs/>
              </w:rPr>
            </w:pPr>
            <w:r>
              <w:rPr>
                <w:bCs/>
              </w:rPr>
              <w:t>Temp:Denning</w:t>
            </w:r>
          </w:p>
        </w:tc>
        <w:tc>
          <w:tcPr>
            <w:tcW w:w="403" w:type="dxa"/>
            <w:noWrap/>
            <w:hideMark/>
          </w:tcPr>
          <w:p w14:paraId="0726590A" w14:textId="77777777" w:rsidR="00F2182A" w:rsidRPr="00B74FD2" w:rsidRDefault="00F2182A" w:rsidP="00855F5C">
            <w:pPr>
              <w:spacing w:line="240" w:lineRule="auto"/>
              <w:ind w:firstLine="0"/>
              <w:rPr>
                <w:bCs/>
              </w:rPr>
            </w:pPr>
            <w:r w:rsidRPr="00671662">
              <w:rPr>
                <w:bCs/>
              </w:rPr>
              <w:t>df</w:t>
            </w:r>
          </w:p>
        </w:tc>
        <w:tc>
          <w:tcPr>
            <w:tcW w:w="1582" w:type="dxa"/>
            <w:noWrap/>
            <w:hideMark/>
          </w:tcPr>
          <w:p w14:paraId="65329AFD" w14:textId="77777777" w:rsidR="00F2182A" w:rsidRPr="00B74FD2" w:rsidRDefault="00F2182A" w:rsidP="00855F5C">
            <w:pPr>
              <w:spacing w:line="240" w:lineRule="auto"/>
              <w:ind w:firstLine="0"/>
              <w:rPr>
                <w:bCs/>
              </w:rPr>
            </w:pPr>
            <w:r w:rsidRPr="00671662">
              <w:rPr>
                <w:bCs/>
              </w:rPr>
              <w:t>logLik</w:t>
            </w:r>
          </w:p>
        </w:tc>
        <w:tc>
          <w:tcPr>
            <w:tcW w:w="1417" w:type="dxa"/>
            <w:noWrap/>
            <w:hideMark/>
          </w:tcPr>
          <w:p w14:paraId="6170CB40" w14:textId="77777777" w:rsidR="00F2182A" w:rsidRPr="00B74FD2" w:rsidRDefault="00F2182A" w:rsidP="00855F5C">
            <w:pPr>
              <w:spacing w:line="240" w:lineRule="auto"/>
              <w:ind w:firstLine="0"/>
              <w:rPr>
                <w:bCs/>
              </w:rPr>
            </w:pPr>
            <w:r w:rsidRPr="00671662">
              <w:rPr>
                <w:bCs/>
              </w:rPr>
              <w:t>AICc</w:t>
            </w:r>
          </w:p>
        </w:tc>
        <w:tc>
          <w:tcPr>
            <w:tcW w:w="1134" w:type="dxa"/>
            <w:noWrap/>
            <w:hideMark/>
          </w:tcPr>
          <w:p w14:paraId="3F32534E" w14:textId="77777777" w:rsidR="00F2182A" w:rsidRPr="00B74FD2" w:rsidRDefault="00F2182A" w:rsidP="00855F5C">
            <w:pPr>
              <w:spacing w:line="240" w:lineRule="auto"/>
              <w:ind w:firstLine="0"/>
              <w:rPr>
                <w:bCs/>
              </w:rPr>
            </w:pPr>
            <w:r w:rsidRPr="00671662">
              <w:rPr>
                <w:bCs/>
              </w:rPr>
              <w:t>delta</w:t>
            </w:r>
          </w:p>
        </w:tc>
        <w:tc>
          <w:tcPr>
            <w:tcW w:w="1134" w:type="dxa"/>
            <w:noWrap/>
            <w:hideMark/>
          </w:tcPr>
          <w:p w14:paraId="08B2B73F" w14:textId="77777777" w:rsidR="00F2182A" w:rsidRPr="00B74FD2" w:rsidRDefault="00F2182A" w:rsidP="00855F5C">
            <w:pPr>
              <w:spacing w:line="240" w:lineRule="auto"/>
              <w:ind w:firstLine="0"/>
              <w:rPr>
                <w:bCs/>
              </w:rPr>
            </w:pPr>
            <w:r w:rsidRPr="00671662">
              <w:rPr>
                <w:bCs/>
              </w:rPr>
              <w:t>weight</w:t>
            </w:r>
          </w:p>
        </w:tc>
      </w:tr>
      <w:tr w:rsidR="004E3B0A" w:rsidRPr="00B74FD2" w14:paraId="51D02957" w14:textId="77777777" w:rsidTr="00855F5C">
        <w:trPr>
          <w:trHeight w:val="300"/>
        </w:trPr>
        <w:tc>
          <w:tcPr>
            <w:tcW w:w="960" w:type="dxa"/>
            <w:noWrap/>
            <w:vAlign w:val="bottom"/>
            <w:hideMark/>
          </w:tcPr>
          <w:p w14:paraId="0CCA635A" w14:textId="0BA4A404" w:rsidR="004E3B0A" w:rsidRPr="004E3B0A" w:rsidRDefault="004E3B0A" w:rsidP="004E3B0A">
            <w:pPr>
              <w:spacing w:line="240" w:lineRule="auto"/>
              <w:ind w:firstLine="0"/>
              <w:rPr>
                <w:bCs/>
              </w:rPr>
            </w:pPr>
            <w:r w:rsidRPr="004E3B0A">
              <w:rPr>
                <w:color w:val="000000"/>
              </w:rPr>
              <w:t>7</w:t>
            </w:r>
          </w:p>
        </w:tc>
        <w:tc>
          <w:tcPr>
            <w:tcW w:w="1145" w:type="dxa"/>
            <w:noWrap/>
            <w:vAlign w:val="bottom"/>
            <w:hideMark/>
          </w:tcPr>
          <w:p w14:paraId="4B5239E7" w14:textId="78889AE5" w:rsidR="004E3B0A" w:rsidRPr="004E3B0A" w:rsidRDefault="004E3B0A" w:rsidP="004E3B0A">
            <w:pPr>
              <w:spacing w:line="240" w:lineRule="auto"/>
              <w:ind w:firstLine="0"/>
              <w:rPr>
                <w:bCs/>
              </w:rPr>
            </w:pPr>
            <w:r w:rsidRPr="004E3B0A">
              <w:rPr>
                <w:color w:val="000000"/>
              </w:rPr>
              <w:t>320.7941</w:t>
            </w:r>
          </w:p>
        </w:tc>
        <w:tc>
          <w:tcPr>
            <w:tcW w:w="1340" w:type="dxa"/>
            <w:noWrap/>
            <w:vAlign w:val="bottom"/>
            <w:hideMark/>
          </w:tcPr>
          <w:p w14:paraId="2C843454" w14:textId="60B61482" w:rsidR="004E3B0A" w:rsidRPr="004E3B0A" w:rsidRDefault="004E3B0A" w:rsidP="004E3B0A">
            <w:pPr>
              <w:spacing w:line="240" w:lineRule="auto"/>
              <w:ind w:firstLine="0"/>
              <w:rPr>
                <w:bCs/>
              </w:rPr>
            </w:pPr>
            <w:r w:rsidRPr="004E3B0A">
              <w:rPr>
                <w:color w:val="000000"/>
              </w:rPr>
              <w:t>1.331171</w:t>
            </w:r>
          </w:p>
        </w:tc>
        <w:tc>
          <w:tcPr>
            <w:tcW w:w="1340" w:type="dxa"/>
            <w:vAlign w:val="bottom"/>
          </w:tcPr>
          <w:p w14:paraId="66D83316" w14:textId="0C78F815" w:rsidR="004E3B0A" w:rsidRPr="004E3B0A" w:rsidRDefault="004E3B0A" w:rsidP="004E3B0A">
            <w:pPr>
              <w:spacing w:line="240" w:lineRule="auto"/>
              <w:ind w:firstLine="0"/>
              <w:rPr>
                <w:color w:val="000000"/>
              </w:rPr>
            </w:pPr>
            <w:r w:rsidRPr="004E3B0A">
              <w:rPr>
                <w:color w:val="000000"/>
              </w:rPr>
              <w:t>-0.13959</w:t>
            </w:r>
          </w:p>
        </w:tc>
        <w:tc>
          <w:tcPr>
            <w:tcW w:w="1329" w:type="dxa"/>
            <w:noWrap/>
            <w:vAlign w:val="bottom"/>
          </w:tcPr>
          <w:p w14:paraId="0F2CB228" w14:textId="6AAE5AE7"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40BB4FDE" w14:textId="2C093F61"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6CF3DF59" w14:textId="6866CDE1" w:rsidR="004E3B0A" w:rsidRPr="004E3B0A" w:rsidRDefault="004E3B0A" w:rsidP="004E3B0A">
            <w:pPr>
              <w:spacing w:line="240" w:lineRule="auto"/>
              <w:ind w:firstLine="0"/>
              <w:rPr>
                <w:bCs/>
              </w:rPr>
            </w:pPr>
            <w:r w:rsidRPr="004E3B0A">
              <w:rPr>
                <w:color w:val="000000"/>
              </w:rPr>
              <w:t>NA</w:t>
            </w:r>
          </w:p>
        </w:tc>
        <w:tc>
          <w:tcPr>
            <w:tcW w:w="1703" w:type="dxa"/>
            <w:vAlign w:val="bottom"/>
          </w:tcPr>
          <w:p w14:paraId="62CC4228" w14:textId="3B4C6042"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5112D6DE" w14:textId="6373F6AF" w:rsidR="004E3B0A" w:rsidRPr="004E3B0A" w:rsidRDefault="004E3B0A" w:rsidP="004E3B0A">
            <w:pPr>
              <w:spacing w:line="240" w:lineRule="auto"/>
              <w:ind w:firstLine="0"/>
              <w:rPr>
                <w:bCs/>
              </w:rPr>
            </w:pPr>
            <w:r w:rsidRPr="004E3B0A">
              <w:rPr>
                <w:color w:val="000000"/>
              </w:rPr>
              <w:t>6</w:t>
            </w:r>
          </w:p>
        </w:tc>
        <w:tc>
          <w:tcPr>
            <w:tcW w:w="1582" w:type="dxa"/>
            <w:noWrap/>
            <w:vAlign w:val="bottom"/>
            <w:hideMark/>
          </w:tcPr>
          <w:p w14:paraId="5AC9D06C" w14:textId="03E728DF" w:rsidR="004E3B0A" w:rsidRPr="004E3B0A" w:rsidRDefault="004E3B0A" w:rsidP="004E3B0A">
            <w:pPr>
              <w:spacing w:line="240" w:lineRule="auto"/>
              <w:ind w:firstLine="0"/>
              <w:rPr>
                <w:bCs/>
              </w:rPr>
            </w:pPr>
            <w:r w:rsidRPr="004E3B0A">
              <w:rPr>
                <w:color w:val="000000"/>
              </w:rPr>
              <w:t>-15537.7</w:t>
            </w:r>
          </w:p>
        </w:tc>
        <w:tc>
          <w:tcPr>
            <w:tcW w:w="1417" w:type="dxa"/>
            <w:noWrap/>
            <w:vAlign w:val="bottom"/>
            <w:hideMark/>
          </w:tcPr>
          <w:p w14:paraId="0B4DADE8" w14:textId="632FE888" w:rsidR="004E3B0A" w:rsidRPr="004E3B0A" w:rsidRDefault="004E3B0A" w:rsidP="004E3B0A">
            <w:pPr>
              <w:spacing w:line="240" w:lineRule="auto"/>
              <w:ind w:firstLine="0"/>
              <w:rPr>
                <w:bCs/>
              </w:rPr>
            </w:pPr>
            <w:r w:rsidRPr="004E3B0A">
              <w:rPr>
                <w:color w:val="000000"/>
              </w:rPr>
              <w:t>31087.38</w:t>
            </w:r>
          </w:p>
        </w:tc>
        <w:tc>
          <w:tcPr>
            <w:tcW w:w="1134" w:type="dxa"/>
            <w:noWrap/>
            <w:vAlign w:val="bottom"/>
            <w:hideMark/>
          </w:tcPr>
          <w:p w14:paraId="3E155B9F" w14:textId="3CBB8EF4" w:rsidR="004E3B0A" w:rsidRPr="004E3B0A" w:rsidRDefault="004E3B0A" w:rsidP="004E3B0A">
            <w:pPr>
              <w:spacing w:line="240" w:lineRule="auto"/>
              <w:ind w:firstLine="0"/>
              <w:rPr>
                <w:bCs/>
              </w:rPr>
            </w:pPr>
            <w:r w:rsidRPr="004E3B0A">
              <w:rPr>
                <w:color w:val="000000"/>
              </w:rPr>
              <w:t>0</w:t>
            </w:r>
          </w:p>
        </w:tc>
        <w:tc>
          <w:tcPr>
            <w:tcW w:w="1134" w:type="dxa"/>
            <w:noWrap/>
            <w:vAlign w:val="bottom"/>
            <w:hideMark/>
          </w:tcPr>
          <w:p w14:paraId="5468C165" w14:textId="6BEFB475" w:rsidR="004E3B0A" w:rsidRPr="004E3B0A" w:rsidRDefault="004E3B0A" w:rsidP="004E3B0A">
            <w:pPr>
              <w:spacing w:line="240" w:lineRule="auto"/>
              <w:ind w:firstLine="0"/>
              <w:rPr>
                <w:bCs/>
              </w:rPr>
            </w:pPr>
            <w:r w:rsidRPr="004E3B0A">
              <w:rPr>
                <w:color w:val="000000"/>
              </w:rPr>
              <w:t>0.310881</w:t>
            </w:r>
          </w:p>
        </w:tc>
      </w:tr>
      <w:tr w:rsidR="004E3B0A" w:rsidRPr="00B74FD2" w14:paraId="3A4AF64C" w14:textId="77777777" w:rsidTr="00855F5C">
        <w:trPr>
          <w:trHeight w:val="300"/>
        </w:trPr>
        <w:tc>
          <w:tcPr>
            <w:tcW w:w="960" w:type="dxa"/>
            <w:noWrap/>
            <w:vAlign w:val="bottom"/>
            <w:hideMark/>
          </w:tcPr>
          <w:p w14:paraId="39CECCCB" w14:textId="7B633FA8" w:rsidR="004E3B0A" w:rsidRPr="004E3B0A" w:rsidRDefault="004E3B0A" w:rsidP="004E3B0A">
            <w:pPr>
              <w:spacing w:line="240" w:lineRule="auto"/>
              <w:ind w:firstLine="0"/>
              <w:rPr>
                <w:bCs/>
              </w:rPr>
            </w:pPr>
            <w:r w:rsidRPr="004E3B0A">
              <w:rPr>
                <w:color w:val="000000"/>
              </w:rPr>
              <w:t>6</w:t>
            </w:r>
          </w:p>
        </w:tc>
        <w:tc>
          <w:tcPr>
            <w:tcW w:w="1145" w:type="dxa"/>
            <w:noWrap/>
            <w:vAlign w:val="bottom"/>
            <w:hideMark/>
          </w:tcPr>
          <w:p w14:paraId="4D934796" w14:textId="49C9C2DA" w:rsidR="004E3B0A" w:rsidRPr="004E3B0A" w:rsidRDefault="004E3B0A" w:rsidP="004E3B0A">
            <w:pPr>
              <w:spacing w:line="240" w:lineRule="auto"/>
              <w:ind w:firstLine="0"/>
              <w:rPr>
                <w:bCs/>
              </w:rPr>
            </w:pPr>
            <w:r w:rsidRPr="004E3B0A">
              <w:rPr>
                <w:color w:val="000000"/>
              </w:rPr>
              <w:t>327.4014</w:t>
            </w:r>
          </w:p>
        </w:tc>
        <w:tc>
          <w:tcPr>
            <w:tcW w:w="1340" w:type="dxa"/>
            <w:noWrap/>
            <w:vAlign w:val="bottom"/>
            <w:hideMark/>
          </w:tcPr>
          <w:p w14:paraId="262E160B" w14:textId="5E2F6B7C" w:rsidR="004E3B0A" w:rsidRPr="004E3B0A" w:rsidRDefault="004E3B0A" w:rsidP="004E3B0A">
            <w:pPr>
              <w:spacing w:line="240" w:lineRule="auto"/>
              <w:ind w:firstLine="0"/>
              <w:rPr>
                <w:bCs/>
              </w:rPr>
            </w:pPr>
            <w:r w:rsidRPr="004E3B0A">
              <w:rPr>
                <w:color w:val="000000"/>
              </w:rPr>
              <w:t>1.341433</w:t>
            </w:r>
          </w:p>
        </w:tc>
        <w:tc>
          <w:tcPr>
            <w:tcW w:w="1340" w:type="dxa"/>
            <w:vAlign w:val="bottom"/>
          </w:tcPr>
          <w:p w14:paraId="51106196" w14:textId="69DA32A0" w:rsidR="004E3B0A" w:rsidRPr="004E3B0A" w:rsidRDefault="004E3B0A" w:rsidP="004E3B0A">
            <w:pPr>
              <w:spacing w:line="240" w:lineRule="auto"/>
              <w:ind w:firstLine="0"/>
              <w:rPr>
                <w:color w:val="000000"/>
              </w:rPr>
            </w:pPr>
            <w:r w:rsidRPr="004E3B0A">
              <w:rPr>
                <w:color w:val="000000"/>
              </w:rPr>
              <w:t>-0.38344</w:t>
            </w:r>
          </w:p>
        </w:tc>
        <w:tc>
          <w:tcPr>
            <w:tcW w:w="1329" w:type="dxa"/>
            <w:noWrap/>
            <w:vAlign w:val="bottom"/>
          </w:tcPr>
          <w:p w14:paraId="7C7C9D2B" w14:textId="753BA38E" w:rsidR="004E3B0A" w:rsidRPr="004E3B0A" w:rsidRDefault="004E3B0A" w:rsidP="004E3B0A">
            <w:pPr>
              <w:spacing w:line="240" w:lineRule="auto"/>
              <w:ind w:firstLine="0"/>
              <w:rPr>
                <w:bCs/>
              </w:rPr>
            </w:pPr>
            <w:r w:rsidRPr="004E3B0A">
              <w:rPr>
                <w:color w:val="000000"/>
              </w:rPr>
              <w:t>-4.23844</w:t>
            </w:r>
          </w:p>
        </w:tc>
        <w:tc>
          <w:tcPr>
            <w:tcW w:w="1053" w:type="dxa"/>
            <w:noWrap/>
            <w:vAlign w:val="bottom"/>
          </w:tcPr>
          <w:p w14:paraId="53A6671E" w14:textId="3DF995A1"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31CEC457" w14:textId="0B421B33" w:rsidR="004E3B0A" w:rsidRPr="004E3B0A" w:rsidRDefault="004E3B0A" w:rsidP="004E3B0A">
            <w:pPr>
              <w:spacing w:line="240" w:lineRule="auto"/>
              <w:ind w:firstLine="0"/>
              <w:rPr>
                <w:bCs/>
              </w:rPr>
            </w:pPr>
            <w:r w:rsidRPr="004E3B0A">
              <w:rPr>
                <w:color w:val="000000"/>
              </w:rPr>
              <w:t>0.162671</w:t>
            </w:r>
          </w:p>
        </w:tc>
        <w:tc>
          <w:tcPr>
            <w:tcW w:w="1703" w:type="dxa"/>
            <w:vAlign w:val="bottom"/>
          </w:tcPr>
          <w:p w14:paraId="644EFA4C" w14:textId="422BADF5" w:rsidR="004E3B0A" w:rsidRPr="004E3B0A" w:rsidRDefault="004E3B0A" w:rsidP="004E3B0A">
            <w:pPr>
              <w:spacing w:line="240" w:lineRule="auto"/>
              <w:ind w:firstLine="0"/>
              <w:rPr>
                <w:bCs/>
              </w:rPr>
            </w:pPr>
            <w:r w:rsidRPr="004E3B0A">
              <w:rPr>
                <w:color w:val="000000"/>
              </w:rPr>
              <w:t>+</w:t>
            </w:r>
          </w:p>
        </w:tc>
        <w:tc>
          <w:tcPr>
            <w:tcW w:w="403" w:type="dxa"/>
            <w:noWrap/>
            <w:vAlign w:val="bottom"/>
            <w:hideMark/>
          </w:tcPr>
          <w:p w14:paraId="44E51465" w14:textId="1A92EEAD" w:rsidR="004E3B0A" w:rsidRPr="004E3B0A" w:rsidRDefault="004E3B0A" w:rsidP="004E3B0A">
            <w:pPr>
              <w:spacing w:line="240" w:lineRule="auto"/>
              <w:ind w:firstLine="0"/>
              <w:rPr>
                <w:bCs/>
              </w:rPr>
            </w:pPr>
            <w:r w:rsidRPr="004E3B0A">
              <w:rPr>
                <w:color w:val="000000"/>
              </w:rPr>
              <w:t>9</w:t>
            </w:r>
          </w:p>
        </w:tc>
        <w:tc>
          <w:tcPr>
            <w:tcW w:w="1582" w:type="dxa"/>
            <w:noWrap/>
            <w:vAlign w:val="bottom"/>
            <w:hideMark/>
          </w:tcPr>
          <w:p w14:paraId="234C37EA" w14:textId="1F72631E" w:rsidR="004E3B0A" w:rsidRPr="004E3B0A" w:rsidRDefault="004E3B0A" w:rsidP="004E3B0A">
            <w:pPr>
              <w:spacing w:line="240" w:lineRule="auto"/>
              <w:ind w:firstLine="0"/>
              <w:rPr>
                <w:bCs/>
              </w:rPr>
            </w:pPr>
            <w:r w:rsidRPr="004E3B0A">
              <w:rPr>
                <w:color w:val="000000"/>
              </w:rPr>
              <w:t>-15534.8</w:t>
            </w:r>
          </w:p>
        </w:tc>
        <w:tc>
          <w:tcPr>
            <w:tcW w:w="1417" w:type="dxa"/>
            <w:noWrap/>
            <w:vAlign w:val="bottom"/>
            <w:hideMark/>
          </w:tcPr>
          <w:p w14:paraId="3E09E1F3" w14:textId="7F7C103B" w:rsidR="004E3B0A" w:rsidRPr="004E3B0A" w:rsidRDefault="004E3B0A" w:rsidP="004E3B0A">
            <w:pPr>
              <w:spacing w:line="240" w:lineRule="auto"/>
              <w:ind w:firstLine="0"/>
              <w:rPr>
                <w:bCs/>
              </w:rPr>
            </w:pPr>
            <w:r w:rsidRPr="004E3B0A">
              <w:rPr>
                <w:color w:val="000000"/>
              </w:rPr>
              <w:t>31087.73</w:t>
            </w:r>
          </w:p>
        </w:tc>
        <w:tc>
          <w:tcPr>
            <w:tcW w:w="1134" w:type="dxa"/>
            <w:noWrap/>
            <w:vAlign w:val="bottom"/>
            <w:hideMark/>
          </w:tcPr>
          <w:p w14:paraId="1C2E0E3B" w14:textId="51ACB014" w:rsidR="004E3B0A" w:rsidRPr="004E3B0A" w:rsidRDefault="004E3B0A" w:rsidP="004E3B0A">
            <w:pPr>
              <w:spacing w:line="240" w:lineRule="auto"/>
              <w:ind w:firstLine="0"/>
              <w:rPr>
                <w:bCs/>
              </w:rPr>
            </w:pPr>
            <w:r w:rsidRPr="004E3B0A">
              <w:rPr>
                <w:color w:val="000000"/>
              </w:rPr>
              <w:t>0.345235</w:t>
            </w:r>
          </w:p>
        </w:tc>
        <w:tc>
          <w:tcPr>
            <w:tcW w:w="1134" w:type="dxa"/>
            <w:noWrap/>
            <w:vAlign w:val="bottom"/>
            <w:hideMark/>
          </w:tcPr>
          <w:p w14:paraId="2DE4B6F1" w14:textId="37559094" w:rsidR="004E3B0A" w:rsidRPr="004E3B0A" w:rsidRDefault="004E3B0A" w:rsidP="004E3B0A">
            <w:pPr>
              <w:spacing w:line="240" w:lineRule="auto"/>
              <w:ind w:firstLine="0"/>
              <w:rPr>
                <w:bCs/>
              </w:rPr>
            </w:pPr>
            <w:r w:rsidRPr="004E3B0A">
              <w:rPr>
                <w:color w:val="000000"/>
              </w:rPr>
              <w:t>0.261594</w:t>
            </w:r>
          </w:p>
        </w:tc>
      </w:tr>
      <w:tr w:rsidR="004E3B0A" w:rsidRPr="00B74FD2" w14:paraId="37D69BFF" w14:textId="77777777" w:rsidTr="00855F5C">
        <w:trPr>
          <w:trHeight w:val="300"/>
        </w:trPr>
        <w:tc>
          <w:tcPr>
            <w:tcW w:w="960" w:type="dxa"/>
            <w:noWrap/>
            <w:vAlign w:val="bottom"/>
            <w:hideMark/>
          </w:tcPr>
          <w:p w14:paraId="68D784AB" w14:textId="35A81B07" w:rsidR="004E3B0A" w:rsidRPr="004E3B0A" w:rsidRDefault="004E3B0A" w:rsidP="004E3B0A">
            <w:pPr>
              <w:spacing w:line="240" w:lineRule="auto"/>
              <w:ind w:firstLine="0"/>
              <w:rPr>
                <w:bCs/>
              </w:rPr>
            </w:pPr>
            <w:r w:rsidRPr="004E3B0A">
              <w:rPr>
                <w:color w:val="000000"/>
              </w:rPr>
              <w:t>9</w:t>
            </w:r>
          </w:p>
        </w:tc>
        <w:tc>
          <w:tcPr>
            <w:tcW w:w="1145" w:type="dxa"/>
            <w:noWrap/>
            <w:vAlign w:val="bottom"/>
            <w:hideMark/>
          </w:tcPr>
          <w:p w14:paraId="2F0983C4" w14:textId="5F247A32" w:rsidR="004E3B0A" w:rsidRPr="004E3B0A" w:rsidRDefault="004E3B0A" w:rsidP="004E3B0A">
            <w:pPr>
              <w:spacing w:line="240" w:lineRule="auto"/>
              <w:ind w:firstLine="0"/>
              <w:rPr>
                <w:bCs/>
              </w:rPr>
            </w:pPr>
            <w:r w:rsidRPr="004E3B0A">
              <w:rPr>
                <w:color w:val="000000"/>
              </w:rPr>
              <w:t>316.9002</w:t>
            </w:r>
          </w:p>
        </w:tc>
        <w:tc>
          <w:tcPr>
            <w:tcW w:w="1340" w:type="dxa"/>
            <w:noWrap/>
            <w:vAlign w:val="bottom"/>
            <w:hideMark/>
          </w:tcPr>
          <w:p w14:paraId="1B10C268" w14:textId="232A6101" w:rsidR="004E3B0A" w:rsidRPr="004E3B0A" w:rsidRDefault="004E3B0A" w:rsidP="004E3B0A">
            <w:pPr>
              <w:spacing w:line="240" w:lineRule="auto"/>
              <w:ind w:firstLine="0"/>
              <w:rPr>
                <w:bCs/>
              </w:rPr>
            </w:pPr>
            <w:r w:rsidRPr="004E3B0A">
              <w:rPr>
                <w:color w:val="000000"/>
              </w:rPr>
              <w:t>1.333261</w:t>
            </w:r>
          </w:p>
        </w:tc>
        <w:tc>
          <w:tcPr>
            <w:tcW w:w="1340" w:type="dxa"/>
            <w:vAlign w:val="bottom"/>
          </w:tcPr>
          <w:p w14:paraId="6CFEDF34" w14:textId="1F7A7F0B" w:rsidR="004E3B0A" w:rsidRPr="004E3B0A" w:rsidRDefault="004E3B0A" w:rsidP="004E3B0A">
            <w:pPr>
              <w:spacing w:line="240" w:lineRule="auto"/>
              <w:ind w:firstLine="0"/>
              <w:rPr>
                <w:color w:val="000000"/>
              </w:rPr>
            </w:pPr>
            <w:r w:rsidRPr="004E3B0A">
              <w:rPr>
                <w:color w:val="000000"/>
              </w:rPr>
              <w:t>NA</w:t>
            </w:r>
          </w:p>
        </w:tc>
        <w:tc>
          <w:tcPr>
            <w:tcW w:w="1329" w:type="dxa"/>
            <w:noWrap/>
            <w:vAlign w:val="bottom"/>
          </w:tcPr>
          <w:p w14:paraId="08C5BC6A" w14:textId="795955AB"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24D9DEFD" w14:textId="582551BA"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554C5764" w14:textId="350FE079" w:rsidR="004E3B0A" w:rsidRPr="004E3B0A" w:rsidRDefault="004E3B0A" w:rsidP="004E3B0A">
            <w:pPr>
              <w:spacing w:line="240" w:lineRule="auto"/>
              <w:ind w:firstLine="0"/>
              <w:rPr>
                <w:bCs/>
              </w:rPr>
            </w:pPr>
            <w:r w:rsidRPr="004E3B0A">
              <w:rPr>
                <w:color w:val="000000"/>
              </w:rPr>
              <w:t>NA</w:t>
            </w:r>
          </w:p>
        </w:tc>
        <w:tc>
          <w:tcPr>
            <w:tcW w:w="1703" w:type="dxa"/>
            <w:vAlign w:val="bottom"/>
          </w:tcPr>
          <w:p w14:paraId="6CC17C1B" w14:textId="0FB0BC5B"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55C2FD69" w14:textId="6CAA3794" w:rsidR="004E3B0A" w:rsidRPr="004E3B0A" w:rsidRDefault="004E3B0A" w:rsidP="004E3B0A">
            <w:pPr>
              <w:spacing w:line="240" w:lineRule="auto"/>
              <w:ind w:firstLine="0"/>
              <w:rPr>
                <w:bCs/>
              </w:rPr>
            </w:pPr>
            <w:r w:rsidRPr="004E3B0A">
              <w:rPr>
                <w:color w:val="000000"/>
              </w:rPr>
              <w:t>5</w:t>
            </w:r>
          </w:p>
        </w:tc>
        <w:tc>
          <w:tcPr>
            <w:tcW w:w="1582" w:type="dxa"/>
            <w:noWrap/>
            <w:vAlign w:val="bottom"/>
            <w:hideMark/>
          </w:tcPr>
          <w:p w14:paraId="34808AAC" w14:textId="319A69DD" w:rsidR="004E3B0A" w:rsidRPr="004E3B0A" w:rsidRDefault="004E3B0A" w:rsidP="004E3B0A">
            <w:pPr>
              <w:spacing w:line="240" w:lineRule="auto"/>
              <w:ind w:firstLine="0"/>
              <w:rPr>
                <w:bCs/>
              </w:rPr>
            </w:pPr>
            <w:r w:rsidRPr="004E3B0A">
              <w:rPr>
                <w:color w:val="000000"/>
              </w:rPr>
              <w:t>-15538.9</w:t>
            </w:r>
          </w:p>
        </w:tc>
        <w:tc>
          <w:tcPr>
            <w:tcW w:w="1417" w:type="dxa"/>
            <w:noWrap/>
            <w:vAlign w:val="bottom"/>
            <w:hideMark/>
          </w:tcPr>
          <w:p w14:paraId="4254C70B" w14:textId="14E916B9" w:rsidR="004E3B0A" w:rsidRPr="004E3B0A" w:rsidRDefault="004E3B0A" w:rsidP="004E3B0A">
            <w:pPr>
              <w:spacing w:line="240" w:lineRule="auto"/>
              <w:ind w:firstLine="0"/>
              <w:rPr>
                <w:bCs/>
              </w:rPr>
            </w:pPr>
            <w:r w:rsidRPr="004E3B0A">
              <w:rPr>
                <w:color w:val="000000"/>
              </w:rPr>
              <w:t>31087.86</w:t>
            </w:r>
          </w:p>
        </w:tc>
        <w:tc>
          <w:tcPr>
            <w:tcW w:w="1134" w:type="dxa"/>
            <w:noWrap/>
            <w:vAlign w:val="bottom"/>
            <w:hideMark/>
          </w:tcPr>
          <w:p w14:paraId="4964D3AD" w14:textId="66BF0379" w:rsidR="004E3B0A" w:rsidRPr="004E3B0A" w:rsidRDefault="004E3B0A" w:rsidP="004E3B0A">
            <w:pPr>
              <w:spacing w:line="240" w:lineRule="auto"/>
              <w:ind w:firstLine="0"/>
              <w:rPr>
                <w:bCs/>
              </w:rPr>
            </w:pPr>
            <w:r w:rsidRPr="004E3B0A">
              <w:rPr>
                <w:color w:val="000000"/>
              </w:rPr>
              <w:t>0.482148</w:t>
            </w:r>
          </w:p>
        </w:tc>
        <w:tc>
          <w:tcPr>
            <w:tcW w:w="1134" w:type="dxa"/>
            <w:noWrap/>
            <w:vAlign w:val="bottom"/>
            <w:hideMark/>
          </w:tcPr>
          <w:p w14:paraId="3C197627" w14:textId="7E8B3A82" w:rsidR="004E3B0A" w:rsidRPr="004E3B0A" w:rsidRDefault="004E3B0A" w:rsidP="004E3B0A">
            <w:pPr>
              <w:spacing w:line="240" w:lineRule="auto"/>
              <w:ind w:firstLine="0"/>
              <w:rPr>
                <w:bCs/>
              </w:rPr>
            </w:pPr>
            <w:r w:rsidRPr="004E3B0A">
              <w:rPr>
                <w:color w:val="000000"/>
              </w:rPr>
              <w:t>0.244285</w:t>
            </w:r>
          </w:p>
        </w:tc>
      </w:tr>
      <w:tr w:rsidR="004E3B0A" w:rsidRPr="00B74FD2" w14:paraId="1D966AE3" w14:textId="77777777" w:rsidTr="00855F5C">
        <w:trPr>
          <w:trHeight w:val="300"/>
        </w:trPr>
        <w:tc>
          <w:tcPr>
            <w:tcW w:w="960" w:type="dxa"/>
            <w:noWrap/>
            <w:vAlign w:val="bottom"/>
            <w:hideMark/>
          </w:tcPr>
          <w:p w14:paraId="3F2B59B5" w14:textId="3334A7F3" w:rsidR="004E3B0A" w:rsidRPr="004E3B0A" w:rsidRDefault="004E3B0A" w:rsidP="004E3B0A">
            <w:pPr>
              <w:spacing w:line="240" w:lineRule="auto"/>
              <w:ind w:firstLine="0"/>
              <w:rPr>
                <w:bCs/>
              </w:rPr>
            </w:pPr>
            <w:r w:rsidRPr="004E3B0A">
              <w:rPr>
                <w:color w:val="000000"/>
              </w:rPr>
              <w:t>8</w:t>
            </w:r>
          </w:p>
        </w:tc>
        <w:tc>
          <w:tcPr>
            <w:tcW w:w="1145" w:type="dxa"/>
            <w:noWrap/>
            <w:vAlign w:val="bottom"/>
            <w:hideMark/>
          </w:tcPr>
          <w:p w14:paraId="7D1D46F2" w14:textId="74C5F0B4" w:rsidR="004E3B0A" w:rsidRPr="004E3B0A" w:rsidRDefault="004E3B0A" w:rsidP="004E3B0A">
            <w:pPr>
              <w:spacing w:line="240" w:lineRule="auto"/>
              <w:ind w:firstLine="0"/>
              <w:rPr>
                <w:bCs/>
              </w:rPr>
            </w:pPr>
            <w:r w:rsidRPr="004E3B0A">
              <w:rPr>
                <w:color w:val="000000"/>
              </w:rPr>
              <w:t>328.67</w:t>
            </w:r>
          </w:p>
        </w:tc>
        <w:tc>
          <w:tcPr>
            <w:tcW w:w="1340" w:type="dxa"/>
            <w:noWrap/>
            <w:vAlign w:val="bottom"/>
            <w:hideMark/>
          </w:tcPr>
          <w:p w14:paraId="6737BC14" w14:textId="4639006C" w:rsidR="004E3B0A" w:rsidRPr="004E3B0A" w:rsidRDefault="004E3B0A" w:rsidP="004E3B0A">
            <w:pPr>
              <w:spacing w:line="240" w:lineRule="auto"/>
              <w:ind w:firstLine="0"/>
              <w:rPr>
                <w:bCs/>
              </w:rPr>
            </w:pPr>
            <w:r w:rsidRPr="004E3B0A">
              <w:rPr>
                <w:color w:val="000000"/>
              </w:rPr>
              <w:t>NA</w:t>
            </w:r>
          </w:p>
        </w:tc>
        <w:tc>
          <w:tcPr>
            <w:tcW w:w="1340" w:type="dxa"/>
            <w:vAlign w:val="bottom"/>
          </w:tcPr>
          <w:p w14:paraId="6037495E" w14:textId="79CD256D" w:rsidR="004E3B0A" w:rsidRPr="004E3B0A" w:rsidRDefault="004E3B0A" w:rsidP="004E3B0A">
            <w:pPr>
              <w:spacing w:line="240" w:lineRule="auto"/>
              <w:ind w:firstLine="0"/>
              <w:rPr>
                <w:color w:val="000000"/>
              </w:rPr>
            </w:pPr>
            <w:r w:rsidRPr="004E3B0A">
              <w:rPr>
                <w:color w:val="000000"/>
              </w:rPr>
              <w:t>-0.2233</w:t>
            </w:r>
          </w:p>
        </w:tc>
        <w:tc>
          <w:tcPr>
            <w:tcW w:w="1329" w:type="dxa"/>
            <w:noWrap/>
            <w:vAlign w:val="bottom"/>
          </w:tcPr>
          <w:p w14:paraId="44068FE3" w14:textId="01A64EB5"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4ACAD127" w14:textId="27E02469"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61C6AF44" w14:textId="53D66D2C" w:rsidR="004E3B0A" w:rsidRPr="004E3B0A" w:rsidRDefault="004E3B0A" w:rsidP="004E3B0A">
            <w:pPr>
              <w:spacing w:line="240" w:lineRule="auto"/>
              <w:ind w:firstLine="0"/>
              <w:rPr>
                <w:bCs/>
              </w:rPr>
            </w:pPr>
            <w:r w:rsidRPr="004E3B0A">
              <w:rPr>
                <w:color w:val="000000"/>
              </w:rPr>
              <w:t>NA</w:t>
            </w:r>
          </w:p>
        </w:tc>
        <w:tc>
          <w:tcPr>
            <w:tcW w:w="1703" w:type="dxa"/>
            <w:vAlign w:val="bottom"/>
          </w:tcPr>
          <w:p w14:paraId="1E3EA556" w14:textId="4AA2FDA2"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6459A1B7" w14:textId="2B006A2A" w:rsidR="004E3B0A" w:rsidRPr="004E3B0A" w:rsidRDefault="004E3B0A" w:rsidP="004E3B0A">
            <w:pPr>
              <w:spacing w:line="240" w:lineRule="auto"/>
              <w:ind w:firstLine="0"/>
              <w:rPr>
                <w:bCs/>
              </w:rPr>
            </w:pPr>
            <w:r w:rsidRPr="004E3B0A">
              <w:rPr>
                <w:color w:val="000000"/>
              </w:rPr>
              <w:t>5</w:t>
            </w:r>
          </w:p>
        </w:tc>
        <w:tc>
          <w:tcPr>
            <w:tcW w:w="1582" w:type="dxa"/>
            <w:noWrap/>
            <w:vAlign w:val="bottom"/>
            <w:hideMark/>
          </w:tcPr>
          <w:p w14:paraId="5D9DE2A3" w14:textId="6FC7BF5F" w:rsidR="004E3B0A" w:rsidRPr="004E3B0A" w:rsidRDefault="004E3B0A" w:rsidP="004E3B0A">
            <w:pPr>
              <w:spacing w:line="240" w:lineRule="auto"/>
              <w:ind w:firstLine="0"/>
              <w:rPr>
                <w:bCs/>
              </w:rPr>
            </w:pPr>
            <w:r w:rsidRPr="004E3B0A">
              <w:rPr>
                <w:color w:val="000000"/>
              </w:rPr>
              <w:t>-15540.1</w:t>
            </w:r>
          </w:p>
        </w:tc>
        <w:tc>
          <w:tcPr>
            <w:tcW w:w="1417" w:type="dxa"/>
            <w:noWrap/>
            <w:vAlign w:val="bottom"/>
            <w:hideMark/>
          </w:tcPr>
          <w:p w14:paraId="0D0C7C68" w14:textId="3BC7417D" w:rsidR="004E3B0A" w:rsidRPr="004E3B0A" w:rsidRDefault="004E3B0A" w:rsidP="004E3B0A">
            <w:pPr>
              <w:spacing w:line="240" w:lineRule="auto"/>
              <w:ind w:firstLine="0"/>
              <w:rPr>
                <w:bCs/>
              </w:rPr>
            </w:pPr>
            <w:r w:rsidRPr="004E3B0A">
              <w:rPr>
                <w:color w:val="000000"/>
              </w:rPr>
              <w:t>31090.32</w:t>
            </w:r>
          </w:p>
        </w:tc>
        <w:tc>
          <w:tcPr>
            <w:tcW w:w="1134" w:type="dxa"/>
            <w:noWrap/>
            <w:vAlign w:val="bottom"/>
            <w:hideMark/>
          </w:tcPr>
          <w:p w14:paraId="330D588E" w14:textId="2B931BA9" w:rsidR="004E3B0A" w:rsidRPr="004E3B0A" w:rsidRDefault="004E3B0A" w:rsidP="004E3B0A">
            <w:pPr>
              <w:spacing w:line="240" w:lineRule="auto"/>
              <w:ind w:firstLine="0"/>
              <w:rPr>
                <w:bCs/>
              </w:rPr>
            </w:pPr>
            <w:r w:rsidRPr="004E3B0A">
              <w:rPr>
                <w:color w:val="000000"/>
              </w:rPr>
              <w:t>2.936558</w:t>
            </w:r>
          </w:p>
        </w:tc>
        <w:tc>
          <w:tcPr>
            <w:tcW w:w="1134" w:type="dxa"/>
            <w:noWrap/>
            <w:vAlign w:val="bottom"/>
            <w:hideMark/>
          </w:tcPr>
          <w:p w14:paraId="220B10F6" w14:textId="181186FB" w:rsidR="004E3B0A" w:rsidRPr="004E3B0A" w:rsidRDefault="004E3B0A" w:rsidP="004E3B0A">
            <w:pPr>
              <w:spacing w:line="240" w:lineRule="auto"/>
              <w:ind w:firstLine="0"/>
              <w:rPr>
                <w:bCs/>
              </w:rPr>
            </w:pPr>
            <w:r w:rsidRPr="004E3B0A">
              <w:rPr>
                <w:color w:val="000000"/>
              </w:rPr>
              <w:t>0.071603</w:t>
            </w:r>
          </w:p>
        </w:tc>
      </w:tr>
      <w:tr w:rsidR="004E3B0A" w:rsidRPr="00B74FD2" w14:paraId="69B06BC6" w14:textId="77777777" w:rsidTr="00855F5C">
        <w:trPr>
          <w:trHeight w:val="300"/>
        </w:trPr>
        <w:tc>
          <w:tcPr>
            <w:tcW w:w="960" w:type="dxa"/>
            <w:noWrap/>
            <w:vAlign w:val="bottom"/>
            <w:hideMark/>
          </w:tcPr>
          <w:p w14:paraId="2E8F3ED0" w14:textId="472526BA" w:rsidR="004E3B0A" w:rsidRPr="004E3B0A" w:rsidRDefault="004E3B0A" w:rsidP="004E3B0A">
            <w:pPr>
              <w:spacing w:line="240" w:lineRule="auto"/>
              <w:ind w:firstLine="0"/>
              <w:rPr>
                <w:bCs/>
              </w:rPr>
            </w:pPr>
            <w:r w:rsidRPr="004E3B0A">
              <w:rPr>
                <w:color w:val="000000"/>
              </w:rPr>
              <w:t>10</w:t>
            </w:r>
          </w:p>
        </w:tc>
        <w:tc>
          <w:tcPr>
            <w:tcW w:w="1145" w:type="dxa"/>
            <w:noWrap/>
            <w:vAlign w:val="bottom"/>
            <w:hideMark/>
          </w:tcPr>
          <w:p w14:paraId="48697BD1" w14:textId="267725C0" w:rsidR="004E3B0A" w:rsidRPr="004E3B0A" w:rsidRDefault="004E3B0A" w:rsidP="004E3B0A">
            <w:pPr>
              <w:spacing w:line="240" w:lineRule="auto"/>
              <w:ind w:firstLine="0"/>
              <w:rPr>
                <w:bCs/>
              </w:rPr>
            </w:pPr>
            <w:r w:rsidRPr="004E3B0A">
              <w:rPr>
                <w:color w:val="000000"/>
              </w:rPr>
              <w:t>322.4543</w:t>
            </w:r>
          </w:p>
        </w:tc>
        <w:tc>
          <w:tcPr>
            <w:tcW w:w="1340" w:type="dxa"/>
            <w:noWrap/>
            <w:vAlign w:val="bottom"/>
            <w:hideMark/>
          </w:tcPr>
          <w:p w14:paraId="11BFDAFE" w14:textId="6A32541D" w:rsidR="004E3B0A" w:rsidRPr="004E3B0A" w:rsidRDefault="004E3B0A" w:rsidP="004E3B0A">
            <w:pPr>
              <w:spacing w:line="240" w:lineRule="auto"/>
              <w:ind w:firstLine="0"/>
              <w:rPr>
                <w:bCs/>
              </w:rPr>
            </w:pPr>
            <w:r w:rsidRPr="004E3B0A">
              <w:rPr>
                <w:color w:val="000000"/>
              </w:rPr>
              <w:t>NA</w:t>
            </w:r>
          </w:p>
        </w:tc>
        <w:tc>
          <w:tcPr>
            <w:tcW w:w="1340" w:type="dxa"/>
            <w:vAlign w:val="bottom"/>
          </w:tcPr>
          <w:p w14:paraId="0841027E" w14:textId="36BDEAF9" w:rsidR="004E3B0A" w:rsidRPr="004E3B0A" w:rsidRDefault="004E3B0A" w:rsidP="004E3B0A">
            <w:pPr>
              <w:spacing w:line="240" w:lineRule="auto"/>
              <w:ind w:firstLine="0"/>
              <w:rPr>
                <w:color w:val="000000"/>
              </w:rPr>
            </w:pPr>
            <w:r w:rsidRPr="004E3B0A">
              <w:rPr>
                <w:color w:val="000000"/>
              </w:rPr>
              <w:t>NA</w:t>
            </w:r>
          </w:p>
        </w:tc>
        <w:tc>
          <w:tcPr>
            <w:tcW w:w="1329" w:type="dxa"/>
            <w:noWrap/>
            <w:vAlign w:val="bottom"/>
          </w:tcPr>
          <w:p w14:paraId="41094270" w14:textId="3618A986"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1B46920A" w14:textId="1BEC4541"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7D5D4AD1" w14:textId="1E2875C1" w:rsidR="004E3B0A" w:rsidRPr="004E3B0A" w:rsidRDefault="004E3B0A" w:rsidP="004E3B0A">
            <w:pPr>
              <w:spacing w:line="240" w:lineRule="auto"/>
              <w:ind w:firstLine="0"/>
              <w:rPr>
                <w:bCs/>
              </w:rPr>
            </w:pPr>
            <w:r w:rsidRPr="004E3B0A">
              <w:rPr>
                <w:color w:val="000000"/>
              </w:rPr>
              <w:t>NA</w:t>
            </w:r>
          </w:p>
        </w:tc>
        <w:tc>
          <w:tcPr>
            <w:tcW w:w="1703" w:type="dxa"/>
            <w:vAlign w:val="bottom"/>
          </w:tcPr>
          <w:p w14:paraId="7F0C352C" w14:textId="7EA7CB06"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1260E5ED" w14:textId="45850262" w:rsidR="004E3B0A" w:rsidRPr="004E3B0A" w:rsidRDefault="004E3B0A" w:rsidP="004E3B0A">
            <w:pPr>
              <w:spacing w:line="240" w:lineRule="auto"/>
              <w:ind w:firstLine="0"/>
              <w:rPr>
                <w:bCs/>
              </w:rPr>
            </w:pPr>
            <w:r w:rsidRPr="004E3B0A">
              <w:rPr>
                <w:color w:val="000000"/>
              </w:rPr>
              <w:t>4</w:t>
            </w:r>
          </w:p>
        </w:tc>
        <w:tc>
          <w:tcPr>
            <w:tcW w:w="1582" w:type="dxa"/>
            <w:noWrap/>
            <w:vAlign w:val="bottom"/>
            <w:hideMark/>
          </w:tcPr>
          <w:p w14:paraId="2A618233" w14:textId="532E9743" w:rsidR="004E3B0A" w:rsidRPr="004E3B0A" w:rsidRDefault="004E3B0A" w:rsidP="004E3B0A">
            <w:pPr>
              <w:spacing w:line="240" w:lineRule="auto"/>
              <w:ind w:firstLine="0"/>
              <w:rPr>
                <w:bCs/>
              </w:rPr>
            </w:pPr>
            <w:r w:rsidRPr="004E3B0A">
              <w:rPr>
                <w:color w:val="000000"/>
              </w:rPr>
              <w:t>-15541.4</w:t>
            </w:r>
          </w:p>
        </w:tc>
        <w:tc>
          <w:tcPr>
            <w:tcW w:w="1417" w:type="dxa"/>
            <w:noWrap/>
            <w:vAlign w:val="bottom"/>
            <w:hideMark/>
          </w:tcPr>
          <w:p w14:paraId="79CCB4D7" w14:textId="367177B4" w:rsidR="004E3B0A" w:rsidRPr="004E3B0A" w:rsidRDefault="004E3B0A" w:rsidP="004E3B0A">
            <w:pPr>
              <w:spacing w:line="240" w:lineRule="auto"/>
              <w:ind w:firstLine="0"/>
              <w:rPr>
                <w:bCs/>
              </w:rPr>
            </w:pPr>
            <w:r w:rsidRPr="004E3B0A">
              <w:rPr>
                <w:color w:val="000000"/>
              </w:rPr>
              <w:t>31090.82</w:t>
            </w:r>
          </w:p>
        </w:tc>
        <w:tc>
          <w:tcPr>
            <w:tcW w:w="1134" w:type="dxa"/>
            <w:noWrap/>
            <w:vAlign w:val="bottom"/>
            <w:hideMark/>
          </w:tcPr>
          <w:p w14:paraId="3D42A5E6" w14:textId="2C77FA23" w:rsidR="004E3B0A" w:rsidRPr="004E3B0A" w:rsidRDefault="004E3B0A" w:rsidP="004E3B0A">
            <w:pPr>
              <w:spacing w:line="240" w:lineRule="auto"/>
              <w:ind w:firstLine="0"/>
              <w:rPr>
                <w:bCs/>
              </w:rPr>
            </w:pPr>
            <w:r w:rsidRPr="004E3B0A">
              <w:rPr>
                <w:color w:val="000000"/>
              </w:rPr>
              <w:t>3.43643</w:t>
            </w:r>
          </w:p>
        </w:tc>
        <w:tc>
          <w:tcPr>
            <w:tcW w:w="1134" w:type="dxa"/>
            <w:noWrap/>
            <w:vAlign w:val="bottom"/>
            <w:hideMark/>
          </w:tcPr>
          <w:p w14:paraId="40E343E4" w14:textId="20D12060" w:rsidR="004E3B0A" w:rsidRPr="004E3B0A" w:rsidRDefault="004E3B0A" w:rsidP="004E3B0A">
            <w:pPr>
              <w:spacing w:line="240" w:lineRule="auto"/>
              <w:ind w:firstLine="0"/>
              <w:rPr>
                <w:bCs/>
              </w:rPr>
            </w:pPr>
            <w:r w:rsidRPr="004E3B0A">
              <w:rPr>
                <w:color w:val="000000"/>
              </w:rPr>
              <w:t>0.055768</w:t>
            </w:r>
          </w:p>
        </w:tc>
      </w:tr>
      <w:tr w:rsidR="004E3B0A" w:rsidRPr="00B74FD2" w14:paraId="3BDCF77F" w14:textId="77777777" w:rsidTr="00855F5C">
        <w:trPr>
          <w:trHeight w:val="300"/>
        </w:trPr>
        <w:tc>
          <w:tcPr>
            <w:tcW w:w="960" w:type="dxa"/>
            <w:noWrap/>
            <w:vAlign w:val="bottom"/>
            <w:hideMark/>
          </w:tcPr>
          <w:p w14:paraId="302384FD" w14:textId="06BBD62F" w:rsidR="004E3B0A" w:rsidRPr="004E3B0A" w:rsidRDefault="004E3B0A" w:rsidP="004E3B0A">
            <w:pPr>
              <w:spacing w:line="240" w:lineRule="auto"/>
              <w:ind w:firstLine="0"/>
              <w:rPr>
                <w:bCs/>
              </w:rPr>
            </w:pPr>
            <w:r w:rsidRPr="004E3B0A">
              <w:rPr>
                <w:color w:val="000000"/>
              </w:rPr>
              <w:t>5</w:t>
            </w:r>
          </w:p>
        </w:tc>
        <w:tc>
          <w:tcPr>
            <w:tcW w:w="1145" w:type="dxa"/>
            <w:noWrap/>
            <w:vAlign w:val="bottom"/>
            <w:hideMark/>
          </w:tcPr>
          <w:p w14:paraId="5DB1B3A0" w14:textId="7FDB6050" w:rsidR="004E3B0A" w:rsidRPr="004E3B0A" w:rsidRDefault="004E3B0A" w:rsidP="004E3B0A">
            <w:pPr>
              <w:spacing w:line="240" w:lineRule="auto"/>
              <w:ind w:firstLine="0"/>
              <w:rPr>
                <w:bCs/>
              </w:rPr>
            </w:pPr>
            <w:r w:rsidRPr="004E3B0A">
              <w:rPr>
                <w:color w:val="000000"/>
              </w:rPr>
              <w:t>327.4139</w:t>
            </w:r>
          </w:p>
        </w:tc>
        <w:tc>
          <w:tcPr>
            <w:tcW w:w="1340" w:type="dxa"/>
            <w:noWrap/>
            <w:vAlign w:val="bottom"/>
            <w:hideMark/>
          </w:tcPr>
          <w:p w14:paraId="0544F98A" w14:textId="22D44012" w:rsidR="004E3B0A" w:rsidRPr="004E3B0A" w:rsidRDefault="004E3B0A" w:rsidP="004E3B0A">
            <w:pPr>
              <w:spacing w:line="240" w:lineRule="auto"/>
              <w:ind w:firstLine="0"/>
              <w:rPr>
                <w:bCs/>
              </w:rPr>
            </w:pPr>
            <w:r w:rsidRPr="004E3B0A">
              <w:rPr>
                <w:color w:val="000000"/>
              </w:rPr>
              <w:t>1.341502</w:t>
            </w:r>
          </w:p>
        </w:tc>
        <w:tc>
          <w:tcPr>
            <w:tcW w:w="1340" w:type="dxa"/>
            <w:vAlign w:val="bottom"/>
          </w:tcPr>
          <w:p w14:paraId="4225D2A3" w14:textId="08CEA9AB" w:rsidR="004E3B0A" w:rsidRPr="004E3B0A" w:rsidRDefault="004E3B0A" w:rsidP="004E3B0A">
            <w:pPr>
              <w:spacing w:line="240" w:lineRule="auto"/>
              <w:ind w:firstLine="0"/>
              <w:rPr>
                <w:color w:val="000000"/>
              </w:rPr>
            </w:pPr>
            <w:r w:rsidRPr="004E3B0A">
              <w:rPr>
                <w:color w:val="000000"/>
              </w:rPr>
              <w:t>-0.38391</w:t>
            </w:r>
          </w:p>
        </w:tc>
        <w:tc>
          <w:tcPr>
            <w:tcW w:w="1329" w:type="dxa"/>
            <w:noWrap/>
            <w:vAlign w:val="bottom"/>
          </w:tcPr>
          <w:p w14:paraId="400E9733" w14:textId="39E89418" w:rsidR="004E3B0A" w:rsidRPr="004E3B0A" w:rsidRDefault="004E3B0A" w:rsidP="004E3B0A">
            <w:pPr>
              <w:spacing w:line="240" w:lineRule="auto"/>
              <w:ind w:firstLine="0"/>
              <w:rPr>
                <w:bCs/>
              </w:rPr>
            </w:pPr>
            <w:r w:rsidRPr="004E3B0A">
              <w:rPr>
                <w:color w:val="000000"/>
              </w:rPr>
              <w:t>-4.23837</w:t>
            </w:r>
          </w:p>
        </w:tc>
        <w:tc>
          <w:tcPr>
            <w:tcW w:w="1053" w:type="dxa"/>
            <w:noWrap/>
            <w:vAlign w:val="bottom"/>
          </w:tcPr>
          <w:p w14:paraId="0ACB4D28" w14:textId="7997613D"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345BB1E7" w14:textId="54F03ECA" w:rsidR="004E3B0A" w:rsidRPr="004E3B0A" w:rsidRDefault="004E3B0A" w:rsidP="004E3B0A">
            <w:pPr>
              <w:spacing w:line="240" w:lineRule="auto"/>
              <w:ind w:firstLine="0"/>
              <w:rPr>
                <w:bCs/>
              </w:rPr>
            </w:pPr>
            <w:r w:rsidRPr="004E3B0A">
              <w:rPr>
                <w:color w:val="000000"/>
              </w:rPr>
              <w:t>0.162669</w:t>
            </w:r>
          </w:p>
        </w:tc>
        <w:tc>
          <w:tcPr>
            <w:tcW w:w="1703" w:type="dxa"/>
            <w:vAlign w:val="bottom"/>
          </w:tcPr>
          <w:p w14:paraId="3CC4B180" w14:textId="32F693E7"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60DA5962" w14:textId="4132B5A9" w:rsidR="004E3B0A" w:rsidRPr="004E3B0A" w:rsidRDefault="004E3B0A" w:rsidP="004E3B0A">
            <w:pPr>
              <w:spacing w:line="240" w:lineRule="auto"/>
              <w:ind w:firstLine="0"/>
              <w:rPr>
                <w:bCs/>
              </w:rPr>
            </w:pPr>
            <w:r w:rsidRPr="004E3B0A">
              <w:rPr>
                <w:color w:val="000000"/>
              </w:rPr>
              <w:t>8</w:t>
            </w:r>
          </w:p>
        </w:tc>
        <w:tc>
          <w:tcPr>
            <w:tcW w:w="1582" w:type="dxa"/>
            <w:noWrap/>
            <w:vAlign w:val="bottom"/>
            <w:hideMark/>
          </w:tcPr>
          <w:p w14:paraId="33A3F54B" w14:textId="4B7B4358" w:rsidR="004E3B0A" w:rsidRPr="004E3B0A" w:rsidRDefault="004E3B0A" w:rsidP="004E3B0A">
            <w:pPr>
              <w:spacing w:line="240" w:lineRule="auto"/>
              <w:ind w:firstLine="0"/>
              <w:rPr>
                <w:bCs/>
              </w:rPr>
            </w:pPr>
            <w:r w:rsidRPr="004E3B0A">
              <w:rPr>
                <w:color w:val="000000"/>
              </w:rPr>
              <w:t>-15537.6</w:t>
            </w:r>
          </w:p>
        </w:tc>
        <w:tc>
          <w:tcPr>
            <w:tcW w:w="1417" w:type="dxa"/>
            <w:noWrap/>
            <w:vAlign w:val="bottom"/>
            <w:hideMark/>
          </w:tcPr>
          <w:p w14:paraId="34061F47" w14:textId="111363F0" w:rsidR="004E3B0A" w:rsidRPr="004E3B0A" w:rsidRDefault="004E3B0A" w:rsidP="004E3B0A">
            <w:pPr>
              <w:spacing w:line="240" w:lineRule="auto"/>
              <w:ind w:firstLine="0"/>
              <w:rPr>
                <w:bCs/>
              </w:rPr>
            </w:pPr>
            <w:r w:rsidRPr="004E3B0A">
              <w:rPr>
                <w:color w:val="000000"/>
              </w:rPr>
              <w:t>31091.19</w:t>
            </w:r>
          </w:p>
        </w:tc>
        <w:tc>
          <w:tcPr>
            <w:tcW w:w="1134" w:type="dxa"/>
            <w:noWrap/>
            <w:vAlign w:val="bottom"/>
            <w:hideMark/>
          </w:tcPr>
          <w:p w14:paraId="69EAC93F" w14:textId="4971332A" w:rsidR="004E3B0A" w:rsidRPr="004E3B0A" w:rsidRDefault="004E3B0A" w:rsidP="004E3B0A">
            <w:pPr>
              <w:spacing w:line="240" w:lineRule="auto"/>
              <w:ind w:firstLine="0"/>
              <w:rPr>
                <w:bCs/>
              </w:rPr>
            </w:pPr>
            <w:r w:rsidRPr="004E3B0A">
              <w:rPr>
                <w:color w:val="000000"/>
              </w:rPr>
              <w:t>3.805699</w:t>
            </w:r>
          </w:p>
        </w:tc>
        <w:tc>
          <w:tcPr>
            <w:tcW w:w="1134" w:type="dxa"/>
            <w:noWrap/>
            <w:vAlign w:val="bottom"/>
            <w:hideMark/>
          </w:tcPr>
          <w:p w14:paraId="6F3769A6" w14:textId="117E3318" w:rsidR="004E3B0A" w:rsidRPr="004E3B0A" w:rsidRDefault="004E3B0A" w:rsidP="004E3B0A">
            <w:pPr>
              <w:spacing w:line="240" w:lineRule="auto"/>
              <w:ind w:firstLine="0"/>
              <w:rPr>
                <w:bCs/>
              </w:rPr>
            </w:pPr>
            <w:r w:rsidRPr="004E3B0A">
              <w:rPr>
                <w:color w:val="000000"/>
              </w:rPr>
              <w:t>0.046366</w:t>
            </w:r>
          </w:p>
        </w:tc>
      </w:tr>
      <w:tr w:rsidR="004E3B0A" w:rsidRPr="00B74FD2" w14:paraId="3B6F82D7" w14:textId="77777777" w:rsidTr="00855F5C">
        <w:trPr>
          <w:trHeight w:val="300"/>
        </w:trPr>
        <w:tc>
          <w:tcPr>
            <w:tcW w:w="960" w:type="dxa"/>
            <w:noWrap/>
            <w:vAlign w:val="bottom"/>
            <w:hideMark/>
          </w:tcPr>
          <w:p w14:paraId="270F9616" w14:textId="5177C627" w:rsidR="004E3B0A" w:rsidRPr="004E3B0A" w:rsidRDefault="004E3B0A" w:rsidP="004E3B0A">
            <w:pPr>
              <w:spacing w:line="240" w:lineRule="auto"/>
              <w:ind w:firstLine="0"/>
              <w:rPr>
                <w:bCs/>
              </w:rPr>
            </w:pPr>
            <w:r w:rsidRPr="004E3B0A">
              <w:rPr>
                <w:color w:val="000000"/>
              </w:rPr>
              <w:t>1</w:t>
            </w:r>
          </w:p>
        </w:tc>
        <w:tc>
          <w:tcPr>
            <w:tcW w:w="1145" w:type="dxa"/>
            <w:noWrap/>
            <w:vAlign w:val="bottom"/>
            <w:hideMark/>
          </w:tcPr>
          <w:p w14:paraId="1BFD8065" w14:textId="563CD5BC" w:rsidR="004E3B0A" w:rsidRPr="004E3B0A" w:rsidRDefault="004E3B0A" w:rsidP="004E3B0A">
            <w:pPr>
              <w:spacing w:line="240" w:lineRule="auto"/>
              <w:ind w:firstLine="0"/>
              <w:rPr>
                <w:bCs/>
              </w:rPr>
            </w:pPr>
            <w:r w:rsidRPr="004E3B0A">
              <w:rPr>
                <w:color w:val="000000"/>
              </w:rPr>
              <w:t>332.2124</w:t>
            </w:r>
          </w:p>
        </w:tc>
        <w:tc>
          <w:tcPr>
            <w:tcW w:w="1340" w:type="dxa"/>
            <w:noWrap/>
            <w:vAlign w:val="bottom"/>
            <w:hideMark/>
          </w:tcPr>
          <w:p w14:paraId="67335138" w14:textId="18B0C919" w:rsidR="004E3B0A" w:rsidRPr="004E3B0A" w:rsidRDefault="004E3B0A" w:rsidP="004E3B0A">
            <w:pPr>
              <w:spacing w:line="240" w:lineRule="auto"/>
              <w:ind w:firstLine="0"/>
              <w:rPr>
                <w:bCs/>
              </w:rPr>
            </w:pPr>
            <w:r w:rsidRPr="004E3B0A">
              <w:rPr>
                <w:color w:val="000000"/>
              </w:rPr>
              <w:t>1.241501</w:t>
            </w:r>
          </w:p>
        </w:tc>
        <w:tc>
          <w:tcPr>
            <w:tcW w:w="1340" w:type="dxa"/>
            <w:vAlign w:val="bottom"/>
          </w:tcPr>
          <w:p w14:paraId="36BFC9D4" w14:textId="416261CA" w:rsidR="004E3B0A" w:rsidRPr="004E3B0A" w:rsidRDefault="004E3B0A" w:rsidP="004E3B0A">
            <w:pPr>
              <w:spacing w:line="240" w:lineRule="auto"/>
              <w:ind w:firstLine="0"/>
              <w:rPr>
                <w:color w:val="000000"/>
              </w:rPr>
            </w:pPr>
            <w:r w:rsidRPr="004E3B0A">
              <w:rPr>
                <w:color w:val="000000"/>
              </w:rPr>
              <w:t>-0.48652</w:t>
            </w:r>
          </w:p>
        </w:tc>
        <w:tc>
          <w:tcPr>
            <w:tcW w:w="1329" w:type="dxa"/>
            <w:noWrap/>
            <w:vAlign w:val="bottom"/>
          </w:tcPr>
          <w:p w14:paraId="76AEA6D9" w14:textId="394B7053"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2543D50F" w14:textId="722ED66D"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36516E9A" w14:textId="31ABCE73" w:rsidR="004E3B0A" w:rsidRPr="004E3B0A" w:rsidRDefault="004E3B0A" w:rsidP="004E3B0A">
            <w:pPr>
              <w:spacing w:line="240" w:lineRule="auto"/>
              <w:ind w:firstLine="0"/>
              <w:rPr>
                <w:bCs/>
              </w:rPr>
            </w:pPr>
            <w:r w:rsidRPr="004E3B0A">
              <w:rPr>
                <w:color w:val="000000"/>
              </w:rPr>
              <w:t>NA</w:t>
            </w:r>
          </w:p>
        </w:tc>
        <w:tc>
          <w:tcPr>
            <w:tcW w:w="1703" w:type="dxa"/>
            <w:vAlign w:val="bottom"/>
          </w:tcPr>
          <w:p w14:paraId="6D0CCEBA" w14:textId="71FD62AB"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1F63AC09" w14:textId="5FA99C74" w:rsidR="004E3B0A" w:rsidRPr="004E3B0A" w:rsidRDefault="004E3B0A" w:rsidP="004E3B0A">
            <w:pPr>
              <w:spacing w:line="240" w:lineRule="auto"/>
              <w:ind w:firstLine="0"/>
              <w:rPr>
                <w:bCs/>
              </w:rPr>
            </w:pPr>
            <w:r w:rsidRPr="004E3B0A">
              <w:rPr>
                <w:color w:val="000000"/>
              </w:rPr>
              <w:t>5</w:t>
            </w:r>
          </w:p>
        </w:tc>
        <w:tc>
          <w:tcPr>
            <w:tcW w:w="1582" w:type="dxa"/>
            <w:noWrap/>
            <w:vAlign w:val="bottom"/>
            <w:hideMark/>
          </w:tcPr>
          <w:p w14:paraId="4DCB8F7D" w14:textId="2A21FB8A" w:rsidR="004E3B0A" w:rsidRPr="004E3B0A" w:rsidRDefault="004E3B0A" w:rsidP="004E3B0A">
            <w:pPr>
              <w:spacing w:line="240" w:lineRule="auto"/>
              <w:ind w:firstLine="0"/>
              <w:rPr>
                <w:bCs/>
              </w:rPr>
            </w:pPr>
            <w:r w:rsidRPr="004E3B0A">
              <w:rPr>
                <w:color w:val="000000"/>
              </w:rPr>
              <w:t>-15543.1</w:t>
            </w:r>
          </w:p>
        </w:tc>
        <w:tc>
          <w:tcPr>
            <w:tcW w:w="1417" w:type="dxa"/>
            <w:noWrap/>
            <w:vAlign w:val="bottom"/>
            <w:hideMark/>
          </w:tcPr>
          <w:p w14:paraId="154C8D6C" w14:textId="5CDDC8DD" w:rsidR="004E3B0A" w:rsidRPr="004E3B0A" w:rsidRDefault="004E3B0A" w:rsidP="004E3B0A">
            <w:pPr>
              <w:spacing w:line="240" w:lineRule="auto"/>
              <w:ind w:firstLine="0"/>
              <w:rPr>
                <w:bCs/>
              </w:rPr>
            </w:pPr>
            <w:r w:rsidRPr="004E3B0A">
              <w:rPr>
                <w:color w:val="000000"/>
              </w:rPr>
              <w:t>31096.23</w:t>
            </w:r>
          </w:p>
        </w:tc>
        <w:tc>
          <w:tcPr>
            <w:tcW w:w="1134" w:type="dxa"/>
            <w:noWrap/>
            <w:vAlign w:val="bottom"/>
            <w:hideMark/>
          </w:tcPr>
          <w:p w14:paraId="34DA2800" w14:textId="31218677" w:rsidR="004E3B0A" w:rsidRPr="004E3B0A" w:rsidRDefault="004E3B0A" w:rsidP="004E3B0A">
            <w:pPr>
              <w:spacing w:line="240" w:lineRule="auto"/>
              <w:ind w:firstLine="0"/>
              <w:rPr>
                <w:bCs/>
              </w:rPr>
            </w:pPr>
            <w:r w:rsidRPr="004E3B0A">
              <w:rPr>
                <w:color w:val="000000"/>
              </w:rPr>
              <w:t>8.844889</w:t>
            </w:r>
          </w:p>
        </w:tc>
        <w:tc>
          <w:tcPr>
            <w:tcW w:w="1134" w:type="dxa"/>
            <w:noWrap/>
            <w:vAlign w:val="bottom"/>
            <w:hideMark/>
          </w:tcPr>
          <w:p w14:paraId="303D5195" w14:textId="4D393233" w:rsidR="004E3B0A" w:rsidRPr="004E3B0A" w:rsidRDefault="004E3B0A" w:rsidP="004E3B0A">
            <w:pPr>
              <w:spacing w:line="240" w:lineRule="auto"/>
              <w:ind w:firstLine="0"/>
              <w:rPr>
                <w:bCs/>
              </w:rPr>
            </w:pPr>
            <w:r w:rsidRPr="004E3B0A">
              <w:rPr>
                <w:color w:val="000000"/>
              </w:rPr>
              <w:t>0.003732</w:t>
            </w:r>
          </w:p>
        </w:tc>
      </w:tr>
      <w:tr w:rsidR="004E3B0A" w:rsidRPr="00B74FD2" w14:paraId="29E66EF5" w14:textId="77777777" w:rsidTr="00855F5C">
        <w:trPr>
          <w:trHeight w:val="300"/>
        </w:trPr>
        <w:tc>
          <w:tcPr>
            <w:tcW w:w="960" w:type="dxa"/>
            <w:noWrap/>
            <w:vAlign w:val="bottom"/>
            <w:hideMark/>
          </w:tcPr>
          <w:p w14:paraId="3FFB5769" w14:textId="246982F6" w:rsidR="004E3B0A" w:rsidRPr="004E3B0A" w:rsidRDefault="004E3B0A" w:rsidP="004E3B0A">
            <w:pPr>
              <w:spacing w:line="240" w:lineRule="auto"/>
              <w:ind w:firstLine="0"/>
              <w:rPr>
                <w:bCs/>
              </w:rPr>
            </w:pPr>
            <w:r w:rsidRPr="004E3B0A">
              <w:rPr>
                <w:color w:val="000000"/>
              </w:rPr>
              <w:t>2</w:t>
            </w:r>
          </w:p>
        </w:tc>
        <w:tc>
          <w:tcPr>
            <w:tcW w:w="1145" w:type="dxa"/>
            <w:noWrap/>
            <w:vAlign w:val="bottom"/>
            <w:hideMark/>
          </w:tcPr>
          <w:p w14:paraId="285520CD" w14:textId="5678976D" w:rsidR="004E3B0A" w:rsidRPr="004E3B0A" w:rsidRDefault="004E3B0A" w:rsidP="004E3B0A">
            <w:pPr>
              <w:spacing w:line="240" w:lineRule="auto"/>
              <w:ind w:firstLine="0"/>
              <w:rPr>
                <w:bCs/>
              </w:rPr>
            </w:pPr>
            <w:r w:rsidRPr="004E3B0A">
              <w:rPr>
                <w:color w:val="000000"/>
              </w:rPr>
              <w:t>318.6731</w:t>
            </w:r>
          </w:p>
        </w:tc>
        <w:tc>
          <w:tcPr>
            <w:tcW w:w="1340" w:type="dxa"/>
            <w:noWrap/>
            <w:vAlign w:val="bottom"/>
            <w:hideMark/>
          </w:tcPr>
          <w:p w14:paraId="64D82127" w14:textId="601D2DE0" w:rsidR="004E3B0A" w:rsidRPr="004E3B0A" w:rsidRDefault="004E3B0A" w:rsidP="004E3B0A">
            <w:pPr>
              <w:spacing w:line="240" w:lineRule="auto"/>
              <w:ind w:firstLine="0"/>
              <w:rPr>
                <w:bCs/>
              </w:rPr>
            </w:pPr>
            <w:r w:rsidRPr="004E3B0A">
              <w:rPr>
                <w:color w:val="000000"/>
              </w:rPr>
              <w:t>1.24706</w:t>
            </w:r>
          </w:p>
        </w:tc>
        <w:tc>
          <w:tcPr>
            <w:tcW w:w="1340" w:type="dxa"/>
            <w:vAlign w:val="bottom"/>
          </w:tcPr>
          <w:p w14:paraId="527CB659" w14:textId="72BBC63C" w:rsidR="004E3B0A" w:rsidRPr="004E3B0A" w:rsidRDefault="004E3B0A" w:rsidP="004E3B0A">
            <w:pPr>
              <w:spacing w:line="240" w:lineRule="auto"/>
              <w:ind w:firstLine="0"/>
              <w:rPr>
                <w:color w:val="000000"/>
              </w:rPr>
            </w:pPr>
            <w:r w:rsidRPr="004E3B0A">
              <w:rPr>
                <w:color w:val="000000"/>
              </w:rPr>
              <w:t>NA</w:t>
            </w:r>
          </w:p>
        </w:tc>
        <w:tc>
          <w:tcPr>
            <w:tcW w:w="1329" w:type="dxa"/>
            <w:noWrap/>
            <w:vAlign w:val="bottom"/>
          </w:tcPr>
          <w:p w14:paraId="156C64BA" w14:textId="2723C4B2"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7A60F8BA" w14:textId="33262FB0"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7532EA82" w14:textId="310D93D3" w:rsidR="004E3B0A" w:rsidRPr="004E3B0A" w:rsidRDefault="004E3B0A" w:rsidP="004E3B0A">
            <w:pPr>
              <w:spacing w:line="240" w:lineRule="auto"/>
              <w:ind w:firstLine="0"/>
              <w:rPr>
                <w:bCs/>
              </w:rPr>
            </w:pPr>
            <w:r w:rsidRPr="004E3B0A">
              <w:rPr>
                <w:color w:val="000000"/>
              </w:rPr>
              <w:t>NA</w:t>
            </w:r>
          </w:p>
        </w:tc>
        <w:tc>
          <w:tcPr>
            <w:tcW w:w="1703" w:type="dxa"/>
            <w:vAlign w:val="bottom"/>
          </w:tcPr>
          <w:p w14:paraId="3D5B6FA4" w14:textId="4AA5922D"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77D6CE80" w14:textId="231B3FA0" w:rsidR="004E3B0A" w:rsidRPr="004E3B0A" w:rsidRDefault="004E3B0A" w:rsidP="004E3B0A">
            <w:pPr>
              <w:spacing w:line="240" w:lineRule="auto"/>
              <w:ind w:firstLine="0"/>
              <w:rPr>
                <w:bCs/>
              </w:rPr>
            </w:pPr>
            <w:r w:rsidRPr="004E3B0A">
              <w:rPr>
                <w:color w:val="000000"/>
              </w:rPr>
              <w:t>4</w:t>
            </w:r>
          </w:p>
        </w:tc>
        <w:tc>
          <w:tcPr>
            <w:tcW w:w="1582" w:type="dxa"/>
            <w:noWrap/>
            <w:vAlign w:val="bottom"/>
            <w:hideMark/>
          </w:tcPr>
          <w:p w14:paraId="06BD023C" w14:textId="1AE654C5" w:rsidR="004E3B0A" w:rsidRPr="004E3B0A" w:rsidRDefault="004E3B0A" w:rsidP="004E3B0A">
            <w:pPr>
              <w:spacing w:line="240" w:lineRule="auto"/>
              <w:ind w:firstLine="0"/>
              <w:rPr>
                <w:bCs/>
              </w:rPr>
            </w:pPr>
            <w:r w:rsidRPr="004E3B0A">
              <w:rPr>
                <w:color w:val="000000"/>
              </w:rPr>
              <w:t>-15544.4</w:t>
            </w:r>
          </w:p>
        </w:tc>
        <w:tc>
          <w:tcPr>
            <w:tcW w:w="1417" w:type="dxa"/>
            <w:noWrap/>
            <w:vAlign w:val="bottom"/>
            <w:hideMark/>
          </w:tcPr>
          <w:p w14:paraId="1C0B637C" w14:textId="18C1F21D" w:rsidR="004E3B0A" w:rsidRPr="004E3B0A" w:rsidRDefault="004E3B0A" w:rsidP="004E3B0A">
            <w:pPr>
              <w:spacing w:line="240" w:lineRule="auto"/>
              <w:ind w:firstLine="0"/>
              <w:rPr>
                <w:bCs/>
              </w:rPr>
            </w:pPr>
            <w:r w:rsidRPr="004E3B0A">
              <w:rPr>
                <w:color w:val="000000"/>
              </w:rPr>
              <w:t>31096.81</w:t>
            </w:r>
          </w:p>
        </w:tc>
        <w:tc>
          <w:tcPr>
            <w:tcW w:w="1134" w:type="dxa"/>
            <w:noWrap/>
            <w:vAlign w:val="bottom"/>
            <w:hideMark/>
          </w:tcPr>
          <w:p w14:paraId="7BF43B8C" w14:textId="27C94DD0" w:rsidR="004E3B0A" w:rsidRPr="004E3B0A" w:rsidRDefault="004E3B0A" w:rsidP="004E3B0A">
            <w:pPr>
              <w:spacing w:line="240" w:lineRule="auto"/>
              <w:ind w:firstLine="0"/>
              <w:rPr>
                <w:bCs/>
              </w:rPr>
            </w:pPr>
            <w:r w:rsidRPr="004E3B0A">
              <w:rPr>
                <w:color w:val="000000"/>
              </w:rPr>
              <w:t>9.43119</w:t>
            </w:r>
          </w:p>
        </w:tc>
        <w:tc>
          <w:tcPr>
            <w:tcW w:w="1134" w:type="dxa"/>
            <w:noWrap/>
            <w:vAlign w:val="bottom"/>
            <w:hideMark/>
          </w:tcPr>
          <w:p w14:paraId="639D7034" w14:textId="4E5D2282" w:rsidR="004E3B0A" w:rsidRPr="004E3B0A" w:rsidRDefault="004E3B0A" w:rsidP="004E3B0A">
            <w:pPr>
              <w:spacing w:line="240" w:lineRule="auto"/>
              <w:ind w:firstLine="0"/>
              <w:rPr>
                <w:bCs/>
              </w:rPr>
            </w:pPr>
            <w:r w:rsidRPr="004E3B0A">
              <w:rPr>
                <w:color w:val="000000"/>
              </w:rPr>
              <w:t>0.002784</w:t>
            </w:r>
          </w:p>
        </w:tc>
      </w:tr>
      <w:tr w:rsidR="004E3B0A" w:rsidRPr="00B74FD2" w14:paraId="76B538B5" w14:textId="77777777" w:rsidTr="00855F5C">
        <w:trPr>
          <w:trHeight w:val="300"/>
        </w:trPr>
        <w:tc>
          <w:tcPr>
            <w:tcW w:w="960" w:type="dxa"/>
            <w:noWrap/>
            <w:vAlign w:val="bottom"/>
            <w:hideMark/>
          </w:tcPr>
          <w:p w14:paraId="083B6E58" w14:textId="684D005D" w:rsidR="004E3B0A" w:rsidRPr="004E3B0A" w:rsidRDefault="004E3B0A" w:rsidP="004E3B0A">
            <w:pPr>
              <w:spacing w:line="240" w:lineRule="auto"/>
              <w:ind w:firstLine="0"/>
              <w:rPr>
                <w:bCs/>
              </w:rPr>
            </w:pPr>
            <w:r w:rsidRPr="004E3B0A">
              <w:rPr>
                <w:color w:val="000000"/>
              </w:rPr>
              <w:t>4</w:t>
            </w:r>
          </w:p>
        </w:tc>
        <w:tc>
          <w:tcPr>
            <w:tcW w:w="1145" w:type="dxa"/>
            <w:noWrap/>
            <w:vAlign w:val="bottom"/>
            <w:hideMark/>
          </w:tcPr>
          <w:p w14:paraId="6B04E86E" w14:textId="3038569A" w:rsidR="004E3B0A" w:rsidRPr="004E3B0A" w:rsidRDefault="004E3B0A" w:rsidP="004E3B0A">
            <w:pPr>
              <w:spacing w:line="240" w:lineRule="auto"/>
              <w:ind w:firstLine="0"/>
              <w:rPr>
                <w:bCs/>
              </w:rPr>
            </w:pPr>
            <w:r w:rsidRPr="004E3B0A">
              <w:rPr>
                <w:color w:val="000000"/>
              </w:rPr>
              <w:t>330.8098</w:t>
            </w:r>
          </w:p>
        </w:tc>
        <w:tc>
          <w:tcPr>
            <w:tcW w:w="1340" w:type="dxa"/>
            <w:noWrap/>
            <w:vAlign w:val="bottom"/>
            <w:hideMark/>
          </w:tcPr>
          <w:p w14:paraId="3655A239" w14:textId="681A26F8" w:rsidR="004E3B0A" w:rsidRPr="004E3B0A" w:rsidRDefault="004E3B0A" w:rsidP="004E3B0A">
            <w:pPr>
              <w:spacing w:line="240" w:lineRule="auto"/>
              <w:ind w:firstLine="0"/>
              <w:rPr>
                <w:bCs/>
              </w:rPr>
            </w:pPr>
            <w:r w:rsidRPr="004E3B0A">
              <w:rPr>
                <w:color w:val="000000"/>
              </w:rPr>
              <w:t>1.241429</w:t>
            </w:r>
          </w:p>
        </w:tc>
        <w:tc>
          <w:tcPr>
            <w:tcW w:w="1340" w:type="dxa"/>
            <w:vAlign w:val="bottom"/>
          </w:tcPr>
          <w:p w14:paraId="0E3D2BAB" w14:textId="4F4679C5" w:rsidR="004E3B0A" w:rsidRPr="004E3B0A" w:rsidRDefault="004E3B0A" w:rsidP="004E3B0A">
            <w:pPr>
              <w:spacing w:line="240" w:lineRule="auto"/>
              <w:ind w:firstLine="0"/>
              <w:rPr>
                <w:color w:val="000000"/>
              </w:rPr>
            </w:pPr>
            <w:r w:rsidRPr="004E3B0A">
              <w:rPr>
                <w:color w:val="000000"/>
              </w:rPr>
              <w:t>-0.44236</w:t>
            </w:r>
          </w:p>
        </w:tc>
        <w:tc>
          <w:tcPr>
            <w:tcW w:w="1329" w:type="dxa"/>
            <w:noWrap/>
            <w:vAlign w:val="bottom"/>
          </w:tcPr>
          <w:p w14:paraId="5BC0F31F" w14:textId="4FEEAF55" w:rsidR="004E3B0A" w:rsidRPr="004E3B0A" w:rsidRDefault="004E3B0A" w:rsidP="004E3B0A">
            <w:pPr>
              <w:spacing w:line="240" w:lineRule="auto"/>
              <w:ind w:firstLine="0"/>
              <w:rPr>
                <w:bCs/>
              </w:rPr>
            </w:pPr>
            <w:r w:rsidRPr="004E3B0A">
              <w:rPr>
                <w:color w:val="000000"/>
              </w:rPr>
              <w:t>0.108819</w:t>
            </w:r>
          </w:p>
        </w:tc>
        <w:tc>
          <w:tcPr>
            <w:tcW w:w="1053" w:type="dxa"/>
            <w:noWrap/>
            <w:vAlign w:val="bottom"/>
          </w:tcPr>
          <w:p w14:paraId="143BC85A" w14:textId="4B88BB8C"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5481E13D" w14:textId="438CA218" w:rsidR="004E3B0A" w:rsidRPr="004E3B0A" w:rsidRDefault="004E3B0A" w:rsidP="004E3B0A">
            <w:pPr>
              <w:spacing w:line="240" w:lineRule="auto"/>
              <w:ind w:firstLine="0"/>
              <w:rPr>
                <w:bCs/>
              </w:rPr>
            </w:pPr>
            <w:r w:rsidRPr="004E3B0A">
              <w:rPr>
                <w:color w:val="000000"/>
              </w:rPr>
              <w:t>NA</w:t>
            </w:r>
          </w:p>
        </w:tc>
        <w:tc>
          <w:tcPr>
            <w:tcW w:w="1703" w:type="dxa"/>
            <w:vAlign w:val="bottom"/>
          </w:tcPr>
          <w:p w14:paraId="15AAB203" w14:textId="1A6EEE3F"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507BD031" w14:textId="76ED5531" w:rsidR="004E3B0A" w:rsidRPr="004E3B0A" w:rsidRDefault="004E3B0A" w:rsidP="004E3B0A">
            <w:pPr>
              <w:spacing w:line="240" w:lineRule="auto"/>
              <w:ind w:firstLine="0"/>
              <w:rPr>
                <w:bCs/>
              </w:rPr>
            </w:pPr>
            <w:r w:rsidRPr="004E3B0A">
              <w:rPr>
                <w:color w:val="000000"/>
              </w:rPr>
              <w:t>6</w:t>
            </w:r>
          </w:p>
        </w:tc>
        <w:tc>
          <w:tcPr>
            <w:tcW w:w="1582" w:type="dxa"/>
            <w:noWrap/>
            <w:vAlign w:val="bottom"/>
            <w:hideMark/>
          </w:tcPr>
          <w:p w14:paraId="38EEBCFF" w14:textId="78BF36F0" w:rsidR="004E3B0A" w:rsidRPr="004E3B0A" w:rsidRDefault="004E3B0A" w:rsidP="004E3B0A">
            <w:pPr>
              <w:spacing w:line="240" w:lineRule="auto"/>
              <w:ind w:firstLine="0"/>
              <w:rPr>
                <w:bCs/>
              </w:rPr>
            </w:pPr>
            <w:r w:rsidRPr="004E3B0A">
              <w:rPr>
                <w:color w:val="000000"/>
              </w:rPr>
              <w:t>-15542.8</w:t>
            </w:r>
          </w:p>
        </w:tc>
        <w:tc>
          <w:tcPr>
            <w:tcW w:w="1417" w:type="dxa"/>
            <w:noWrap/>
            <w:vAlign w:val="bottom"/>
            <w:hideMark/>
          </w:tcPr>
          <w:p w14:paraId="39D54A45" w14:textId="7FBABB3F" w:rsidR="004E3B0A" w:rsidRPr="004E3B0A" w:rsidRDefault="004E3B0A" w:rsidP="004E3B0A">
            <w:pPr>
              <w:spacing w:line="240" w:lineRule="auto"/>
              <w:ind w:firstLine="0"/>
              <w:rPr>
                <w:bCs/>
              </w:rPr>
            </w:pPr>
            <w:r w:rsidRPr="004E3B0A">
              <w:rPr>
                <w:color w:val="000000"/>
              </w:rPr>
              <w:t>31097.59</w:t>
            </w:r>
          </w:p>
        </w:tc>
        <w:tc>
          <w:tcPr>
            <w:tcW w:w="1134" w:type="dxa"/>
            <w:noWrap/>
            <w:vAlign w:val="bottom"/>
            <w:hideMark/>
          </w:tcPr>
          <w:p w14:paraId="468F056B" w14:textId="718F4557" w:rsidR="004E3B0A" w:rsidRPr="004E3B0A" w:rsidRDefault="004E3B0A" w:rsidP="004E3B0A">
            <w:pPr>
              <w:spacing w:line="240" w:lineRule="auto"/>
              <w:ind w:firstLine="0"/>
              <w:rPr>
                <w:bCs/>
              </w:rPr>
            </w:pPr>
            <w:r w:rsidRPr="004E3B0A">
              <w:rPr>
                <w:color w:val="000000"/>
              </w:rPr>
              <w:t>10.21003</w:t>
            </w:r>
          </w:p>
        </w:tc>
        <w:tc>
          <w:tcPr>
            <w:tcW w:w="1134" w:type="dxa"/>
            <w:noWrap/>
            <w:vAlign w:val="bottom"/>
            <w:hideMark/>
          </w:tcPr>
          <w:p w14:paraId="77CFB73B" w14:textId="377A1628" w:rsidR="004E3B0A" w:rsidRPr="004E3B0A" w:rsidRDefault="004E3B0A" w:rsidP="004E3B0A">
            <w:pPr>
              <w:spacing w:line="240" w:lineRule="auto"/>
              <w:ind w:firstLine="0"/>
              <w:rPr>
                <w:bCs/>
              </w:rPr>
            </w:pPr>
            <w:r w:rsidRPr="004E3B0A">
              <w:rPr>
                <w:color w:val="000000"/>
              </w:rPr>
              <w:t>0.001886</w:t>
            </w:r>
          </w:p>
        </w:tc>
      </w:tr>
      <w:tr w:rsidR="004E3B0A" w:rsidRPr="00B74FD2" w14:paraId="50213937" w14:textId="77777777" w:rsidTr="00855F5C">
        <w:trPr>
          <w:trHeight w:val="300"/>
        </w:trPr>
        <w:tc>
          <w:tcPr>
            <w:tcW w:w="960" w:type="dxa"/>
            <w:noWrap/>
            <w:vAlign w:val="bottom"/>
          </w:tcPr>
          <w:p w14:paraId="214D75B6" w14:textId="5733F6A8" w:rsidR="004E3B0A" w:rsidRPr="004E3B0A" w:rsidRDefault="004E3B0A" w:rsidP="004E3B0A">
            <w:pPr>
              <w:spacing w:line="240" w:lineRule="auto"/>
              <w:ind w:firstLine="0"/>
              <w:rPr>
                <w:bCs/>
              </w:rPr>
            </w:pPr>
            <w:r w:rsidRPr="004E3B0A">
              <w:rPr>
                <w:color w:val="000000"/>
              </w:rPr>
              <w:t>3</w:t>
            </w:r>
          </w:p>
        </w:tc>
        <w:tc>
          <w:tcPr>
            <w:tcW w:w="1145" w:type="dxa"/>
            <w:noWrap/>
            <w:vAlign w:val="bottom"/>
          </w:tcPr>
          <w:p w14:paraId="33A987A2" w14:textId="7F434307" w:rsidR="004E3B0A" w:rsidRPr="004E3B0A" w:rsidRDefault="004E3B0A" w:rsidP="004E3B0A">
            <w:pPr>
              <w:spacing w:line="240" w:lineRule="auto"/>
              <w:ind w:firstLine="0"/>
              <w:rPr>
                <w:bCs/>
              </w:rPr>
            </w:pPr>
            <w:r w:rsidRPr="004E3B0A">
              <w:rPr>
                <w:color w:val="000000"/>
              </w:rPr>
              <w:t>338.9468</w:t>
            </w:r>
          </w:p>
        </w:tc>
        <w:tc>
          <w:tcPr>
            <w:tcW w:w="1340" w:type="dxa"/>
            <w:noWrap/>
            <w:vAlign w:val="bottom"/>
          </w:tcPr>
          <w:p w14:paraId="09C51464" w14:textId="16B9E37B" w:rsidR="004E3B0A" w:rsidRPr="004E3B0A" w:rsidRDefault="004E3B0A" w:rsidP="004E3B0A">
            <w:pPr>
              <w:spacing w:line="240" w:lineRule="auto"/>
              <w:ind w:firstLine="0"/>
              <w:rPr>
                <w:bCs/>
              </w:rPr>
            </w:pPr>
            <w:r w:rsidRPr="004E3B0A">
              <w:rPr>
                <w:color w:val="000000"/>
              </w:rPr>
              <w:t>NA</w:t>
            </w:r>
          </w:p>
        </w:tc>
        <w:tc>
          <w:tcPr>
            <w:tcW w:w="1340" w:type="dxa"/>
            <w:vAlign w:val="bottom"/>
          </w:tcPr>
          <w:p w14:paraId="68ABFF31" w14:textId="07B61786" w:rsidR="004E3B0A" w:rsidRPr="004E3B0A" w:rsidRDefault="004E3B0A" w:rsidP="004E3B0A">
            <w:pPr>
              <w:spacing w:line="240" w:lineRule="auto"/>
              <w:ind w:firstLine="0"/>
              <w:rPr>
                <w:color w:val="000000"/>
              </w:rPr>
            </w:pPr>
            <w:r w:rsidRPr="004E3B0A">
              <w:rPr>
                <w:color w:val="000000"/>
              </w:rPr>
              <w:t>-0.5455</w:t>
            </w:r>
          </w:p>
        </w:tc>
        <w:tc>
          <w:tcPr>
            <w:tcW w:w="1329" w:type="dxa"/>
            <w:noWrap/>
            <w:vAlign w:val="bottom"/>
          </w:tcPr>
          <w:p w14:paraId="2969E3DA" w14:textId="7B92B0B2"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5E56EEFF" w14:textId="7FF0AEBC"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481B8D72" w14:textId="0B22C4CD" w:rsidR="004E3B0A" w:rsidRPr="004E3B0A" w:rsidRDefault="004E3B0A" w:rsidP="004E3B0A">
            <w:pPr>
              <w:spacing w:line="240" w:lineRule="auto"/>
              <w:ind w:firstLine="0"/>
              <w:rPr>
                <w:bCs/>
              </w:rPr>
            </w:pPr>
            <w:r w:rsidRPr="004E3B0A">
              <w:rPr>
                <w:color w:val="000000"/>
              </w:rPr>
              <w:t>NA</w:t>
            </w:r>
          </w:p>
        </w:tc>
        <w:tc>
          <w:tcPr>
            <w:tcW w:w="1703" w:type="dxa"/>
            <w:vAlign w:val="bottom"/>
          </w:tcPr>
          <w:p w14:paraId="640E1BF7" w14:textId="11269B76" w:rsidR="004E3B0A" w:rsidRPr="004E3B0A" w:rsidRDefault="004E3B0A" w:rsidP="004E3B0A">
            <w:pPr>
              <w:spacing w:line="240" w:lineRule="auto"/>
              <w:ind w:firstLine="0"/>
              <w:rPr>
                <w:bCs/>
              </w:rPr>
            </w:pPr>
            <w:r w:rsidRPr="004E3B0A">
              <w:rPr>
                <w:color w:val="000000"/>
              </w:rPr>
              <w:t>NA</w:t>
            </w:r>
          </w:p>
        </w:tc>
        <w:tc>
          <w:tcPr>
            <w:tcW w:w="403" w:type="dxa"/>
            <w:noWrap/>
            <w:vAlign w:val="bottom"/>
          </w:tcPr>
          <w:p w14:paraId="0C53AC7F" w14:textId="14EFA8D3" w:rsidR="004E3B0A" w:rsidRPr="004E3B0A" w:rsidRDefault="004E3B0A" w:rsidP="004E3B0A">
            <w:pPr>
              <w:spacing w:line="240" w:lineRule="auto"/>
              <w:ind w:firstLine="0"/>
              <w:rPr>
                <w:bCs/>
              </w:rPr>
            </w:pPr>
            <w:r w:rsidRPr="004E3B0A">
              <w:rPr>
                <w:color w:val="000000"/>
              </w:rPr>
              <w:t>4</w:t>
            </w:r>
          </w:p>
        </w:tc>
        <w:tc>
          <w:tcPr>
            <w:tcW w:w="1582" w:type="dxa"/>
            <w:noWrap/>
            <w:vAlign w:val="bottom"/>
          </w:tcPr>
          <w:p w14:paraId="010D4ED8" w14:textId="466D8B71" w:rsidR="004E3B0A" w:rsidRPr="004E3B0A" w:rsidRDefault="004E3B0A" w:rsidP="004E3B0A">
            <w:pPr>
              <w:spacing w:line="240" w:lineRule="auto"/>
              <w:ind w:firstLine="0"/>
              <w:rPr>
                <w:bCs/>
              </w:rPr>
            </w:pPr>
            <w:r w:rsidRPr="004E3B0A">
              <w:rPr>
                <w:color w:val="000000"/>
              </w:rPr>
              <w:t>-15545.3</w:t>
            </w:r>
          </w:p>
        </w:tc>
        <w:tc>
          <w:tcPr>
            <w:tcW w:w="1417" w:type="dxa"/>
            <w:noWrap/>
            <w:vAlign w:val="bottom"/>
          </w:tcPr>
          <w:p w14:paraId="76966B9D" w14:textId="44348643" w:rsidR="004E3B0A" w:rsidRPr="004E3B0A" w:rsidRDefault="004E3B0A" w:rsidP="004E3B0A">
            <w:pPr>
              <w:spacing w:line="240" w:lineRule="auto"/>
              <w:ind w:firstLine="0"/>
              <w:rPr>
                <w:bCs/>
              </w:rPr>
            </w:pPr>
            <w:r w:rsidRPr="004E3B0A">
              <w:rPr>
                <w:color w:val="000000"/>
              </w:rPr>
              <w:t>31098.67</w:t>
            </w:r>
          </w:p>
        </w:tc>
        <w:tc>
          <w:tcPr>
            <w:tcW w:w="1134" w:type="dxa"/>
            <w:noWrap/>
            <w:vAlign w:val="bottom"/>
          </w:tcPr>
          <w:p w14:paraId="03AB5A41" w14:textId="289B2709" w:rsidR="004E3B0A" w:rsidRPr="004E3B0A" w:rsidRDefault="004E3B0A" w:rsidP="004E3B0A">
            <w:pPr>
              <w:spacing w:line="240" w:lineRule="auto"/>
              <w:ind w:firstLine="0"/>
              <w:rPr>
                <w:bCs/>
              </w:rPr>
            </w:pPr>
            <w:r w:rsidRPr="004E3B0A">
              <w:rPr>
                <w:color w:val="000000"/>
              </w:rPr>
              <w:t>11.28273</w:t>
            </w:r>
          </w:p>
        </w:tc>
        <w:tc>
          <w:tcPr>
            <w:tcW w:w="1134" w:type="dxa"/>
            <w:noWrap/>
            <w:vAlign w:val="bottom"/>
          </w:tcPr>
          <w:p w14:paraId="5FB22423" w14:textId="11066E3E" w:rsidR="004E3B0A" w:rsidRPr="004E3B0A" w:rsidRDefault="004E3B0A" w:rsidP="004E3B0A">
            <w:pPr>
              <w:spacing w:line="240" w:lineRule="auto"/>
              <w:ind w:firstLine="0"/>
              <w:rPr>
                <w:bCs/>
              </w:rPr>
            </w:pPr>
            <w:r w:rsidRPr="004E3B0A">
              <w:rPr>
                <w:color w:val="000000"/>
              </w:rPr>
              <w:t>0.001103</w:t>
            </w:r>
          </w:p>
        </w:tc>
      </w:tr>
    </w:tbl>
    <w:p w14:paraId="28D4019E" w14:textId="77777777" w:rsidR="007850C7" w:rsidRDefault="007850C7">
      <w:pPr>
        <w:spacing w:line="240" w:lineRule="auto"/>
        <w:ind w:firstLine="0"/>
      </w:pPr>
    </w:p>
    <w:p w14:paraId="40DE9565" w14:textId="3C2B6480" w:rsidR="00255333" w:rsidRPr="00D11CB9" w:rsidRDefault="009619D4">
      <w:pPr>
        <w:spacing w:line="240" w:lineRule="auto"/>
        <w:ind w:firstLine="0"/>
        <w:rPr>
          <w:b/>
          <w:bCs/>
        </w:rPr>
      </w:pPr>
      <w:r w:rsidRPr="00D11CB9">
        <w:t>Table S11</w:t>
      </w:r>
      <w:r>
        <w:t>c</w:t>
      </w:r>
      <w:r w:rsidRPr="00D11CB9">
        <w:t>:</w:t>
      </w:r>
      <w:r>
        <w:rPr>
          <w:b/>
          <w:bCs/>
        </w:rPr>
        <w:t xml:space="preserve"> </w:t>
      </w:r>
      <w:r w:rsidRPr="00D11CB9">
        <w:t>Model selection table for</w:t>
      </w:r>
      <w:r>
        <w:t xml:space="preserve"> </w:t>
      </w:r>
      <w:r>
        <w:t>t</w:t>
      </w:r>
      <w:r>
        <w:t xml:space="preserve">he </w:t>
      </w:r>
      <w:r>
        <w:t>intensity</w:t>
      </w:r>
      <w:r>
        <w:t xml:space="preserve"> of hunts </w:t>
      </w:r>
      <w:r>
        <w:t>in a</w:t>
      </w:r>
      <w:r>
        <w:t xml:space="preserve"> 24h period</w:t>
      </w:r>
    </w:p>
    <w:tbl>
      <w:tblPr>
        <w:tblStyle w:val="TableGrid"/>
        <w:tblW w:w="15978" w:type="dxa"/>
        <w:tblInd w:w="88"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134"/>
        <w:gridCol w:w="1134"/>
      </w:tblGrid>
      <w:tr w:rsidR="00255333" w:rsidRPr="00B74FD2" w14:paraId="04F2AB0F" w14:textId="77777777" w:rsidTr="00F2182A">
        <w:trPr>
          <w:trHeight w:val="300"/>
        </w:trPr>
        <w:tc>
          <w:tcPr>
            <w:tcW w:w="960" w:type="dxa"/>
            <w:noWrap/>
            <w:hideMark/>
          </w:tcPr>
          <w:p w14:paraId="36160973" w14:textId="77777777" w:rsidR="00255333" w:rsidRPr="00B74FD2" w:rsidRDefault="00255333" w:rsidP="00855F5C">
            <w:pPr>
              <w:spacing w:line="240" w:lineRule="auto"/>
              <w:ind w:firstLine="0"/>
              <w:rPr>
                <w:bCs/>
              </w:rPr>
            </w:pPr>
          </w:p>
        </w:tc>
        <w:tc>
          <w:tcPr>
            <w:tcW w:w="1145" w:type="dxa"/>
            <w:noWrap/>
            <w:hideMark/>
          </w:tcPr>
          <w:p w14:paraId="06755EBE" w14:textId="77777777" w:rsidR="00255333" w:rsidRPr="00B74FD2" w:rsidRDefault="00255333" w:rsidP="00855F5C">
            <w:pPr>
              <w:spacing w:line="240" w:lineRule="auto"/>
              <w:ind w:firstLine="0"/>
              <w:rPr>
                <w:bCs/>
              </w:rPr>
            </w:pPr>
            <w:r>
              <w:rPr>
                <w:bCs/>
              </w:rPr>
              <w:t>Intercept</w:t>
            </w:r>
          </w:p>
        </w:tc>
        <w:tc>
          <w:tcPr>
            <w:tcW w:w="1340" w:type="dxa"/>
            <w:noWrap/>
            <w:hideMark/>
          </w:tcPr>
          <w:p w14:paraId="5FC049F5" w14:textId="7D325C72" w:rsidR="00255333" w:rsidRPr="00B74FD2" w:rsidRDefault="00255333" w:rsidP="00855F5C">
            <w:pPr>
              <w:spacing w:line="240" w:lineRule="auto"/>
              <w:ind w:firstLine="0"/>
              <w:rPr>
                <w:bCs/>
              </w:rPr>
            </w:pPr>
            <w:r>
              <w:rPr>
                <w:bCs/>
              </w:rPr>
              <w:t>Moonlight</w:t>
            </w:r>
          </w:p>
        </w:tc>
        <w:tc>
          <w:tcPr>
            <w:tcW w:w="1340" w:type="dxa"/>
          </w:tcPr>
          <w:p w14:paraId="091AECDE" w14:textId="66F4B553" w:rsidR="00255333" w:rsidRDefault="00255333" w:rsidP="00855F5C">
            <w:pPr>
              <w:spacing w:line="240" w:lineRule="auto"/>
              <w:ind w:firstLine="0"/>
            </w:pPr>
            <w:r>
              <w:t>Temperature</w:t>
            </w:r>
          </w:p>
        </w:tc>
        <w:tc>
          <w:tcPr>
            <w:tcW w:w="1329" w:type="dxa"/>
            <w:noWrap/>
            <w:hideMark/>
          </w:tcPr>
          <w:p w14:paraId="6EE218EA" w14:textId="464423D2" w:rsidR="00255333" w:rsidRPr="00B74FD2" w:rsidRDefault="00F2182A" w:rsidP="00855F5C">
            <w:pPr>
              <w:spacing w:line="240" w:lineRule="auto"/>
              <w:ind w:firstLine="0"/>
              <w:rPr>
                <w:bCs/>
              </w:rPr>
            </w:pPr>
            <w:r>
              <w:t>Rainfall</w:t>
            </w:r>
          </w:p>
        </w:tc>
        <w:tc>
          <w:tcPr>
            <w:tcW w:w="1053" w:type="dxa"/>
            <w:noWrap/>
            <w:hideMark/>
          </w:tcPr>
          <w:p w14:paraId="72E2ABD6" w14:textId="5563E98E" w:rsidR="00255333" w:rsidRPr="00B74FD2" w:rsidRDefault="00F2182A" w:rsidP="00855F5C">
            <w:pPr>
              <w:spacing w:line="240" w:lineRule="auto"/>
              <w:ind w:firstLine="0"/>
              <w:rPr>
                <w:bCs/>
              </w:rPr>
            </w:pPr>
            <w:r>
              <w:rPr>
                <w:bCs/>
              </w:rPr>
              <w:t>Denning</w:t>
            </w:r>
          </w:p>
        </w:tc>
        <w:tc>
          <w:tcPr>
            <w:tcW w:w="1438" w:type="dxa"/>
            <w:noWrap/>
            <w:hideMark/>
          </w:tcPr>
          <w:p w14:paraId="7CE7210E" w14:textId="77777777" w:rsidR="00255333" w:rsidRPr="00B74FD2" w:rsidRDefault="00255333" w:rsidP="00855F5C">
            <w:pPr>
              <w:spacing w:line="240" w:lineRule="auto"/>
              <w:ind w:firstLine="0"/>
              <w:rPr>
                <w:bCs/>
              </w:rPr>
            </w:pPr>
            <w:r>
              <w:rPr>
                <w:bCs/>
              </w:rPr>
              <w:t>Temp:Rain</w:t>
            </w:r>
          </w:p>
        </w:tc>
        <w:tc>
          <w:tcPr>
            <w:tcW w:w="1703" w:type="dxa"/>
          </w:tcPr>
          <w:p w14:paraId="49EC2114" w14:textId="77777777" w:rsidR="00255333" w:rsidRPr="00671662" w:rsidRDefault="00255333" w:rsidP="00855F5C">
            <w:pPr>
              <w:spacing w:line="240" w:lineRule="auto"/>
              <w:ind w:firstLine="0"/>
              <w:rPr>
                <w:bCs/>
              </w:rPr>
            </w:pPr>
            <w:r>
              <w:rPr>
                <w:bCs/>
              </w:rPr>
              <w:t>Temp:Denning</w:t>
            </w:r>
          </w:p>
        </w:tc>
        <w:tc>
          <w:tcPr>
            <w:tcW w:w="403" w:type="dxa"/>
            <w:noWrap/>
            <w:hideMark/>
          </w:tcPr>
          <w:p w14:paraId="02BDD403" w14:textId="77777777" w:rsidR="00255333" w:rsidRPr="00B74FD2" w:rsidRDefault="00255333" w:rsidP="00855F5C">
            <w:pPr>
              <w:spacing w:line="240" w:lineRule="auto"/>
              <w:ind w:firstLine="0"/>
              <w:rPr>
                <w:bCs/>
              </w:rPr>
            </w:pPr>
            <w:r w:rsidRPr="00671662">
              <w:rPr>
                <w:bCs/>
              </w:rPr>
              <w:t>df</w:t>
            </w:r>
          </w:p>
        </w:tc>
        <w:tc>
          <w:tcPr>
            <w:tcW w:w="1582" w:type="dxa"/>
            <w:noWrap/>
            <w:hideMark/>
          </w:tcPr>
          <w:p w14:paraId="477B1F1A" w14:textId="77777777" w:rsidR="00255333" w:rsidRPr="00B74FD2" w:rsidRDefault="00255333" w:rsidP="00855F5C">
            <w:pPr>
              <w:spacing w:line="240" w:lineRule="auto"/>
              <w:ind w:firstLine="0"/>
              <w:rPr>
                <w:bCs/>
              </w:rPr>
            </w:pPr>
            <w:r w:rsidRPr="00671662">
              <w:rPr>
                <w:bCs/>
              </w:rPr>
              <w:t>logLik</w:t>
            </w:r>
          </w:p>
        </w:tc>
        <w:tc>
          <w:tcPr>
            <w:tcW w:w="1417" w:type="dxa"/>
            <w:noWrap/>
            <w:hideMark/>
          </w:tcPr>
          <w:p w14:paraId="59650223" w14:textId="77777777" w:rsidR="00255333" w:rsidRPr="00B74FD2" w:rsidRDefault="00255333" w:rsidP="00855F5C">
            <w:pPr>
              <w:spacing w:line="240" w:lineRule="auto"/>
              <w:ind w:firstLine="0"/>
              <w:rPr>
                <w:bCs/>
              </w:rPr>
            </w:pPr>
            <w:r w:rsidRPr="00671662">
              <w:rPr>
                <w:bCs/>
              </w:rPr>
              <w:t>AICc</w:t>
            </w:r>
          </w:p>
        </w:tc>
        <w:tc>
          <w:tcPr>
            <w:tcW w:w="1134" w:type="dxa"/>
            <w:noWrap/>
            <w:hideMark/>
          </w:tcPr>
          <w:p w14:paraId="130FD375" w14:textId="77777777" w:rsidR="00255333" w:rsidRPr="00B74FD2" w:rsidRDefault="00255333" w:rsidP="00855F5C">
            <w:pPr>
              <w:spacing w:line="240" w:lineRule="auto"/>
              <w:ind w:firstLine="0"/>
              <w:rPr>
                <w:bCs/>
              </w:rPr>
            </w:pPr>
            <w:r w:rsidRPr="00671662">
              <w:rPr>
                <w:bCs/>
              </w:rPr>
              <w:t>delta</w:t>
            </w:r>
          </w:p>
        </w:tc>
        <w:tc>
          <w:tcPr>
            <w:tcW w:w="1134" w:type="dxa"/>
            <w:noWrap/>
            <w:hideMark/>
          </w:tcPr>
          <w:p w14:paraId="612FE1B4" w14:textId="77777777" w:rsidR="00255333" w:rsidRPr="00B74FD2" w:rsidRDefault="00255333" w:rsidP="00855F5C">
            <w:pPr>
              <w:spacing w:line="240" w:lineRule="auto"/>
              <w:ind w:firstLine="0"/>
              <w:rPr>
                <w:bCs/>
              </w:rPr>
            </w:pPr>
            <w:r w:rsidRPr="00671662">
              <w:rPr>
                <w:bCs/>
              </w:rPr>
              <w:t>weight</w:t>
            </w:r>
          </w:p>
        </w:tc>
      </w:tr>
      <w:tr w:rsidR="00F2182A" w:rsidRPr="00B74FD2" w14:paraId="34BFB4A9" w14:textId="77777777" w:rsidTr="00F2182A">
        <w:trPr>
          <w:trHeight w:val="300"/>
        </w:trPr>
        <w:tc>
          <w:tcPr>
            <w:tcW w:w="960" w:type="dxa"/>
            <w:noWrap/>
            <w:vAlign w:val="bottom"/>
            <w:hideMark/>
          </w:tcPr>
          <w:p w14:paraId="6C990ACE" w14:textId="77777777" w:rsidR="00F2182A" w:rsidRPr="007850C7" w:rsidRDefault="00F2182A" w:rsidP="00F2182A">
            <w:pPr>
              <w:spacing w:line="240" w:lineRule="auto"/>
              <w:ind w:firstLine="0"/>
              <w:rPr>
                <w:bCs/>
              </w:rPr>
            </w:pPr>
            <w:r w:rsidRPr="007850C7">
              <w:rPr>
                <w:color w:val="000000"/>
              </w:rPr>
              <w:t>10</w:t>
            </w:r>
          </w:p>
        </w:tc>
        <w:tc>
          <w:tcPr>
            <w:tcW w:w="1145" w:type="dxa"/>
            <w:noWrap/>
            <w:vAlign w:val="bottom"/>
            <w:hideMark/>
          </w:tcPr>
          <w:p w14:paraId="46406F0E" w14:textId="77777777" w:rsidR="00F2182A" w:rsidRPr="007850C7" w:rsidRDefault="00F2182A" w:rsidP="00F2182A">
            <w:pPr>
              <w:spacing w:line="240" w:lineRule="auto"/>
              <w:ind w:firstLine="0"/>
              <w:rPr>
                <w:bCs/>
              </w:rPr>
            </w:pPr>
            <w:r w:rsidRPr="007850C7">
              <w:rPr>
                <w:color w:val="000000"/>
              </w:rPr>
              <w:t>40.29155</w:t>
            </w:r>
          </w:p>
        </w:tc>
        <w:tc>
          <w:tcPr>
            <w:tcW w:w="1340" w:type="dxa"/>
            <w:noWrap/>
            <w:vAlign w:val="bottom"/>
            <w:hideMark/>
          </w:tcPr>
          <w:p w14:paraId="30F14D6B" w14:textId="77777777" w:rsidR="00F2182A" w:rsidRPr="007850C7" w:rsidRDefault="00F2182A" w:rsidP="00F2182A">
            <w:pPr>
              <w:spacing w:line="240" w:lineRule="auto"/>
              <w:ind w:firstLine="0"/>
              <w:rPr>
                <w:bCs/>
              </w:rPr>
            </w:pPr>
            <w:r w:rsidRPr="007850C7">
              <w:rPr>
                <w:color w:val="000000"/>
              </w:rPr>
              <w:t>NA</w:t>
            </w:r>
          </w:p>
        </w:tc>
        <w:tc>
          <w:tcPr>
            <w:tcW w:w="1340" w:type="dxa"/>
            <w:vAlign w:val="bottom"/>
          </w:tcPr>
          <w:p w14:paraId="33C2A246" w14:textId="3B71796F" w:rsidR="00F2182A" w:rsidRPr="007850C7" w:rsidRDefault="00F2182A" w:rsidP="00F2182A">
            <w:pPr>
              <w:spacing w:line="240" w:lineRule="auto"/>
              <w:ind w:firstLine="0"/>
              <w:rPr>
                <w:color w:val="000000"/>
              </w:rPr>
            </w:pPr>
            <w:r w:rsidRPr="007850C7">
              <w:rPr>
                <w:color w:val="000000"/>
              </w:rPr>
              <w:t>NA</w:t>
            </w:r>
          </w:p>
        </w:tc>
        <w:tc>
          <w:tcPr>
            <w:tcW w:w="1329" w:type="dxa"/>
            <w:noWrap/>
            <w:vAlign w:val="bottom"/>
          </w:tcPr>
          <w:p w14:paraId="3433D9D7" w14:textId="6F49E8F3"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4438CA06" w14:textId="38CA9675" w:rsidR="00F2182A" w:rsidRPr="007850C7" w:rsidRDefault="00F2182A" w:rsidP="00F2182A">
            <w:pPr>
              <w:spacing w:line="240" w:lineRule="auto"/>
              <w:ind w:firstLine="0"/>
              <w:rPr>
                <w:bCs/>
              </w:rPr>
            </w:pPr>
            <w:r>
              <w:rPr>
                <w:bCs/>
              </w:rPr>
              <w:t>+</w:t>
            </w:r>
          </w:p>
        </w:tc>
        <w:tc>
          <w:tcPr>
            <w:tcW w:w="1438" w:type="dxa"/>
            <w:noWrap/>
            <w:vAlign w:val="bottom"/>
          </w:tcPr>
          <w:p w14:paraId="51AB1581" w14:textId="623360C0" w:rsidR="00F2182A" w:rsidRPr="007850C7" w:rsidRDefault="00F2182A" w:rsidP="00F2182A">
            <w:pPr>
              <w:spacing w:line="240" w:lineRule="auto"/>
              <w:ind w:firstLine="0"/>
              <w:rPr>
                <w:bCs/>
              </w:rPr>
            </w:pPr>
            <w:r w:rsidRPr="007850C7">
              <w:rPr>
                <w:color w:val="000000"/>
              </w:rPr>
              <w:t>NA</w:t>
            </w:r>
          </w:p>
        </w:tc>
        <w:tc>
          <w:tcPr>
            <w:tcW w:w="1703" w:type="dxa"/>
            <w:vAlign w:val="bottom"/>
          </w:tcPr>
          <w:p w14:paraId="2B64E116" w14:textId="437BB9D5"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581BE00F" w14:textId="77777777" w:rsidR="00F2182A" w:rsidRPr="007850C7" w:rsidRDefault="00F2182A" w:rsidP="00F2182A">
            <w:pPr>
              <w:spacing w:line="240" w:lineRule="auto"/>
              <w:ind w:firstLine="0"/>
              <w:rPr>
                <w:bCs/>
              </w:rPr>
            </w:pPr>
            <w:r w:rsidRPr="007850C7">
              <w:rPr>
                <w:color w:val="000000"/>
              </w:rPr>
              <w:t>4</w:t>
            </w:r>
          </w:p>
        </w:tc>
        <w:tc>
          <w:tcPr>
            <w:tcW w:w="1582" w:type="dxa"/>
            <w:noWrap/>
            <w:vAlign w:val="bottom"/>
            <w:hideMark/>
          </w:tcPr>
          <w:p w14:paraId="406F7BD6" w14:textId="77777777" w:rsidR="00F2182A" w:rsidRPr="007850C7" w:rsidRDefault="00F2182A" w:rsidP="00F2182A">
            <w:pPr>
              <w:spacing w:line="240" w:lineRule="auto"/>
              <w:ind w:firstLine="0"/>
              <w:rPr>
                <w:bCs/>
              </w:rPr>
            </w:pPr>
            <w:r w:rsidRPr="007850C7">
              <w:rPr>
                <w:color w:val="000000"/>
              </w:rPr>
              <w:t>-9913.18</w:t>
            </w:r>
          </w:p>
        </w:tc>
        <w:tc>
          <w:tcPr>
            <w:tcW w:w="1417" w:type="dxa"/>
            <w:noWrap/>
            <w:vAlign w:val="bottom"/>
            <w:hideMark/>
          </w:tcPr>
          <w:p w14:paraId="0FEE9929" w14:textId="77777777" w:rsidR="00F2182A" w:rsidRPr="007850C7" w:rsidRDefault="00F2182A" w:rsidP="00F2182A">
            <w:pPr>
              <w:spacing w:line="240" w:lineRule="auto"/>
              <w:ind w:firstLine="0"/>
              <w:rPr>
                <w:bCs/>
              </w:rPr>
            </w:pPr>
            <w:r w:rsidRPr="007850C7">
              <w:rPr>
                <w:color w:val="000000"/>
              </w:rPr>
              <w:t>19834.38</w:t>
            </w:r>
          </w:p>
        </w:tc>
        <w:tc>
          <w:tcPr>
            <w:tcW w:w="1134" w:type="dxa"/>
            <w:noWrap/>
            <w:vAlign w:val="bottom"/>
            <w:hideMark/>
          </w:tcPr>
          <w:p w14:paraId="4F767A42" w14:textId="77777777" w:rsidR="00F2182A" w:rsidRPr="007850C7" w:rsidRDefault="00F2182A" w:rsidP="00F2182A">
            <w:pPr>
              <w:spacing w:line="240" w:lineRule="auto"/>
              <w:ind w:firstLine="0"/>
              <w:rPr>
                <w:bCs/>
              </w:rPr>
            </w:pPr>
            <w:r w:rsidRPr="007850C7">
              <w:rPr>
                <w:color w:val="000000"/>
              </w:rPr>
              <w:t>0</w:t>
            </w:r>
          </w:p>
        </w:tc>
        <w:tc>
          <w:tcPr>
            <w:tcW w:w="1134" w:type="dxa"/>
            <w:noWrap/>
            <w:vAlign w:val="bottom"/>
            <w:hideMark/>
          </w:tcPr>
          <w:p w14:paraId="0F3D10F1" w14:textId="77777777" w:rsidR="00F2182A" w:rsidRPr="007850C7" w:rsidRDefault="00F2182A" w:rsidP="00F2182A">
            <w:pPr>
              <w:spacing w:line="240" w:lineRule="auto"/>
              <w:ind w:firstLine="0"/>
              <w:rPr>
                <w:bCs/>
              </w:rPr>
            </w:pPr>
            <w:r w:rsidRPr="007850C7">
              <w:rPr>
                <w:color w:val="000000"/>
              </w:rPr>
              <w:t>0.58114</w:t>
            </w:r>
          </w:p>
        </w:tc>
      </w:tr>
      <w:tr w:rsidR="00F2182A" w:rsidRPr="00B74FD2" w14:paraId="32786D14" w14:textId="77777777" w:rsidTr="00F2182A">
        <w:trPr>
          <w:trHeight w:val="300"/>
        </w:trPr>
        <w:tc>
          <w:tcPr>
            <w:tcW w:w="960" w:type="dxa"/>
            <w:noWrap/>
            <w:vAlign w:val="bottom"/>
            <w:hideMark/>
          </w:tcPr>
          <w:p w14:paraId="39827955" w14:textId="77777777" w:rsidR="00F2182A" w:rsidRPr="007850C7" w:rsidRDefault="00F2182A" w:rsidP="00F2182A">
            <w:pPr>
              <w:spacing w:line="240" w:lineRule="auto"/>
              <w:ind w:firstLine="0"/>
              <w:rPr>
                <w:bCs/>
              </w:rPr>
            </w:pPr>
            <w:r w:rsidRPr="007850C7">
              <w:rPr>
                <w:color w:val="000000"/>
              </w:rPr>
              <w:t>8</w:t>
            </w:r>
          </w:p>
        </w:tc>
        <w:tc>
          <w:tcPr>
            <w:tcW w:w="1145" w:type="dxa"/>
            <w:noWrap/>
            <w:vAlign w:val="bottom"/>
            <w:hideMark/>
          </w:tcPr>
          <w:p w14:paraId="5D7585B9" w14:textId="77777777" w:rsidR="00F2182A" w:rsidRPr="007850C7" w:rsidRDefault="00F2182A" w:rsidP="00F2182A">
            <w:pPr>
              <w:spacing w:line="240" w:lineRule="auto"/>
              <w:ind w:firstLine="0"/>
              <w:rPr>
                <w:bCs/>
              </w:rPr>
            </w:pPr>
            <w:r w:rsidRPr="007850C7">
              <w:rPr>
                <w:color w:val="000000"/>
              </w:rPr>
              <w:t>46.48844</w:t>
            </w:r>
          </w:p>
        </w:tc>
        <w:tc>
          <w:tcPr>
            <w:tcW w:w="1340" w:type="dxa"/>
            <w:noWrap/>
            <w:vAlign w:val="bottom"/>
            <w:hideMark/>
          </w:tcPr>
          <w:p w14:paraId="0097EDDE" w14:textId="77777777" w:rsidR="00F2182A" w:rsidRPr="007850C7" w:rsidRDefault="00F2182A" w:rsidP="00F2182A">
            <w:pPr>
              <w:spacing w:line="240" w:lineRule="auto"/>
              <w:ind w:firstLine="0"/>
              <w:rPr>
                <w:bCs/>
              </w:rPr>
            </w:pPr>
            <w:r w:rsidRPr="007850C7">
              <w:rPr>
                <w:color w:val="000000"/>
              </w:rPr>
              <w:t>NA</w:t>
            </w:r>
          </w:p>
        </w:tc>
        <w:tc>
          <w:tcPr>
            <w:tcW w:w="1340" w:type="dxa"/>
            <w:vAlign w:val="bottom"/>
          </w:tcPr>
          <w:p w14:paraId="0D154265" w14:textId="0B4C6B06" w:rsidR="00F2182A" w:rsidRPr="007850C7" w:rsidRDefault="00F2182A" w:rsidP="00F2182A">
            <w:pPr>
              <w:spacing w:line="240" w:lineRule="auto"/>
              <w:ind w:firstLine="0"/>
              <w:rPr>
                <w:color w:val="000000"/>
              </w:rPr>
            </w:pPr>
            <w:r w:rsidRPr="007850C7">
              <w:rPr>
                <w:color w:val="000000"/>
              </w:rPr>
              <w:t>-0.22311</w:t>
            </w:r>
          </w:p>
        </w:tc>
        <w:tc>
          <w:tcPr>
            <w:tcW w:w="1329" w:type="dxa"/>
            <w:noWrap/>
            <w:vAlign w:val="bottom"/>
          </w:tcPr>
          <w:p w14:paraId="5F8D0117" w14:textId="5704B9B5"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3F6FA5F9" w14:textId="4EFAD374" w:rsidR="00F2182A" w:rsidRPr="007850C7" w:rsidRDefault="00F2182A" w:rsidP="00F2182A">
            <w:pPr>
              <w:spacing w:line="240" w:lineRule="auto"/>
              <w:ind w:firstLine="0"/>
              <w:rPr>
                <w:bCs/>
              </w:rPr>
            </w:pPr>
            <w:r>
              <w:rPr>
                <w:bCs/>
              </w:rPr>
              <w:t>+</w:t>
            </w:r>
          </w:p>
        </w:tc>
        <w:tc>
          <w:tcPr>
            <w:tcW w:w="1438" w:type="dxa"/>
            <w:noWrap/>
            <w:vAlign w:val="bottom"/>
          </w:tcPr>
          <w:p w14:paraId="393F25DD" w14:textId="681397DD" w:rsidR="00F2182A" w:rsidRPr="007850C7" w:rsidRDefault="00F2182A" w:rsidP="00F2182A">
            <w:pPr>
              <w:spacing w:line="240" w:lineRule="auto"/>
              <w:ind w:firstLine="0"/>
              <w:rPr>
                <w:bCs/>
              </w:rPr>
            </w:pPr>
            <w:r w:rsidRPr="007850C7">
              <w:rPr>
                <w:color w:val="000000"/>
              </w:rPr>
              <w:t>NA</w:t>
            </w:r>
          </w:p>
        </w:tc>
        <w:tc>
          <w:tcPr>
            <w:tcW w:w="1703" w:type="dxa"/>
            <w:vAlign w:val="bottom"/>
          </w:tcPr>
          <w:p w14:paraId="469C520C" w14:textId="7C9500CF"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76046A20" w14:textId="77777777" w:rsidR="00F2182A" w:rsidRPr="007850C7" w:rsidRDefault="00F2182A" w:rsidP="00F2182A">
            <w:pPr>
              <w:spacing w:line="240" w:lineRule="auto"/>
              <w:ind w:firstLine="0"/>
              <w:rPr>
                <w:bCs/>
              </w:rPr>
            </w:pPr>
            <w:r w:rsidRPr="007850C7">
              <w:rPr>
                <w:color w:val="000000"/>
              </w:rPr>
              <w:t>5</w:t>
            </w:r>
          </w:p>
        </w:tc>
        <w:tc>
          <w:tcPr>
            <w:tcW w:w="1582" w:type="dxa"/>
            <w:noWrap/>
            <w:vAlign w:val="bottom"/>
            <w:hideMark/>
          </w:tcPr>
          <w:p w14:paraId="226850AD" w14:textId="77777777" w:rsidR="00F2182A" w:rsidRPr="007850C7" w:rsidRDefault="00F2182A" w:rsidP="00F2182A">
            <w:pPr>
              <w:spacing w:line="240" w:lineRule="auto"/>
              <w:ind w:firstLine="0"/>
              <w:rPr>
                <w:bCs/>
              </w:rPr>
            </w:pPr>
            <w:r w:rsidRPr="007850C7">
              <w:rPr>
                <w:color w:val="000000"/>
              </w:rPr>
              <w:t>-9912.98</w:t>
            </w:r>
          </w:p>
        </w:tc>
        <w:tc>
          <w:tcPr>
            <w:tcW w:w="1417" w:type="dxa"/>
            <w:noWrap/>
            <w:vAlign w:val="bottom"/>
            <w:hideMark/>
          </w:tcPr>
          <w:p w14:paraId="16EBCADA" w14:textId="77777777" w:rsidR="00F2182A" w:rsidRPr="007850C7" w:rsidRDefault="00F2182A" w:rsidP="00F2182A">
            <w:pPr>
              <w:spacing w:line="240" w:lineRule="auto"/>
              <w:ind w:firstLine="0"/>
              <w:rPr>
                <w:bCs/>
              </w:rPr>
            </w:pPr>
            <w:r w:rsidRPr="007850C7">
              <w:rPr>
                <w:color w:val="000000"/>
              </w:rPr>
              <w:t>19835.99</w:t>
            </w:r>
          </w:p>
        </w:tc>
        <w:tc>
          <w:tcPr>
            <w:tcW w:w="1134" w:type="dxa"/>
            <w:noWrap/>
            <w:vAlign w:val="bottom"/>
            <w:hideMark/>
          </w:tcPr>
          <w:p w14:paraId="6ED1C40A" w14:textId="77777777" w:rsidR="00F2182A" w:rsidRPr="007850C7" w:rsidRDefault="00F2182A" w:rsidP="00F2182A">
            <w:pPr>
              <w:spacing w:line="240" w:lineRule="auto"/>
              <w:ind w:firstLine="0"/>
              <w:rPr>
                <w:bCs/>
              </w:rPr>
            </w:pPr>
            <w:r w:rsidRPr="007850C7">
              <w:rPr>
                <w:color w:val="000000"/>
              </w:rPr>
              <w:t>1.609277</w:t>
            </w:r>
          </w:p>
        </w:tc>
        <w:tc>
          <w:tcPr>
            <w:tcW w:w="1134" w:type="dxa"/>
            <w:noWrap/>
            <w:vAlign w:val="bottom"/>
            <w:hideMark/>
          </w:tcPr>
          <w:p w14:paraId="005AB257" w14:textId="77777777" w:rsidR="00F2182A" w:rsidRPr="007850C7" w:rsidRDefault="00F2182A" w:rsidP="00F2182A">
            <w:pPr>
              <w:spacing w:line="240" w:lineRule="auto"/>
              <w:ind w:firstLine="0"/>
              <w:rPr>
                <w:bCs/>
              </w:rPr>
            </w:pPr>
            <w:r w:rsidRPr="007850C7">
              <w:rPr>
                <w:color w:val="000000"/>
              </w:rPr>
              <w:t>0.259915</w:t>
            </w:r>
          </w:p>
        </w:tc>
      </w:tr>
      <w:tr w:rsidR="00F2182A" w:rsidRPr="00B74FD2" w14:paraId="1C0899CE" w14:textId="77777777" w:rsidTr="00F2182A">
        <w:trPr>
          <w:trHeight w:val="300"/>
        </w:trPr>
        <w:tc>
          <w:tcPr>
            <w:tcW w:w="960" w:type="dxa"/>
            <w:noWrap/>
            <w:vAlign w:val="bottom"/>
            <w:hideMark/>
          </w:tcPr>
          <w:p w14:paraId="50FD57F5" w14:textId="77777777" w:rsidR="00F2182A" w:rsidRPr="007850C7" w:rsidRDefault="00F2182A" w:rsidP="00F2182A">
            <w:pPr>
              <w:spacing w:line="240" w:lineRule="auto"/>
              <w:ind w:firstLine="0"/>
              <w:rPr>
                <w:bCs/>
              </w:rPr>
            </w:pPr>
            <w:r w:rsidRPr="007850C7">
              <w:rPr>
                <w:color w:val="000000"/>
              </w:rPr>
              <w:t>9</w:t>
            </w:r>
          </w:p>
        </w:tc>
        <w:tc>
          <w:tcPr>
            <w:tcW w:w="1145" w:type="dxa"/>
            <w:noWrap/>
            <w:vAlign w:val="bottom"/>
            <w:hideMark/>
          </w:tcPr>
          <w:p w14:paraId="22242301" w14:textId="77777777" w:rsidR="00F2182A" w:rsidRPr="007850C7" w:rsidRDefault="00F2182A" w:rsidP="00F2182A">
            <w:pPr>
              <w:spacing w:line="240" w:lineRule="auto"/>
              <w:ind w:firstLine="0"/>
              <w:rPr>
                <w:bCs/>
              </w:rPr>
            </w:pPr>
            <w:r w:rsidRPr="007850C7">
              <w:rPr>
                <w:color w:val="000000"/>
              </w:rPr>
              <w:t>40.64131</w:t>
            </w:r>
          </w:p>
        </w:tc>
        <w:tc>
          <w:tcPr>
            <w:tcW w:w="1340" w:type="dxa"/>
            <w:noWrap/>
            <w:vAlign w:val="bottom"/>
            <w:hideMark/>
          </w:tcPr>
          <w:p w14:paraId="5F5F9E66" w14:textId="77777777" w:rsidR="00F2182A" w:rsidRPr="007850C7" w:rsidRDefault="00F2182A" w:rsidP="00F2182A">
            <w:pPr>
              <w:spacing w:line="240" w:lineRule="auto"/>
              <w:ind w:firstLine="0"/>
              <w:rPr>
                <w:bCs/>
              </w:rPr>
            </w:pPr>
            <w:r w:rsidRPr="007850C7">
              <w:rPr>
                <w:color w:val="000000"/>
              </w:rPr>
              <w:t>-0.0846</w:t>
            </w:r>
          </w:p>
        </w:tc>
        <w:tc>
          <w:tcPr>
            <w:tcW w:w="1340" w:type="dxa"/>
            <w:vAlign w:val="bottom"/>
          </w:tcPr>
          <w:p w14:paraId="37996E23" w14:textId="0DB2748A" w:rsidR="00F2182A" w:rsidRPr="007850C7" w:rsidRDefault="00F2182A" w:rsidP="00F2182A">
            <w:pPr>
              <w:spacing w:line="240" w:lineRule="auto"/>
              <w:ind w:firstLine="0"/>
              <w:rPr>
                <w:color w:val="000000"/>
              </w:rPr>
            </w:pPr>
            <w:r w:rsidRPr="007850C7">
              <w:rPr>
                <w:color w:val="000000"/>
              </w:rPr>
              <w:t>NA</w:t>
            </w:r>
          </w:p>
        </w:tc>
        <w:tc>
          <w:tcPr>
            <w:tcW w:w="1329" w:type="dxa"/>
            <w:noWrap/>
            <w:vAlign w:val="bottom"/>
          </w:tcPr>
          <w:p w14:paraId="724CA25E" w14:textId="4122553D"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00FDDEE6" w14:textId="078EF7E3" w:rsidR="00F2182A" w:rsidRPr="007850C7" w:rsidRDefault="00F2182A" w:rsidP="00F2182A">
            <w:pPr>
              <w:spacing w:line="240" w:lineRule="auto"/>
              <w:ind w:firstLine="0"/>
              <w:rPr>
                <w:bCs/>
              </w:rPr>
            </w:pPr>
            <w:r>
              <w:rPr>
                <w:bCs/>
              </w:rPr>
              <w:t>+</w:t>
            </w:r>
          </w:p>
        </w:tc>
        <w:tc>
          <w:tcPr>
            <w:tcW w:w="1438" w:type="dxa"/>
            <w:noWrap/>
            <w:vAlign w:val="bottom"/>
          </w:tcPr>
          <w:p w14:paraId="265CBCA7" w14:textId="52B5EBA0" w:rsidR="00F2182A" w:rsidRPr="007850C7" w:rsidRDefault="00F2182A" w:rsidP="00F2182A">
            <w:pPr>
              <w:spacing w:line="240" w:lineRule="auto"/>
              <w:ind w:firstLine="0"/>
              <w:rPr>
                <w:bCs/>
              </w:rPr>
            </w:pPr>
            <w:r w:rsidRPr="007850C7">
              <w:rPr>
                <w:color w:val="000000"/>
              </w:rPr>
              <w:t>NA</w:t>
            </w:r>
          </w:p>
        </w:tc>
        <w:tc>
          <w:tcPr>
            <w:tcW w:w="1703" w:type="dxa"/>
            <w:vAlign w:val="bottom"/>
          </w:tcPr>
          <w:p w14:paraId="4EBE14C1" w14:textId="7B4CFCA2"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6D2F1D65" w14:textId="77777777" w:rsidR="00F2182A" w:rsidRPr="007850C7" w:rsidRDefault="00F2182A" w:rsidP="00F2182A">
            <w:pPr>
              <w:spacing w:line="240" w:lineRule="auto"/>
              <w:ind w:firstLine="0"/>
              <w:rPr>
                <w:bCs/>
              </w:rPr>
            </w:pPr>
            <w:r w:rsidRPr="007850C7">
              <w:rPr>
                <w:color w:val="000000"/>
              </w:rPr>
              <w:t>5</w:t>
            </w:r>
          </w:p>
        </w:tc>
        <w:tc>
          <w:tcPr>
            <w:tcW w:w="1582" w:type="dxa"/>
            <w:noWrap/>
            <w:vAlign w:val="bottom"/>
            <w:hideMark/>
          </w:tcPr>
          <w:p w14:paraId="438795CA" w14:textId="77777777" w:rsidR="00F2182A" w:rsidRPr="007850C7" w:rsidRDefault="00F2182A" w:rsidP="00F2182A">
            <w:pPr>
              <w:spacing w:line="240" w:lineRule="auto"/>
              <w:ind w:firstLine="0"/>
              <w:rPr>
                <w:bCs/>
              </w:rPr>
            </w:pPr>
            <w:r w:rsidRPr="007850C7">
              <w:rPr>
                <w:color w:val="000000"/>
              </w:rPr>
              <w:t>-9914.18</w:t>
            </w:r>
          </w:p>
        </w:tc>
        <w:tc>
          <w:tcPr>
            <w:tcW w:w="1417" w:type="dxa"/>
            <w:noWrap/>
            <w:vAlign w:val="bottom"/>
            <w:hideMark/>
          </w:tcPr>
          <w:p w14:paraId="438A4804" w14:textId="77777777" w:rsidR="00F2182A" w:rsidRPr="007850C7" w:rsidRDefault="00F2182A" w:rsidP="00F2182A">
            <w:pPr>
              <w:spacing w:line="240" w:lineRule="auto"/>
              <w:ind w:firstLine="0"/>
              <w:rPr>
                <w:bCs/>
              </w:rPr>
            </w:pPr>
            <w:r w:rsidRPr="007850C7">
              <w:rPr>
                <w:color w:val="000000"/>
              </w:rPr>
              <w:t>19838.39</w:t>
            </w:r>
          </w:p>
        </w:tc>
        <w:tc>
          <w:tcPr>
            <w:tcW w:w="1134" w:type="dxa"/>
            <w:noWrap/>
            <w:vAlign w:val="bottom"/>
            <w:hideMark/>
          </w:tcPr>
          <w:p w14:paraId="2AF98EEE" w14:textId="77777777" w:rsidR="00F2182A" w:rsidRPr="007850C7" w:rsidRDefault="00F2182A" w:rsidP="00F2182A">
            <w:pPr>
              <w:spacing w:line="240" w:lineRule="auto"/>
              <w:ind w:firstLine="0"/>
              <w:rPr>
                <w:bCs/>
              </w:rPr>
            </w:pPr>
            <w:r w:rsidRPr="007850C7">
              <w:rPr>
                <w:color w:val="000000"/>
              </w:rPr>
              <w:t>4.013067</w:t>
            </w:r>
          </w:p>
        </w:tc>
        <w:tc>
          <w:tcPr>
            <w:tcW w:w="1134" w:type="dxa"/>
            <w:noWrap/>
            <w:vAlign w:val="bottom"/>
            <w:hideMark/>
          </w:tcPr>
          <w:p w14:paraId="42ED1342" w14:textId="77777777" w:rsidR="00F2182A" w:rsidRPr="007850C7" w:rsidRDefault="00F2182A" w:rsidP="00F2182A">
            <w:pPr>
              <w:spacing w:line="240" w:lineRule="auto"/>
              <w:ind w:firstLine="0"/>
              <w:rPr>
                <w:bCs/>
              </w:rPr>
            </w:pPr>
            <w:r w:rsidRPr="007850C7">
              <w:rPr>
                <w:color w:val="000000"/>
              </w:rPr>
              <w:t>0.078137</w:t>
            </w:r>
          </w:p>
        </w:tc>
      </w:tr>
      <w:tr w:rsidR="00F2182A" w:rsidRPr="00B74FD2" w14:paraId="1FE96CF3" w14:textId="77777777" w:rsidTr="00F2182A">
        <w:trPr>
          <w:trHeight w:val="300"/>
        </w:trPr>
        <w:tc>
          <w:tcPr>
            <w:tcW w:w="960" w:type="dxa"/>
            <w:noWrap/>
            <w:vAlign w:val="bottom"/>
            <w:hideMark/>
          </w:tcPr>
          <w:p w14:paraId="11012A9D" w14:textId="77777777" w:rsidR="00F2182A" w:rsidRPr="007850C7" w:rsidRDefault="00F2182A" w:rsidP="00F2182A">
            <w:pPr>
              <w:spacing w:line="240" w:lineRule="auto"/>
              <w:ind w:firstLine="0"/>
              <w:rPr>
                <w:bCs/>
              </w:rPr>
            </w:pPr>
            <w:r w:rsidRPr="007850C7">
              <w:rPr>
                <w:color w:val="000000"/>
              </w:rPr>
              <w:t>7</w:t>
            </w:r>
          </w:p>
        </w:tc>
        <w:tc>
          <w:tcPr>
            <w:tcW w:w="1145" w:type="dxa"/>
            <w:noWrap/>
            <w:vAlign w:val="bottom"/>
            <w:hideMark/>
          </w:tcPr>
          <w:p w14:paraId="74CC740B" w14:textId="77777777" w:rsidR="00F2182A" w:rsidRPr="007850C7" w:rsidRDefault="00F2182A" w:rsidP="00F2182A">
            <w:pPr>
              <w:spacing w:line="240" w:lineRule="auto"/>
              <w:ind w:firstLine="0"/>
              <w:rPr>
                <w:bCs/>
              </w:rPr>
            </w:pPr>
            <w:r w:rsidRPr="007850C7">
              <w:rPr>
                <w:color w:val="000000"/>
              </w:rPr>
              <w:t>47.02198</w:t>
            </w:r>
          </w:p>
        </w:tc>
        <w:tc>
          <w:tcPr>
            <w:tcW w:w="1340" w:type="dxa"/>
            <w:noWrap/>
            <w:vAlign w:val="bottom"/>
            <w:hideMark/>
          </w:tcPr>
          <w:p w14:paraId="628CADE0" w14:textId="77777777" w:rsidR="00F2182A" w:rsidRPr="007850C7" w:rsidRDefault="00F2182A" w:rsidP="00F2182A">
            <w:pPr>
              <w:spacing w:line="240" w:lineRule="auto"/>
              <w:ind w:firstLine="0"/>
              <w:rPr>
                <w:bCs/>
              </w:rPr>
            </w:pPr>
            <w:r w:rsidRPr="007850C7">
              <w:rPr>
                <w:color w:val="000000"/>
              </w:rPr>
              <w:t>-0.0883</w:t>
            </w:r>
          </w:p>
        </w:tc>
        <w:tc>
          <w:tcPr>
            <w:tcW w:w="1340" w:type="dxa"/>
            <w:vAlign w:val="bottom"/>
          </w:tcPr>
          <w:p w14:paraId="7E223863" w14:textId="122D7DD2" w:rsidR="00F2182A" w:rsidRPr="007850C7" w:rsidRDefault="00F2182A" w:rsidP="00F2182A">
            <w:pPr>
              <w:spacing w:line="240" w:lineRule="auto"/>
              <w:ind w:firstLine="0"/>
              <w:rPr>
                <w:color w:val="000000"/>
              </w:rPr>
            </w:pPr>
            <w:r w:rsidRPr="007850C7">
              <w:rPr>
                <w:color w:val="000000"/>
              </w:rPr>
              <w:t>-0.22918</w:t>
            </w:r>
          </w:p>
        </w:tc>
        <w:tc>
          <w:tcPr>
            <w:tcW w:w="1329" w:type="dxa"/>
            <w:noWrap/>
            <w:vAlign w:val="bottom"/>
          </w:tcPr>
          <w:p w14:paraId="49F74929" w14:textId="1D2ED7C7"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2EBE7B1E" w14:textId="12C884C7" w:rsidR="00F2182A" w:rsidRPr="007850C7" w:rsidRDefault="00F2182A" w:rsidP="00F2182A">
            <w:pPr>
              <w:spacing w:line="240" w:lineRule="auto"/>
              <w:ind w:firstLine="0"/>
              <w:rPr>
                <w:bCs/>
              </w:rPr>
            </w:pPr>
            <w:r>
              <w:rPr>
                <w:bCs/>
              </w:rPr>
              <w:t>+</w:t>
            </w:r>
          </w:p>
        </w:tc>
        <w:tc>
          <w:tcPr>
            <w:tcW w:w="1438" w:type="dxa"/>
            <w:noWrap/>
            <w:vAlign w:val="bottom"/>
          </w:tcPr>
          <w:p w14:paraId="5C8603D7" w14:textId="281D3A02" w:rsidR="00F2182A" w:rsidRPr="007850C7" w:rsidRDefault="00F2182A" w:rsidP="00F2182A">
            <w:pPr>
              <w:spacing w:line="240" w:lineRule="auto"/>
              <w:ind w:firstLine="0"/>
              <w:rPr>
                <w:bCs/>
              </w:rPr>
            </w:pPr>
            <w:r w:rsidRPr="007850C7">
              <w:rPr>
                <w:color w:val="000000"/>
              </w:rPr>
              <w:t>NA</w:t>
            </w:r>
          </w:p>
        </w:tc>
        <w:tc>
          <w:tcPr>
            <w:tcW w:w="1703" w:type="dxa"/>
            <w:vAlign w:val="bottom"/>
          </w:tcPr>
          <w:p w14:paraId="1C4E360F" w14:textId="5384C15F"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7F7CA6F3" w14:textId="77777777" w:rsidR="00F2182A" w:rsidRPr="007850C7" w:rsidRDefault="00F2182A" w:rsidP="00F2182A">
            <w:pPr>
              <w:spacing w:line="240" w:lineRule="auto"/>
              <w:ind w:firstLine="0"/>
              <w:rPr>
                <w:bCs/>
              </w:rPr>
            </w:pPr>
            <w:r w:rsidRPr="007850C7">
              <w:rPr>
                <w:color w:val="000000"/>
              </w:rPr>
              <w:t>6</w:t>
            </w:r>
          </w:p>
        </w:tc>
        <w:tc>
          <w:tcPr>
            <w:tcW w:w="1582" w:type="dxa"/>
            <w:noWrap/>
            <w:vAlign w:val="bottom"/>
            <w:hideMark/>
          </w:tcPr>
          <w:p w14:paraId="6C1DBFBF" w14:textId="77777777" w:rsidR="00F2182A" w:rsidRPr="007850C7" w:rsidRDefault="00F2182A" w:rsidP="00F2182A">
            <w:pPr>
              <w:spacing w:line="240" w:lineRule="auto"/>
              <w:ind w:firstLine="0"/>
              <w:rPr>
                <w:bCs/>
              </w:rPr>
            </w:pPr>
            <w:r w:rsidRPr="007850C7">
              <w:rPr>
                <w:color w:val="000000"/>
              </w:rPr>
              <w:t>-9913.92</w:t>
            </w:r>
          </w:p>
        </w:tc>
        <w:tc>
          <w:tcPr>
            <w:tcW w:w="1417" w:type="dxa"/>
            <w:noWrap/>
            <w:vAlign w:val="bottom"/>
            <w:hideMark/>
          </w:tcPr>
          <w:p w14:paraId="4C51EBCF" w14:textId="77777777" w:rsidR="00F2182A" w:rsidRPr="007850C7" w:rsidRDefault="00F2182A" w:rsidP="00F2182A">
            <w:pPr>
              <w:spacing w:line="240" w:lineRule="auto"/>
              <w:ind w:firstLine="0"/>
              <w:rPr>
                <w:bCs/>
              </w:rPr>
            </w:pPr>
            <w:r w:rsidRPr="007850C7">
              <w:rPr>
                <w:color w:val="000000"/>
              </w:rPr>
              <w:t>19839.87</w:t>
            </w:r>
          </w:p>
        </w:tc>
        <w:tc>
          <w:tcPr>
            <w:tcW w:w="1134" w:type="dxa"/>
            <w:noWrap/>
            <w:vAlign w:val="bottom"/>
            <w:hideMark/>
          </w:tcPr>
          <w:p w14:paraId="7DD053EA" w14:textId="77777777" w:rsidR="00F2182A" w:rsidRPr="007850C7" w:rsidRDefault="00F2182A" w:rsidP="00F2182A">
            <w:pPr>
              <w:spacing w:line="240" w:lineRule="auto"/>
              <w:ind w:firstLine="0"/>
              <w:rPr>
                <w:bCs/>
              </w:rPr>
            </w:pPr>
            <w:r w:rsidRPr="007850C7">
              <w:rPr>
                <w:color w:val="000000"/>
              </w:rPr>
              <w:t>5.489673</w:t>
            </w:r>
          </w:p>
        </w:tc>
        <w:tc>
          <w:tcPr>
            <w:tcW w:w="1134" w:type="dxa"/>
            <w:noWrap/>
            <w:vAlign w:val="bottom"/>
            <w:hideMark/>
          </w:tcPr>
          <w:p w14:paraId="3C30318B" w14:textId="77777777" w:rsidR="00F2182A" w:rsidRPr="007850C7" w:rsidRDefault="00F2182A" w:rsidP="00F2182A">
            <w:pPr>
              <w:spacing w:line="240" w:lineRule="auto"/>
              <w:ind w:firstLine="0"/>
              <w:rPr>
                <w:bCs/>
              </w:rPr>
            </w:pPr>
            <w:r w:rsidRPr="007850C7">
              <w:rPr>
                <w:color w:val="000000"/>
              </w:rPr>
              <w:t>0.037343</w:t>
            </w:r>
          </w:p>
        </w:tc>
      </w:tr>
      <w:tr w:rsidR="00F2182A" w:rsidRPr="00B74FD2" w14:paraId="2604C7CF" w14:textId="77777777" w:rsidTr="00F2182A">
        <w:trPr>
          <w:trHeight w:val="300"/>
        </w:trPr>
        <w:tc>
          <w:tcPr>
            <w:tcW w:w="960" w:type="dxa"/>
            <w:noWrap/>
            <w:vAlign w:val="bottom"/>
            <w:hideMark/>
          </w:tcPr>
          <w:p w14:paraId="59057CBE" w14:textId="77777777" w:rsidR="00F2182A" w:rsidRPr="007850C7" w:rsidRDefault="00F2182A" w:rsidP="00F2182A">
            <w:pPr>
              <w:spacing w:line="240" w:lineRule="auto"/>
              <w:ind w:firstLine="0"/>
              <w:rPr>
                <w:bCs/>
              </w:rPr>
            </w:pPr>
            <w:r w:rsidRPr="007850C7">
              <w:rPr>
                <w:color w:val="000000"/>
              </w:rPr>
              <w:t>3</w:t>
            </w:r>
          </w:p>
        </w:tc>
        <w:tc>
          <w:tcPr>
            <w:tcW w:w="1145" w:type="dxa"/>
            <w:noWrap/>
            <w:vAlign w:val="bottom"/>
            <w:hideMark/>
          </w:tcPr>
          <w:p w14:paraId="428F7664" w14:textId="77777777" w:rsidR="00F2182A" w:rsidRPr="007850C7" w:rsidRDefault="00F2182A" w:rsidP="00F2182A">
            <w:pPr>
              <w:spacing w:line="240" w:lineRule="auto"/>
              <w:ind w:firstLine="0"/>
              <w:rPr>
                <w:bCs/>
              </w:rPr>
            </w:pPr>
            <w:r w:rsidRPr="007850C7">
              <w:rPr>
                <w:color w:val="000000"/>
              </w:rPr>
              <w:t>47.59744</w:t>
            </w:r>
          </w:p>
        </w:tc>
        <w:tc>
          <w:tcPr>
            <w:tcW w:w="1340" w:type="dxa"/>
            <w:noWrap/>
            <w:vAlign w:val="bottom"/>
            <w:hideMark/>
          </w:tcPr>
          <w:p w14:paraId="14BDAD5A" w14:textId="77777777" w:rsidR="00F2182A" w:rsidRPr="007850C7" w:rsidRDefault="00F2182A" w:rsidP="00F2182A">
            <w:pPr>
              <w:spacing w:line="240" w:lineRule="auto"/>
              <w:ind w:firstLine="0"/>
              <w:rPr>
                <w:bCs/>
              </w:rPr>
            </w:pPr>
            <w:r w:rsidRPr="007850C7">
              <w:rPr>
                <w:color w:val="000000"/>
              </w:rPr>
              <w:t>NA</w:t>
            </w:r>
          </w:p>
        </w:tc>
        <w:tc>
          <w:tcPr>
            <w:tcW w:w="1340" w:type="dxa"/>
            <w:vAlign w:val="bottom"/>
          </w:tcPr>
          <w:p w14:paraId="4F217A8F" w14:textId="764090CA" w:rsidR="00F2182A" w:rsidRPr="007850C7" w:rsidRDefault="00F2182A" w:rsidP="00F2182A">
            <w:pPr>
              <w:spacing w:line="240" w:lineRule="auto"/>
              <w:ind w:firstLine="0"/>
              <w:rPr>
                <w:color w:val="000000"/>
              </w:rPr>
            </w:pPr>
            <w:r w:rsidRPr="007850C7">
              <w:rPr>
                <w:color w:val="000000"/>
              </w:rPr>
              <w:t>-0.25804</w:t>
            </w:r>
          </w:p>
        </w:tc>
        <w:tc>
          <w:tcPr>
            <w:tcW w:w="1329" w:type="dxa"/>
            <w:noWrap/>
            <w:vAlign w:val="bottom"/>
          </w:tcPr>
          <w:p w14:paraId="4BB01310" w14:textId="341E11BC"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3CD81D96" w14:textId="0E582B14" w:rsidR="00F2182A" w:rsidRPr="007850C7" w:rsidRDefault="00F2182A" w:rsidP="00F2182A">
            <w:pPr>
              <w:spacing w:line="240" w:lineRule="auto"/>
              <w:ind w:firstLine="0"/>
              <w:rPr>
                <w:bCs/>
              </w:rPr>
            </w:pPr>
            <w:r>
              <w:rPr>
                <w:bCs/>
              </w:rPr>
              <w:t>NA</w:t>
            </w:r>
          </w:p>
        </w:tc>
        <w:tc>
          <w:tcPr>
            <w:tcW w:w="1438" w:type="dxa"/>
            <w:noWrap/>
            <w:vAlign w:val="bottom"/>
          </w:tcPr>
          <w:p w14:paraId="49F3D5FD" w14:textId="04473340" w:rsidR="00F2182A" w:rsidRPr="007850C7" w:rsidRDefault="00F2182A" w:rsidP="00F2182A">
            <w:pPr>
              <w:spacing w:line="240" w:lineRule="auto"/>
              <w:ind w:firstLine="0"/>
              <w:rPr>
                <w:bCs/>
              </w:rPr>
            </w:pPr>
            <w:r w:rsidRPr="007850C7">
              <w:rPr>
                <w:color w:val="000000"/>
              </w:rPr>
              <w:t>NA</w:t>
            </w:r>
          </w:p>
        </w:tc>
        <w:tc>
          <w:tcPr>
            <w:tcW w:w="1703" w:type="dxa"/>
            <w:vAlign w:val="bottom"/>
          </w:tcPr>
          <w:p w14:paraId="2A65243A" w14:textId="26FB305B"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052B8C55" w14:textId="77777777" w:rsidR="00F2182A" w:rsidRPr="007850C7" w:rsidRDefault="00F2182A" w:rsidP="00F2182A">
            <w:pPr>
              <w:spacing w:line="240" w:lineRule="auto"/>
              <w:ind w:firstLine="0"/>
              <w:rPr>
                <w:bCs/>
              </w:rPr>
            </w:pPr>
            <w:r w:rsidRPr="007850C7">
              <w:rPr>
                <w:color w:val="000000"/>
              </w:rPr>
              <w:t>4</w:t>
            </w:r>
          </w:p>
        </w:tc>
        <w:tc>
          <w:tcPr>
            <w:tcW w:w="1582" w:type="dxa"/>
            <w:noWrap/>
            <w:vAlign w:val="bottom"/>
            <w:hideMark/>
          </w:tcPr>
          <w:p w14:paraId="72B34263" w14:textId="77777777" w:rsidR="00F2182A" w:rsidRPr="007850C7" w:rsidRDefault="00F2182A" w:rsidP="00F2182A">
            <w:pPr>
              <w:spacing w:line="240" w:lineRule="auto"/>
              <w:ind w:firstLine="0"/>
              <w:rPr>
                <w:bCs/>
              </w:rPr>
            </w:pPr>
            <w:r w:rsidRPr="007850C7">
              <w:rPr>
                <w:color w:val="000000"/>
              </w:rPr>
              <w:t>-9916.12</w:t>
            </w:r>
          </w:p>
        </w:tc>
        <w:tc>
          <w:tcPr>
            <w:tcW w:w="1417" w:type="dxa"/>
            <w:noWrap/>
            <w:vAlign w:val="bottom"/>
            <w:hideMark/>
          </w:tcPr>
          <w:p w14:paraId="6206C1EE" w14:textId="77777777" w:rsidR="00F2182A" w:rsidRPr="007850C7" w:rsidRDefault="00F2182A" w:rsidP="00F2182A">
            <w:pPr>
              <w:spacing w:line="240" w:lineRule="auto"/>
              <w:ind w:firstLine="0"/>
              <w:rPr>
                <w:bCs/>
              </w:rPr>
            </w:pPr>
            <w:r w:rsidRPr="007850C7">
              <w:rPr>
                <w:color w:val="000000"/>
              </w:rPr>
              <w:t>19840.26</w:t>
            </w:r>
          </w:p>
        </w:tc>
        <w:tc>
          <w:tcPr>
            <w:tcW w:w="1134" w:type="dxa"/>
            <w:noWrap/>
            <w:vAlign w:val="bottom"/>
            <w:hideMark/>
          </w:tcPr>
          <w:p w14:paraId="384AABF1" w14:textId="77777777" w:rsidR="00F2182A" w:rsidRPr="007850C7" w:rsidRDefault="00F2182A" w:rsidP="00F2182A">
            <w:pPr>
              <w:spacing w:line="240" w:lineRule="auto"/>
              <w:ind w:firstLine="0"/>
              <w:rPr>
                <w:bCs/>
              </w:rPr>
            </w:pPr>
            <w:r w:rsidRPr="007850C7">
              <w:rPr>
                <w:color w:val="000000"/>
              </w:rPr>
              <w:t>5.883062</w:t>
            </w:r>
          </w:p>
        </w:tc>
        <w:tc>
          <w:tcPr>
            <w:tcW w:w="1134" w:type="dxa"/>
            <w:noWrap/>
            <w:vAlign w:val="bottom"/>
            <w:hideMark/>
          </w:tcPr>
          <w:p w14:paraId="23B30648" w14:textId="77777777" w:rsidR="00F2182A" w:rsidRPr="007850C7" w:rsidRDefault="00F2182A" w:rsidP="00F2182A">
            <w:pPr>
              <w:spacing w:line="240" w:lineRule="auto"/>
              <w:ind w:firstLine="0"/>
              <w:rPr>
                <w:bCs/>
              </w:rPr>
            </w:pPr>
            <w:r w:rsidRPr="007850C7">
              <w:rPr>
                <w:color w:val="000000"/>
              </w:rPr>
              <w:t>0.030675</w:t>
            </w:r>
          </w:p>
        </w:tc>
      </w:tr>
      <w:tr w:rsidR="00F2182A" w:rsidRPr="00B74FD2" w14:paraId="63F653F5" w14:textId="77777777" w:rsidTr="00F2182A">
        <w:trPr>
          <w:trHeight w:val="300"/>
        </w:trPr>
        <w:tc>
          <w:tcPr>
            <w:tcW w:w="960" w:type="dxa"/>
            <w:noWrap/>
            <w:vAlign w:val="bottom"/>
            <w:hideMark/>
          </w:tcPr>
          <w:p w14:paraId="207206E6" w14:textId="77777777" w:rsidR="00F2182A" w:rsidRPr="007850C7" w:rsidRDefault="00F2182A" w:rsidP="00F2182A">
            <w:pPr>
              <w:spacing w:line="240" w:lineRule="auto"/>
              <w:ind w:firstLine="0"/>
              <w:rPr>
                <w:bCs/>
              </w:rPr>
            </w:pPr>
            <w:r w:rsidRPr="007850C7">
              <w:rPr>
                <w:color w:val="000000"/>
              </w:rPr>
              <w:t>2</w:t>
            </w:r>
          </w:p>
        </w:tc>
        <w:tc>
          <w:tcPr>
            <w:tcW w:w="1145" w:type="dxa"/>
            <w:noWrap/>
            <w:vAlign w:val="bottom"/>
            <w:hideMark/>
          </w:tcPr>
          <w:p w14:paraId="517F6FF5" w14:textId="77777777" w:rsidR="00F2182A" w:rsidRPr="007850C7" w:rsidRDefault="00F2182A" w:rsidP="00F2182A">
            <w:pPr>
              <w:spacing w:line="240" w:lineRule="auto"/>
              <w:ind w:firstLine="0"/>
              <w:rPr>
                <w:bCs/>
              </w:rPr>
            </w:pPr>
            <w:r w:rsidRPr="007850C7">
              <w:rPr>
                <w:color w:val="000000"/>
              </w:rPr>
              <w:t>40.82703</w:t>
            </w:r>
          </w:p>
        </w:tc>
        <w:tc>
          <w:tcPr>
            <w:tcW w:w="1340" w:type="dxa"/>
            <w:noWrap/>
            <w:vAlign w:val="bottom"/>
            <w:hideMark/>
          </w:tcPr>
          <w:p w14:paraId="20F6F202" w14:textId="77777777" w:rsidR="00F2182A" w:rsidRPr="007850C7" w:rsidRDefault="00F2182A" w:rsidP="00F2182A">
            <w:pPr>
              <w:spacing w:line="240" w:lineRule="auto"/>
              <w:ind w:firstLine="0"/>
              <w:rPr>
                <w:bCs/>
              </w:rPr>
            </w:pPr>
            <w:r w:rsidRPr="007850C7">
              <w:rPr>
                <w:color w:val="000000"/>
              </w:rPr>
              <w:t>-0.09384</w:t>
            </w:r>
          </w:p>
        </w:tc>
        <w:tc>
          <w:tcPr>
            <w:tcW w:w="1340" w:type="dxa"/>
            <w:vAlign w:val="bottom"/>
          </w:tcPr>
          <w:p w14:paraId="6992E901" w14:textId="25FF9BBB" w:rsidR="00F2182A" w:rsidRPr="007850C7" w:rsidRDefault="00F2182A" w:rsidP="00F2182A">
            <w:pPr>
              <w:spacing w:line="240" w:lineRule="auto"/>
              <w:ind w:firstLine="0"/>
              <w:rPr>
                <w:color w:val="000000"/>
              </w:rPr>
            </w:pPr>
            <w:r w:rsidRPr="007850C7">
              <w:rPr>
                <w:color w:val="000000"/>
              </w:rPr>
              <w:t>NA</w:t>
            </w:r>
          </w:p>
        </w:tc>
        <w:tc>
          <w:tcPr>
            <w:tcW w:w="1329" w:type="dxa"/>
            <w:noWrap/>
            <w:vAlign w:val="bottom"/>
          </w:tcPr>
          <w:p w14:paraId="3CAEEEB3" w14:textId="5C142240"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1E0816CE" w14:textId="34615646" w:rsidR="00F2182A" w:rsidRPr="007850C7" w:rsidRDefault="00F2182A" w:rsidP="00F2182A">
            <w:pPr>
              <w:spacing w:line="240" w:lineRule="auto"/>
              <w:ind w:firstLine="0"/>
              <w:rPr>
                <w:bCs/>
              </w:rPr>
            </w:pPr>
            <w:r>
              <w:rPr>
                <w:bCs/>
              </w:rPr>
              <w:t>NA</w:t>
            </w:r>
          </w:p>
        </w:tc>
        <w:tc>
          <w:tcPr>
            <w:tcW w:w="1438" w:type="dxa"/>
            <w:noWrap/>
            <w:vAlign w:val="bottom"/>
          </w:tcPr>
          <w:p w14:paraId="375FA525" w14:textId="3A85CD88" w:rsidR="00F2182A" w:rsidRPr="007850C7" w:rsidRDefault="00F2182A" w:rsidP="00F2182A">
            <w:pPr>
              <w:spacing w:line="240" w:lineRule="auto"/>
              <w:ind w:firstLine="0"/>
              <w:rPr>
                <w:bCs/>
              </w:rPr>
            </w:pPr>
            <w:r w:rsidRPr="007850C7">
              <w:rPr>
                <w:color w:val="000000"/>
              </w:rPr>
              <w:t>NA</w:t>
            </w:r>
          </w:p>
        </w:tc>
        <w:tc>
          <w:tcPr>
            <w:tcW w:w="1703" w:type="dxa"/>
            <w:vAlign w:val="bottom"/>
          </w:tcPr>
          <w:p w14:paraId="6B4F3AC8" w14:textId="0D7ADA8B"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598EE94A" w14:textId="77777777" w:rsidR="00F2182A" w:rsidRPr="007850C7" w:rsidRDefault="00F2182A" w:rsidP="00F2182A">
            <w:pPr>
              <w:spacing w:line="240" w:lineRule="auto"/>
              <w:ind w:firstLine="0"/>
              <w:rPr>
                <w:bCs/>
              </w:rPr>
            </w:pPr>
            <w:r w:rsidRPr="007850C7">
              <w:rPr>
                <w:color w:val="000000"/>
              </w:rPr>
              <w:t>4</w:t>
            </w:r>
          </w:p>
        </w:tc>
        <w:tc>
          <w:tcPr>
            <w:tcW w:w="1582" w:type="dxa"/>
            <w:noWrap/>
            <w:vAlign w:val="bottom"/>
            <w:hideMark/>
          </w:tcPr>
          <w:p w14:paraId="5A98A59B" w14:textId="77777777" w:rsidR="00F2182A" w:rsidRPr="007850C7" w:rsidRDefault="00F2182A" w:rsidP="00F2182A">
            <w:pPr>
              <w:spacing w:line="240" w:lineRule="auto"/>
              <w:ind w:firstLine="0"/>
              <w:rPr>
                <w:bCs/>
              </w:rPr>
            </w:pPr>
            <w:r w:rsidRPr="007850C7">
              <w:rPr>
                <w:color w:val="000000"/>
              </w:rPr>
              <w:t>-9917.58</w:t>
            </w:r>
          </w:p>
        </w:tc>
        <w:tc>
          <w:tcPr>
            <w:tcW w:w="1417" w:type="dxa"/>
            <w:noWrap/>
            <w:vAlign w:val="bottom"/>
            <w:hideMark/>
          </w:tcPr>
          <w:p w14:paraId="2D161077" w14:textId="77777777" w:rsidR="00F2182A" w:rsidRPr="007850C7" w:rsidRDefault="00F2182A" w:rsidP="00F2182A">
            <w:pPr>
              <w:spacing w:line="240" w:lineRule="auto"/>
              <w:ind w:firstLine="0"/>
              <w:rPr>
                <w:bCs/>
              </w:rPr>
            </w:pPr>
            <w:r w:rsidRPr="007850C7">
              <w:rPr>
                <w:color w:val="000000"/>
              </w:rPr>
              <w:t>19843.18</w:t>
            </w:r>
          </w:p>
        </w:tc>
        <w:tc>
          <w:tcPr>
            <w:tcW w:w="1134" w:type="dxa"/>
            <w:noWrap/>
            <w:vAlign w:val="bottom"/>
            <w:hideMark/>
          </w:tcPr>
          <w:p w14:paraId="428260F3" w14:textId="77777777" w:rsidR="00F2182A" w:rsidRPr="007850C7" w:rsidRDefault="00F2182A" w:rsidP="00F2182A">
            <w:pPr>
              <w:spacing w:line="240" w:lineRule="auto"/>
              <w:ind w:firstLine="0"/>
              <w:rPr>
                <w:bCs/>
              </w:rPr>
            </w:pPr>
            <w:r w:rsidRPr="007850C7">
              <w:rPr>
                <w:color w:val="000000"/>
              </w:rPr>
              <w:t>8.799003</w:t>
            </w:r>
          </w:p>
        </w:tc>
        <w:tc>
          <w:tcPr>
            <w:tcW w:w="1134" w:type="dxa"/>
            <w:noWrap/>
            <w:vAlign w:val="bottom"/>
            <w:hideMark/>
          </w:tcPr>
          <w:p w14:paraId="1ECE1B34" w14:textId="77777777" w:rsidR="00F2182A" w:rsidRPr="007850C7" w:rsidRDefault="00F2182A" w:rsidP="00F2182A">
            <w:pPr>
              <w:spacing w:line="240" w:lineRule="auto"/>
              <w:ind w:firstLine="0"/>
              <w:rPr>
                <w:bCs/>
              </w:rPr>
            </w:pPr>
            <w:r w:rsidRPr="007850C7">
              <w:rPr>
                <w:color w:val="000000"/>
              </w:rPr>
              <w:t>0.007138</w:t>
            </w:r>
          </w:p>
        </w:tc>
      </w:tr>
      <w:tr w:rsidR="00F2182A" w:rsidRPr="00B74FD2" w14:paraId="4F04CF73" w14:textId="77777777" w:rsidTr="00F2182A">
        <w:trPr>
          <w:trHeight w:val="300"/>
        </w:trPr>
        <w:tc>
          <w:tcPr>
            <w:tcW w:w="960" w:type="dxa"/>
            <w:noWrap/>
            <w:vAlign w:val="bottom"/>
            <w:hideMark/>
          </w:tcPr>
          <w:p w14:paraId="7BFFD570" w14:textId="77777777" w:rsidR="00F2182A" w:rsidRPr="007850C7" w:rsidRDefault="00F2182A" w:rsidP="00F2182A">
            <w:pPr>
              <w:spacing w:line="240" w:lineRule="auto"/>
              <w:ind w:firstLine="0"/>
              <w:rPr>
                <w:bCs/>
              </w:rPr>
            </w:pPr>
            <w:r w:rsidRPr="007850C7">
              <w:rPr>
                <w:color w:val="000000"/>
              </w:rPr>
              <w:t>1</w:t>
            </w:r>
          </w:p>
        </w:tc>
        <w:tc>
          <w:tcPr>
            <w:tcW w:w="1145" w:type="dxa"/>
            <w:noWrap/>
            <w:vAlign w:val="bottom"/>
            <w:hideMark/>
          </w:tcPr>
          <w:p w14:paraId="20AC180F" w14:textId="77777777" w:rsidR="00F2182A" w:rsidRPr="007850C7" w:rsidRDefault="00F2182A" w:rsidP="00F2182A">
            <w:pPr>
              <w:spacing w:line="240" w:lineRule="auto"/>
              <w:ind w:firstLine="0"/>
              <w:rPr>
                <w:bCs/>
              </w:rPr>
            </w:pPr>
            <w:r w:rsidRPr="007850C7">
              <w:rPr>
                <w:color w:val="000000"/>
              </w:rPr>
              <w:t>48.13593</w:t>
            </w:r>
          </w:p>
        </w:tc>
        <w:tc>
          <w:tcPr>
            <w:tcW w:w="1340" w:type="dxa"/>
            <w:noWrap/>
            <w:vAlign w:val="bottom"/>
            <w:hideMark/>
          </w:tcPr>
          <w:p w14:paraId="0523C05C" w14:textId="77777777" w:rsidR="00F2182A" w:rsidRPr="007850C7" w:rsidRDefault="00F2182A" w:rsidP="00F2182A">
            <w:pPr>
              <w:spacing w:line="240" w:lineRule="auto"/>
              <w:ind w:firstLine="0"/>
              <w:rPr>
                <w:bCs/>
              </w:rPr>
            </w:pPr>
            <w:r w:rsidRPr="007850C7">
              <w:rPr>
                <w:color w:val="000000"/>
              </w:rPr>
              <w:t>-0.09714</w:t>
            </w:r>
          </w:p>
        </w:tc>
        <w:tc>
          <w:tcPr>
            <w:tcW w:w="1340" w:type="dxa"/>
            <w:vAlign w:val="bottom"/>
          </w:tcPr>
          <w:p w14:paraId="67188994" w14:textId="5A0622A2" w:rsidR="00F2182A" w:rsidRPr="007850C7" w:rsidRDefault="00F2182A" w:rsidP="00F2182A">
            <w:pPr>
              <w:spacing w:line="240" w:lineRule="auto"/>
              <w:ind w:firstLine="0"/>
              <w:rPr>
                <w:color w:val="000000"/>
              </w:rPr>
            </w:pPr>
            <w:r w:rsidRPr="007850C7">
              <w:rPr>
                <w:color w:val="000000"/>
              </w:rPr>
              <w:t>-0.2632</w:t>
            </w:r>
          </w:p>
        </w:tc>
        <w:tc>
          <w:tcPr>
            <w:tcW w:w="1329" w:type="dxa"/>
            <w:noWrap/>
            <w:vAlign w:val="bottom"/>
          </w:tcPr>
          <w:p w14:paraId="479732C8" w14:textId="4DF74DB7"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0E8406B0" w14:textId="0F49B68B" w:rsidR="00F2182A" w:rsidRPr="007850C7" w:rsidRDefault="00F2182A" w:rsidP="00F2182A">
            <w:pPr>
              <w:spacing w:line="240" w:lineRule="auto"/>
              <w:ind w:firstLine="0"/>
              <w:rPr>
                <w:bCs/>
              </w:rPr>
            </w:pPr>
            <w:r>
              <w:rPr>
                <w:bCs/>
              </w:rPr>
              <w:t>NA</w:t>
            </w:r>
          </w:p>
        </w:tc>
        <w:tc>
          <w:tcPr>
            <w:tcW w:w="1438" w:type="dxa"/>
            <w:noWrap/>
            <w:vAlign w:val="bottom"/>
          </w:tcPr>
          <w:p w14:paraId="7A015438" w14:textId="3A2AA57C" w:rsidR="00F2182A" w:rsidRPr="007850C7" w:rsidRDefault="00F2182A" w:rsidP="00F2182A">
            <w:pPr>
              <w:spacing w:line="240" w:lineRule="auto"/>
              <w:ind w:firstLine="0"/>
              <w:rPr>
                <w:bCs/>
              </w:rPr>
            </w:pPr>
            <w:r w:rsidRPr="007850C7">
              <w:rPr>
                <w:color w:val="000000"/>
              </w:rPr>
              <w:t>NA</w:t>
            </w:r>
          </w:p>
        </w:tc>
        <w:tc>
          <w:tcPr>
            <w:tcW w:w="1703" w:type="dxa"/>
            <w:vAlign w:val="bottom"/>
          </w:tcPr>
          <w:p w14:paraId="2008D0B9" w14:textId="3D1EC4E9"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0D3BFDBC" w14:textId="77777777" w:rsidR="00F2182A" w:rsidRPr="007850C7" w:rsidRDefault="00F2182A" w:rsidP="00F2182A">
            <w:pPr>
              <w:spacing w:line="240" w:lineRule="auto"/>
              <w:ind w:firstLine="0"/>
              <w:rPr>
                <w:bCs/>
              </w:rPr>
            </w:pPr>
            <w:r w:rsidRPr="007850C7">
              <w:rPr>
                <w:color w:val="000000"/>
              </w:rPr>
              <w:t>5</w:t>
            </w:r>
          </w:p>
        </w:tc>
        <w:tc>
          <w:tcPr>
            <w:tcW w:w="1582" w:type="dxa"/>
            <w:noWrap/>
            <w:vAlign w:val="bottom"/>
            <w:hideMark/>
          </w:tcPr>
          <w:p w14:paraId="5181D56F" w14:textId="77777777" w:rsidR="00F2182A" w:rsidRPr="007850C7" w:rsidRDefault="00F2182A" w:rsidP="00F2182A">
            <w:pPr>
              <w:spacing w:line="240" w:lineRule="auto"/>
              <w:ind w:firstLine="0"/>
              <w:rPr>
                <w:bCs/>
              </w:rPr>
            </w:pPr>
            <w:r w:rsidRPr="007850C7">
              <w:rPr>
                <w:color w:val="000000"/>
              </w:rPr>
              <w:t>-9916.88</w:t>
            </w:r>
          </w:p>
        </w:tc>
        <w:tc>
          <w:tcPr>
            <w:tcW w:w="1417" w:type="dxa"/>
            <w:noWrap/>
            <w:vAlign w:val="bottom"/>
            <w:hideMark/>
          </w:tcPr>
          <w:p w14:paraId="7CE5EFBE" w14:textId="77777777" w:rsidR="00F2182A" w:rsidRPr="007850C7" w:rsidRDefault="00F2182A" w:rsidP="00F2182A">
            <w:pPr>
              <w:spacing w:line="240" w:lineRule="auto"/>
              <w:ind w:firstLine="0"/>
              <w:rPr>
                <w:bCs/>
              </w:rPr>
            </w:pPr>
            <w:r w:rsidRPr="007850C7">
              <w:rPr>
                <w:color w:val="000000"/>
              </w:rPr>
              <w:t>19843.79</w:t>
            </w:r>
          </w:p>
        </w:tc>
        <w:tc>
          <w:tcPr>
            <w:tcW w:w="1134" w:type="dxa"/>
            <w:noWrap/>
            <w:vAlign w:val="bottom"/>
            <w:hideMark/>
          </w:tcPr>
          <w:p w14:paraId="1C2B45DC" w14:textId="77777777" w:rsidR="00F2182A" w:rsidRPr="007850C7" w:rsidRDefault="00F2182A" w:rsidP="00F2182A">
            <w:pPr>
              <w:spacing w:line="240" w:lineRule="auto"/>
              <w:ind w:firstLine="0"/>
              <w:rPr>
                <w:bCs/>
              </w:rPr>
            </w:pPr>
            <w:r w:rsidRPr="007850C7">
              <w:rPr>
                <w:color w:val="000000"/>
              </w:rPr>
              <w:t>9.414014</w:t>
            </w:r>
          </w:p>
        </w:tc>
        <w:tc>
          <w:tcPr>
            <w:tcW w:w="1134" w:type="dxa"/>
            <w:noWrap/>
            <w:vAlign w:val="bottom"/>
            <w:hideMark/>
          </w:tcPr>
          <w:p w14:paraId="4323C9E3" w14:textId="77777777" w:rsidR="00F2182A" w:rsidRPr="007850C7" w:rsidRDefault="00F2182A" w:rsidP="00F2182A">
            <w:pPr>
              <w:spacing w:line="240" w:lineRule="auto"/>
              <w:ind w:firstLine="0"/>
              <w:rPr>
                <w:bCs/>
              </w:rPr>
            </w:pPr>
            <w:r w:rsidRPr="007850C7">
              <w:rPr>
                <w:color w:val="000000"/>
              </w:rPr>
              <w:t>0.005249</w:t>
            </w:r>
          </w:p>
        </w:tc>
      </w:tr>
      <w:tr w:rsidR="00F2182A" w:rsidRPr="00B74FD2" w14:paraId="2DADBC52" w14:textId="77777777" w:rsidTr="00F2182A">
        <w:trPr>
          <w:trHeight w:val="300"/>
        </w:trPr>
        <w:tc>
          <w:tcPr>
            <w:tcW w:w="960" w:type="dxa"/>
            <w:noWrap/>
            <w:vAlign w:val="bottom"/>
            <w:hideMark/>
          </w:tcPr>
          <w:p w14:paraId="06973B48" w14:textId="77777777" w:rsidR="00F2182A" w:rsidRPr="007850C7" w:rsidRDefault="00F2182A" w:rsidP="00F2182A">
            <w:pPr>
              <w:spacing w:line="240" w:lineRule="auto"/>
              <w:ind w:firstLine="0"/>
              <w:rPr>
                <w:bCs/>
              </w:rPr>
            </w:pPr>
            <w:r w:rsidRPr="007850C7">
              <w:rPr>
                <w:color w:val="000000"/>
              </w:rPr>
              <w:t>4</w:t>
            </w:r>
          </w:p>
        </w:tc>
        <w:tc>
          <w:tcPr>
            <w:tcW w:w="1145" w:type="dxa"/>
            <w:noWrap/>
            <w:vAlign w:val="bottom"/>
            <w:hideMark/>
          </w:tcPr>
          <w:p w14:paraId="72C9FE16" w14:textId="77777777" w:rsidR="00F2182A" w:rsidRPr="007850C7" w:rsidRDefault="00F2182A" w:rsidP="00F2182A">
            <w:pPr>
              <w:spacing w:line="240" w:lineRule="auto"/>
              <w:ind w:firstLine="0"/>
              <w:rPr>
                <w:bCs/>
              </w:rPr>
            </w:pPr>
            <w:r w:rsidRPr="007850C7">
              <w:rPr>
                <w:color w:val="000000"/>
              </w:rPr>
              <w:t>47.88485</w:t>
            </w:r>
          </w:p>
        </w:tc>
        <w:tc>
          <w:tcPr>
            <w:tcW w:w="1340" w:type="dxa"/>
            <w:noWrap/>
            <w:vAlign w:val="bottom"/>
            <w:hideMark/>
          </w:tcPr>
          <w:p w14:paraId="4A259664" w14:textId="77777777" w:rsidR="00F2182A" w:rsidRPr="007850C7" w:rsidRDefault="00F2182A" w:rsidP="00F2182A">
            <w:pPr>
              <w:spacing w:line="240" w:lineRule="auto"/>
              <w:ind w:firstLine="0"/>
              <w:rPr>
                <w:bCs/>
              </w:rPr>
            </w:pPr>
            <w:r w:rsidRPr="007850C7">
              <w:rPr>
                <w:color w:val="000000"/>
              </w:rPr>
              <w:t>-0.09716</w:t>
            </w:r>
          </w:p>
        </w:tc>
        <w:tc>
          <w:tcPr>
            <w:tcW w:w="1340" w:type="dxa"/>
            <w:vAlign w:val="bottom"/>
          </w:tcPr>
          <w:p w14:paraId="6B3DC9E9" w14:textId="386B888E" w:rsidR="00F2182A" w:rsidRPr="007850C7" w:rsidRDefault="00F2182A" w:rsidP="00F2182A">
            <w:pPr>
              <w:spacing w:line="240" w:lineRule="auto"/>
              <w:ind w:firstLine="0"/>
              <w:rPr>
                <w:color w:val="000000"/>
              </w:rPr>
            </w:pPr>
            <w:r w:rsidRPr="007850C7">
              <w:rPr>
                <w:color w:val="000000"/>
              </w:rPr>
              <w:t>-0.25529</w:t>
            </w:r>
          </w:p>
        </w:tc>
        <w:tc>
          <w:tcPr>
            <w:tcW w:w="1329" w:type="dxa"/>
            <w:noWrap/>
            <w:vAlign w:val="bottom"/>
          </w:tcPr>
          <w:p w14:paraId="1F0752AC" w14:textId="31E9558A" w:rsidR="00F2182A" w:rsidRPr="007850C7" w:rsidRDefault="00F2182A" w:rsidP="00F2182A">
            <w:pPr>
              <w:spacing w:line="240" w:lineRule="auto"/>
              <w:ind w:firstLine="0"/>
              <w:rPr>
                <w:bCs/>
              </w:rPr>
            </w:pPr>
            <w:r w:rsidRPr="007850C7">
              <w:rPr>
                <w:color w:val="000000"/>
              </w:rPr>
              <w:t>0.019475</w:t>
            </w:r>
          </w:p>
        </w:tc>
        <w:tc>
          <w:tcPr>
            <w:tcW w:w="1053" w:type="dxa"/>
            <w:noWrap/>
            <w:vAlign w:val="bottom"/>
          </w:tcPr>
          <w:p w14:paraId="76FB49E0" w14:textId="2A3D09E0" w:rsidR="00F2182A" w:rsidRPr="007850C7" w:rsidRDefault="00F2182A" w:rsidP="00F2182A">
            <w:pPr>
              <w:spacing w:line="240" w:lineRule="auto"/>
              <w:ind w:firstLine="0"/>
              <w:rPr>
                <w:bCs/>
              </w:rPr>
            </w:pPr>
            <w:r>
              <w:rPr>
                <w:bCs/>
              </w:rPr>
              <w:t>NA</w:t>
            </w:r>
          </w:p>
        </w:tc>
        <w:tc>
          <w:tcPr>
            <w:tcW w:w="1438" w:type="dxa"/>
            <w:noWrap/>
            <w:vAlign w:val="bottom"/>
          </w:tcPr>
          <w:p w14:paraId="214E1BD3" w14:textId="111B600A" w:rsidR="00F2182A" w:rsidRPr="007850C7" w:rsidRDefault="00F2182A" w:rsidP="00F2182A">
            <w:pPr>
              <w:spacing w:line="240" w:lineRule="auto"/>
              <w:ind w:firstLine="0"/>
              <w:rPr>
                <w:bCs/>
              </w:rPr>
            </w:pPr>
            <w:r w:rsidRPr="007850C7">
              <w:rPr>
                <w:color w:val="000000"/>
              </w:rPr>
              <w:t>NA</w:t>
            </w:r>
          </w:p>
        </w:tc>
        <w:tc>
          <w:tcPr>
            <w:tcW w:w="1703" w:type="dxa"/>
            <w:vAlign w:val="bottom"/>
          </w:tcPr>
          <w:p w14:paraId="4C8E3476" w14:textId="6075043F"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067F5F4C" w14:textId="77777777" w:rsidR="00F2182A" w:rsidRPr="007850C7" w:rsidRDefault="00F2182A" w:rsidP="00F2182A">
            <w:pPr>
              <w:spacing w:line="240" w:lineRule="auto"/>
              <w:ind w:firstLine="0"/>
              <w:rPr>
                <w:bCs/>
              </w:rPr>
            </w:pPr>
            <w:r w:rsidRPr="007850C7">
              <w:rPr>
                <w:color w:val="000000"/>
              </w:rPr>
              <w:t>6</w:t>
            </w:r>
          </w:p>
        </w:tc>
        <w:tc>
          <w:tcPr>
            <w:tcW w:w="1582" w:type="dxa"/>
            <w:noWrap/>
            <w:vAlign w:val="bottom"/>
            <w:hideMark/>
          </w:tcPr>
          <w:p w14:paraId="5F77A493" w14:textId="77777777" w:rsidR="00F2182A" w:rsidRPr="007850C7" w:rsidRDefault="00F2182A" w:rsidP="00F2182A">
            <w:pPr>
              <w:spacing w:line="240" w:lineRule="auto"/>
              <w:ind w:firstLine="0"/>
              <w:rPr>
                <w:bCs/>
              </w:rPr>
            </w:pPr>
            <w:r w:rsidRPr="007850C7">
              <w:rPr>
                <w:color w:val="000000"/>
              </w:rPr>
              <w:t>-9918.8</w:t>
            </w:r>
          </w:p>
        </w:tc>
        <w:tc>
          <w:tcPr>
            <w:tcW w:w="1417" w:type="dxa"/>
            <w:noWrap/>
            <w:vAlign w:val="bottom"/>
            <w:hideMark/>
          </w:tcPr>
          <w:p w14:paraId="0BF17D90" w14:textId="77777777" w:rsidR="00F2182A" w:rsidRPr="007850C7" w:rsidRDefault="00F2182A" w:rsidP="00F2182A">
            <w:pPr>
              <w:spacing w:line="240" w:lineRule="auto"/>
              <w:ind w:firstLine="0"/>
              <w:rPr>
                <w:bCs/>
              </w:rPr>
            </w:pPr>
            <w:r w:rsidRPr="007850C7">
              <w:rPr>
                <w:color w:val="000000"/>
              </w:rPr>
              <w:t>19849.63</w:t>
            </w:r>
          </w:p>
        </w:tc>
        <w:tc>
          <w:tcPr>
            <w:tcW w:w="1134" w:type="dxa"/>
            <w:noWrap/>
            <w:vAlign w:val="bottom"/>
            <w:hideMark/>
          </w:tcPr>
          <w:p w14:paraId="4A6AAED7" w14:textId="77777777" w:rsidR="00F2182A" w:rsidRPr="007850C7" w:rsidRDefault="00F2182A" w:rsidP="00F2182A">
            <w:pPr>
              <w:spacing w:line="240" w:lineRule="auto"/>
              <w:ind w:firstLine="0"/>
              <w:rPr>
                <w:bCs/>
              </w:rPr>
            </w:pPr>
            <w:r w:rsidRPr="007850C7">
              <w:rPr>
                <w:color w:val="000000"/>
              </w:rPr>
              <w:t>15.2547</w:t>
            </w:r>
          </w:p>
        </w:tc>
        <w:tc>
          <w:tcPr>
            <w:tcW w:w="1134" w:type="dxa"/>
            <w:noWrap/>
            <w:vAlign w:val="bottom"/>
            <w:hideMark/>
          </w:tcPr>
          <w:p w14:paraId="79C24A6A" w14:textId="77777777" w:rsidR="00F2182A" w:rsidRPr="007850C7" w:rsidRDefault="00F2182A" w:rsidP="00F2182A">
            <w:pPr>
              <w:spacing w:line="240" w:lineRule="auto"/>
              <w:ind w:firstLine="0"/>
              <w:rPr>
                <w:bCs/>
              </w:rPr>
            </w:pPr>
            <w:r w:rsidRPr="007850C7">
              <w:rPr>
                <w:color w:val="000000"/>
              </w:rPr>
              <w:t>0.000283</w:t>
            </w:r>
          </w:p>
        </w:tc>
      </w:tr>
      <w:tr w:rsidR="00F2182A" w:rsidRPr="00B74FD2" w14:paraId="0C44249C" w14:textId="77777777" w:rsidTr="00F2182A">
        <w:trPr>
          <w:trHeight w:val="300"/>
        </w:trPr>
        <w:tc>
          <w:tcPr>
            <w:tcW w:w="960" w:type="dxa"/>
            <w:noWrap/>
            <w:vAlign w:val="bottom"/>
            <w:hideMark/>
          </w:tcPr>
          <w:p w14:paraId="7D1E5A58" w14:textId="77777777" w:rsidR="00F2182A" w:rsidRPr="007850C7" w:rsidRDefault="00F2182A" w:rsidP="00F2182A">
            <w:pPr>
              <w:spacing w:line="240" w:lineRule="auto"/>
              <w:ind w:firstLine="0"/>
              <w:rPr>
                <w:bCs/>
              </w:rPr>
            </w:pPr>
            <w:r w:rsidRPr="007850C7">
              <w:rPr>
                <w:color w:val="000000"/>
              </w:rPr>
              <w:t>5</w:t>
            </w:r>
          </w:p>
        </w:tc>
        <w:tc>
          <w:tcPr>
            <w:tcW w:w="1145" w:type="dxa"/>
            <w:noWrap/>
            <w:vAlign w:val="bottom"/>
            <w:hideMark/>
          </w:tcPr>
          <w:p w14:paraId="107CE9E4" w14:textId="77777777" w:rsidR="00F2182A" w:rsidRPr="007850C7" w:rsidRDefault="00F2182A" w:rsidP="00F2182A">
            <w:pPr>
              <w:spacing w:line="240" w:lineRule="auto"/>
              <w:ind w:firstLine="0"/>
              <w:rPr>
                <w:bCs/>
              </w:rPr>
            </w:pPr>
            <w:r w:rsidRPr="007850C7">
              <w:rPr>
                <w:color w:val="000000"/>
              </w:rPr>
              <w:t>47.95367</w:t>
            </w:r>
          </w:p>
        </w:tc>
        <w:tc>
          <w:tcPr>
            <w:tcW w:w="1340" w:type="dxa"/>
            <w:noWrap/>
            <w:vAlign w:val="bottom"/>
            <w:hideMark/>
          </w:tcPr>
          <w:p w14:paraId="2325967D" w14:textId="77777777" w:rsidR="00F2182A" w:rsidRPr="007850C7" w:rsidRDefault="00F2182A" w:rsidP="00F2182A">
            <w:pPr>
              <w:spacing w:line="240" w:lineRule="auto"/>
              <w:ind w:firstLine="0"/>
              <w:rPr>
                <w:bCs/>
              </w:rPr>
            </w:pPr>
            <w:r w:rsidRPr="007850C7">
              <w:rPr>
                <w:color w:val="000000"/>
              </w:rPr>
              <w:t>-0.0868</w:t>
            </w:r>
          </w:p>
        </w:tc>
        <w:tc>
          <w:tcPr>
            <w:tcW w:w="1340" w:type="dxa"/>
            <w:vAlign w:val="bottom"/>
          </w:tcPr>
          <w:p w14:paraId="4454921C" w14:textId="1062720D" w:rsidR="00F2182A" w:rsidRPr="007850C7" w:rsidRDefault="00F2182A" w:rsidP="00F2182A">
            <w:pPr>
              <w:spacing w:line="240" w:lineRule="auto"/>
              <w:ind w:firstLine="0"/>
              <w:rPr>
                <w:color w:val="000000"/>
              </w:rPr>
            </w:pPr>
            <w:r w:rsidRPr="007850C7">
              <w:rPr>
                <w:color w:val="000000"/>
              </w:rPr>
              <w:t>-0.26386</w:t>
            </w:r>
          </w:p>
        </w:tc>
        <w:tc>
          <w:tcPr>
            <w:tcW w:w="1329" w:type="dxa"/>
            <w:noWrap/>
            <w:vAlign w:val="bottom"/>
          </w:tcPr>
          <w:p w14:paraId="740AF7E6" w14:textId="4CEF2631" w:rsidR="00F2182A" w:rsidRPr="007850C7" w:rsidRDefault="00F2182A" w:rsidP="00F2182A">
            <w:pPr>
              <w:spacing w:line="240" w:lineRule="auto"/>
              <w:ind w:firstLine="0"/>
              <w:rPr>
                <w:bCs/>
              </w:rPr>
            </w:pPr>
            <w:r w:rsidRPr="007850C7">
              <w:rPr>
                <w:color w:val="000000"/>
              </w:rPr>
              <w:t>-0.61888</w:t>
            </w:r>
          </w:p>
        </w:tc>
        <w:tc>
          <w:tcPr>
            <w:tcW w:w="1053" w:type="dxa"/>
            <w:noWrap/>
            <w:vAlign w:val="bottom"/>
          </w:tcPr>
          <w:p w14:paraId="63D51F20" w14:textId="02B0A581" w:rsidR="00F2182A" w:rsidRPr="007850C7" w:rsidRDefault="00F2182A" w:rsidP="00F2182A">
            <w:pPr>
              <w:spacing w:line="240" w:lineRule="auto"/>
              <w:ind w:firstLine="0"/>
              <w:rPr>
                <w:bCs/>
              </w:rPr>
            </w:pPr>
            <w:r>
              <w:rPr>
                <w:bCs/>
              </w:rPr>
              <w:t>+</w:t>
            </w:r>
          </w:p>
        </w:tc>
        <w:tc>
          <w:tcPr>
            <w:tcW w:w="1438" w:type="dxa"/>
            <w:noWrap/>
            <w:vAlign w:val="bottom"/>
          </w:tcPr>
          <w:p w14:paraId="0217F01C" w14:textId="624018E0" w:rsidR="00F2182A" w:rsidRPr="007850C7" w:rsidRDefault="00F2182A" w:rsidP="00F2182A">
            <w:pPr>
              <w:spacing w:line="240" w:lineRule="auto"/>
              <w:ind w:firstLine="0"/>
              <w:rPr>
                <w:bCs/>
              </w:rPr>
            </w:pPr>
            <w:r w:rsidRPr="007850C7">
              <w:rPr>
                <w:color w:val="000000"/>
              </w:rPr>
              <w:t>0.023889</w:t>
            </w:r>
          </w:p>
        </w:tc>
        <w:tc>
          <w:tcPr>
            <w:tcW w:w="1703" w:type="dxa"/>
            <w:vAlign w:val="bottom"/>
          </w:tcPr>
          <w:p w14:paraId="6B6321B5" w14:textId="743659A7" w:rsidR="00F2182A" w:rsidRPr="007850C7" w:rsidRDefault="00F2182A" w:rsidP="00F2182A">
            <w:pPr>
              <w:spacing w:line="240" w:lineRule="auto"/>
              <w:ind w:firstLine="0"/>
              <w:rPr>
                <w:bCs/>
              </w:rPr>
            </w:pPr>
            <w:r>
              <w:rPr>
                <w:color w:val="000000"/>
              </w:rPr>
              <w:t>NA</w:t>
            </w:r>
          </w:p>
        </w:tc>
        <w:tc>
          <w:tcPr>
            <w:tcW w:w="403" w:type="dxa"/>
            <w:noWrap/>
            <w:vAlign w:val="bottom"/>
            <w:hideMark/>
          </w:tcPr>
          <w:p w14:paraId="55111E28" w14:textId="77777777" w:rsidR="00F2182A" w:rsidRPr="007850C7" w:rsidRDefault="00F2182A" w:rsidP="00F2182A">
            <w:pPr>
              <w:spacing w:line="240" w:lineRule="auto"/>
              <w:ind w:firstLine="0"/>
              <w:rPr>
                <w:bCs/>
              </w:rPr>
            </w:pPr>
            <w:r w:rsidRPr="007850C7">
              <w:rPr>
                <w:color w:val="000000"/>
              </w:rPr>
              <w:t>8</w:t>
            </w:r>
          </w:p>
        </w:tc>
        <w:tc>
          <w:tcPr>
            <w:tcW w:w="1582" w:type="dxa"/>
            <w:noWrap/>
            <w:vAlign w:val="bottom"/>
            <w:hideMark/>
          </w:tcPr>
          <w:p w14:paraId="0CBEC99D" w14:textId="77777777" w:rsidR="00F2182A" w:rsidRPr="007850C7" w:rsidRDefault="00F2182A" w:rsidP="00F2182A">
            <w:pPr>
              <w:spacing w:line="240" w:lineRule="auto"/>
              <w:ind w:firstLine="0"/>
              <w:rPr>
                <w:bCs/>
              </w:rPr>
            </w:pPr>
            <w:r w:rsidRPr="007850C7">
              <w:rPr>
                <w:color w:val="000000"/>
              </w:rPr>
              <w:t>-9918.13</w:t>
            </w:r>
          </w:p>
        </w:tc>
        <w:tc>
          <w:tcPr>
            <w:tcW w:w="1417" w:type="dxa"/>
            <w:noWrap/>
            <w:vAlign w:val="bottom"/>
            <w:hideMark/>
          </w:tcPr>
          <w:p w14:paraId="0E4940CA" w14:textId="77777777" w:rsidR="00F2182A" w:rsidRPr="007850C7" w:rsidRDefault="00F2182A" w:rsidP="00F2182A">
            <w:pPr>
              <w:spacing w:line="240" w:lineRule="auto"/>
              <w:ind w:firstLine="0"/>
              <w:rPr>
                <w:bCs/>
              </w:rPr>
            </w:pPr>
            <w:r w:rsidRPr="007850C7">
              <w:rPr>
                <w:color w:val="000000"/>
              </w:rPr>
              <w:t>19852.32</w:t>
            </w:r>
          </w:p>
        </w:tc>
        <w:tc>
          <w:tcPr>
            <w:tcW w:w="1134" w:type="dxa"/>
            <w:noWrap/>
            <w:vAlign w:val="bottom"/>
            <w:hideMark/>
          </w:tcPr>
          <w:p w14:paraId="2B473411" w14:textId="77777777" w:rsidR="00F2182A" w:rsidRPr="007850C7" w:rsidRDefault="00F2182A" w:rsidP="00F2182A">
            <w:pPr>
              <w:spacing w:line="240" w:lineRule="auto"/>
              <w:ind w:firstLine="0"/>
              <w:rPr>
                <w:bCs/>
              </w:rPr>
            </w:pPr>
            <w:r w:rsidRPr="007850C7">
              <w:rPr>
                <w:color w:val="000000"/>
              </w:rPr>
              <w:t>17.94052</w:t>
            </w:r>
          </w:p>
        </w:tc>
        <w:tc>
          <w:tcPr>
            <w:tcW w:w="1134" w:type="dxa"/>
            <w:noWrap/>
            <w:vAlign w:val="bottom"/>
            <w:hideMark/>
          </w:tcPr>
          <w:p w14:paraId="65A529DE" w14:textId="77777777" w:rsidR="00F2182A" w:rsidRPr="007850C7" w:rsidRDefault="00F2182A" w:rsidP="00F2182A">
            <w:pPr>
              <w:spacing w:line="240" w:lineRule="auto"/>
              <w:ind w:firstLine="0"/>
              <w:rPr>
                <w:bCs/>
              </w:rPr>
            </w:pPr>
            <w:r w:rsidRPr="007850C7">
              <w:rPr>
                <w:color w:val="000000"/>
              </w:rPr>
              <w:t>7.39E-05</w:t>
            </w:r>
          </w:p>
        </w:tc>
      </w:tr>
      <w:tr w:rsidR="00F2182A" w:rsidRPr="00B74FD2" w14:paraId="0AC812A6" w14:textId="77777777" w:rsidTr="00F2182A">
        <w:trPr>
          <w:trHeight w:val="300"/>
        </w:trPr>
        <w:tc>
          <w:tcPr>
            <w:tcW w:w="960" w:type="dxa"/>
            <w:noWrap/>
            <w:vAlign w:val="bottom"/>
          </w:tcPr>
          <w:p w14:paraId="2D3D2AEC" w14:textId="77777777" w:rsidR="00F2182A" w:rsidRPr="007850C7" w:rsidRDefault="00F2182A" w:rsidP="00F2182A">
            <w:pPr>
              <w:spacing w:line="240" w:lineRule="auto"/>
              <w:ind w:firstLine="0"/>
              <w:rPr>
                <w:bCs/>
              </w:rPr>
            </w:pPr>
            <w:r w:rsidRPr="007850C7">
              <w:rPr>
                <w:color w:val="000000"/>
              </w:rPr>
              <w:t>6</w:t>
            </w:r>
          </w:p>
        </w:tc>
        <w:tc>
          <w:tcPr>
            <w:tcW w:w="1145" w:type="dxa"/>
            <w:noWrap/>
            <w:vAlign w:val="bottom"/>
          </w:tcPr>
          <w:p w14:paraId="1EA466B2" w14:textId="77777777" w:rsidR="00F2182A" w:rsidRPr="007850C7" w:rsidRDefault="00F2182A" w:rsidP="00F2182A">
            <w:pPr>
              <w:spacing w:line="240" w:lineRule="auto"/>
              <w:ind w:firstLine="0"/>
              <w:rPr>
                <w:bCs/>
              </w:rPr>
            </w:pPr>
            <w:r w:rsidRPr="007850C7">
              <w:rPr>
                <w:color w:val="000000"/>
              </w:rPr>
              <w:t>47.58585</w:t>
            </w:r>
          </w:p>
        </w:tc>
        <w:tc>
          <w:tcPr>
            <w:tcW w:w="1340" w:type="dxa"/>
            <w:noWrap/>
            <w:vAlign w:val="bottom"/>
          </w:tcPr>
          <w:p w14:paraId="24046EAB" w14:textId="77777777" w:rsidR="00F2182A" w:rsidRPr="007850C7" w:rsidRDefault="00F2182A" w:rsidP="00F2182A">
            <w:pPr>
              <w:spacing w:line="240" w:lineRule="auto"/>
              <w:ind w:firstLine="0"/>
              <w:rPr>
                <w:bCs/>
              </w:rPr>
            </w:pPr>
            <w:r w:rsidRPr="007850C7">
              <w:rPr>
                <w:color w:val="000000"/>
              </w:rPr>
              <w:t>-0.08896</w:t>
            </w:r>
          </w:p>
        </w:tc>
        <w:tc>
          <w:tcPr>
            <w:tcW w:w="1340" w:type="dxa"/>
            <w:vAlign w:val="bottom"/>
          </w:tcPr>
          <w:p w14:paraId="14D9DD9C" w14:textId="2BBE149F" w:rsidR="00F2182A" w:rsidRPr="007850C7" w:rsidRDefault="00F2182A" w:rsidP="00F2182A">
            <w:pPr>
              <w:spacing w:line="240" w:lineRule="auto"/>
              <w:ind w:firstLine="0"/>
              <w:rPr>
                <w:color w:val="000000"/>
              </w:rPr>
            </w:pPr>
            <w:r w:rsidRPr="007850C7">
              <w:rPr>
                <w:color w:val="000000"/>
              </w:rPr>
              <w:t>-0.2503</w:t>
            </w:r>
          </w:p>
        </w:tc>
        <w:tc>
          <w:tcPr>
            <w:tcW w:w="1329" w:type="dxa"/>
            <w:noWrap/>
            <w:vAlign w:val="bottom"/>
          </w:tcPr>
          <w:p w14:paraId="59164BD8" w14:textId="434BD477" w:rsidR="00F2182A" w:rsidRPr="007850C7" w:rsidRDefault="00F2182A" w:rsidP="00F2182A">
            <w:pPr>
              <w:spacing w:line="240" w:lineRule="auto"/>
              <w:ind w:firstLine="0"/>
              <w:rPr>
                <w:bCs/>
              </w:rPr>
            </w:pPr>
            <w:r w:rsidRPr="007850C7">
              <w:rPr>
                <w:color w:val="000000"/>
              </w:rPr>
              <w:t>-0.61937</w:t>
            </w:r>
          </w:p>
        </w:tc>
        <w:tc>
          <w:tcPr>
            <w:tcW w:w="1053" w:type="dxa"/>
            <w:noWrap/>
            <w:vAlign w:val="bottom"/>
          </w:tcPr>
          <w:p w14:paraId="47688060" w14:textId="4DC9F225" w:rsidR="00F2182A" w:rsidRPr="007850C7" w:rsidRDefault="00F2182A" w:rsidP="00F2182A">
            <w:pPr>
              <w:spacing w:line="240" w:lineRule="auto"/>
              <w:ind w:firstLine="0"/>
              <w:rPr>
                <w:bCs/>
              </w:rPr>
            </w:pPr>
            <w:r>
              <w:rPr>
                <w:bCs/>
              </w:rPr>
              <w:t>+</w:t>
            </w:r>
          </w:p>
        </w:tc>
        <w:tc>
          <w:tcPr>
            <w:tcW w:w="1438" w:type="dxa"/>
            <w:noWrap/>
            <w:vAlign w:val="bottom"/>
          </w:tcPr>
          <w:p w14:paraId="0F11B3BA" w14:textId="500740E3" w:rsidR="00F2182A" w:rsidRPr="007850C7" w:rsidRDefault="00F2182A" w:rsidP="00F2182A">
            <w:pPr>
              <w:spacing w:line="240" w:lineRule="auto"/>
              <w:ind w:firstLine="0"/>
              <w:rPr>
                <w:bCs/>
              </w:rPr>
            </w:pPr>
            <w:r w:rsidRPr="007850C7">
              <w:rPr>
                <w:color w:val="000000"/>
              </w:rPr>
              <w:t>0.023917</w:t>
            </w:r>
          </w:p>
        </w:tc>
        <w:tc>
          <w:tcPr>
            <w:tcW w:w="1703" w:type="dxa"/>
            <w:vAlign w:val="bottom"/>
          </w:tcPr>
          <w:p w14:paraId="352899AC" w14:textId="2510C434" w:rsidR="00F2182A" w:rsidRPr="007850C7" w:rsidRDefault="00F2182A" w:rsidP="00F2182A">
            <w:pPr>
              <w:spacing w:line="240" w:lineRule="auto"/>
              <w:ind w:firstLine="0"/>
              <w:rPr>
                <w:bCs/>
              </w:rPr>
            </w:pPr>
            <w:r>
              <w:rPr>
                <w:bCs/>
              </w:rPr>
              <w:t>+</w:t>
            </w:r>
          </w:p>
        </w:tc>
        <w:tc>
          <w:tcPr>
            <w:tcW w:w="403" w:type="dxa"/>
            <w:noWrap/>
            <w:vAlign w:val="bottom"/>
          </w:tcPr>
          <w:p w14:paraId="719C30AD" w14:textId="77777777" w:rsidR="00F2182A" w:rsidRPr="007850C7" w:rsidRDefault="00F2182A" w:rsidP="00F2182A">
            <w:pPr>
              <w:spacing w:line="240" w:lineRule="auto"/>
              <w:ind w:firstLine="0"/>
              <w:rPr>
                <w:bCs/>
              </w:rPr>
            </w:pPr>
            <w:r w:rsidRPr="007850C7">
              <w:rPr>
                <w:color w:val="000000"/>
              </w:rPr>
              <w:t>9</w:t>
            </w:r>
          </w:p>
        </w:tc>
        <w:tc>
          <w:tcPr>
            <w:tcW w:w="1582" w:type="dxa"/>
            <w:noWrap/>
            <w:vAlign w:val="bottom"/>
          </w:tcPr>
          <w:p w14:paraId="10044AD8" w14:textId="77777777" w:rsidR="00F2182A" w:rsidRPr="007850C7" w:rsidRDefault="00F2182A" w:rsidP="00F2182A">
            <w:pPr>
              <w:spacing w:line="240" w:lineRule="auto"/>
              <w:ind w:firstLine="0"/>
              <w:rPr>
                <w:bCs/>
              </w:rPr>
            </w:pPr>
            <w:r w:rsidRPr="007850C7">
              <w:rPr>
                <w:color w:val="000000"/>
              </w:rPr>
              <w:t>-9917.59</w:t>
            </w:r>
          </w:p>
        </w:tc>
        <w:tc>
          <w:tcPr>
            <w:tcW w:w="1417" w:type="dxa"/>
            <w:noWrap/>
            <w:vAlign w:val="bottom"/>
          </w:tcPr>
          <w:p w14:paraId="0FB80CD3" w14:textId="77777777" w:rsidR="00F2182A" w:rsidRPr="007850C7" w:rsidRDefault="00F2182A" w:rsidP="00F2182A">
            <w:pPr>
              <w:spacing w:line="240" w:lineRule="auto"/>
              <w:ind w:firstLine="0"/>
              <w:rPr>
                <w:bCs/>
              </w:rPr>
            </w:pPr>
            <w:r w:rsidRPr="007850C7">
              <w:rPr>
                <w:color w:val="000000"/>
              </w:rPr>
              <w:t>19853.26</w:t>
            </w:r>
          </w:p>
        </w:tc>
        <w:tc>
          <w:tcPr>
            <w:tcW w:w="1134" w:type="dxa"/>
            <w:noWrap/>
            <w:vAlign w:val="bottom"/>
          </w:tcPr>
          <w:p w14:paraId="22D0B1A7" w14:textId="77777777" w:rsidR="00F2182A" w:rsidRPr="007850C7" w:rsidRDefault="00F2182A" w:rsidP="00F2182A">
            <w:pPr>
              <w:spacing w:line="240" w:lineRule="auto"/>
              <w:ind w:firstLine="0"/>
              <w:rPr>
                <w:bCs/>
              </w:rPr>
            </w:pPr>
            <w:r w:rsidRPr="007850C7">
              <w:rPr>
                <w:color w:val="000000"/>
              </w:rPr>
              <w:t>18.88138</w:t>
            </w:r>
          </w:p>
        </w:tc>
        <w:tc>
          <w:tcPr>
            <w:tcW w:w="1134" w:type="dxa"/>
            <w:noWrap/>
            <w:vAlign w:val="bottom"/>
          </w:tcPr>
          <w:p w14:paraId="3B3C1395" w14:textId="77777777" w:rsidR="00F2182A" w:rsidRPr="007850C7" w:rsidRDefault="00F2182A" w:rsidP="00F2182A">
            <w:pPr>
              <w:spacing w:line="240" w:lineRule="auto"/>
              <w:ind w:firstLine="0"/>
              <w:rPr>
                <w:bCs/>
              </w:rPr>
            </w:pPr>
            <w:r w:rsidRPr="007850C7">
              <w:rPr>
                <w:color w:val="000000"/>
              </w:rPr>
              <w:t>4.62E-05</w:t>
            </w:r>
          </w:p>
        </w:tc>
      </w:tr>
    </w:tbl>
    <w:p w14:paraId="6ADB3549" w14:textId="4B637078" w:rsidR="00377155" w:rsidRPr="00D11CB9" w:rsidRDefault="00377155">
      <w:pPr>
        <w:spacing w:line="240" w:lineRule="auto"/>
        <w:ind w:firstLine="0"/>
        <w:rPr>
          <w:b/>
          <w:bCs/>
        </w:rPr>
      </w:pPr>
    </w:p>
    <w:p w14:paraId="6711711A" w14:textId="77777777" w:rsidR="00255333" w:rsidRDefault="00255333">
      <w:pPr>
        <w:spacing w:line="240" w:lineRule="auto"/>
        <w:ind w:firstLine="0"/>
        <w:rPr>
          <w:b/>
          <w:bCs/>
        </w:rPr>
      </w:pPr>
      <w:r>
        <w:rPr>
          <w:b/>
          <w:bCs/>
        </w:rPr>
        <w:br w:type="page"/>
      </w:r>
    </w:p>
    <w:p w14:paraId="41DC55AB" w14:textId="6284421C" w:rsidR="003F55E8" w:rsidRDefault="003F55E8" w:rsidP="003F55E8">
      <w:pPr>
        <w:spacing w:line="240" w:lineRule="auto"/>
        <w:ind w:firstLine="0"/>
        <w:rPr>
          <w:bCs/>
        </w:rPr>
      </w:pPr>
      <w:r w:rsidRPr="0050086D">
        <w:rPr>
          <w:b/>
          <w:bCs/>
        </w:rPr>
        <w:lastRenderedPageBreak/>
        <w:t xml:space="preserve">Table </w:t>
      </w:r>
      <w:r w:rsidR="00B74FD2">
        <w:rPr>
          <w:b/>
          <w:bCs/>
        </w:rPr>
        <w:t>S1</w:t>
      </w:r>
      <w:r w:rsidR="00207EEF">
        <w:rPr>
          <w:b/>
          <w:bCs/>
        </w:rPr>
        <w:t>2</w:t>
      </w:r>
      <w:r w:rsidR="00B74FD2">
        <w:rPr>
          <w:b/>
          <w:bCs/>
        </w:rPr>
        <w:t xml:space="preserve"> a:c </w:t>
      </w:r>
      <w:r>
        <w:rPr>
          <w:b/>
          <w:bCs/>
        </w:rPr>
        <w:t xml:space="preserve"> </w:t>
      </w:r>
      <w:r>
        <w:rPr>
          <w:bCs/>
        </w:rPr>
        <w:t xml:space="preserve">Model selection tables for models of </w:t>
      </w:r>
      <w:r w:rsidR="00B37232">
        <w:rPr>
          <w:bCs/>
        </w:rPr>
        <w:t>morning</w:t>
      </w:r>
      <w:r>
        <w:rPr>
          <w:bCs/>
        </w:rPr>
        <w:t xml:space="preserve"> hunts</w:t>
      </w:r>
    </w:p>
    <w:p w14:paraId="0833FE99" w14:textId="77777777" w:rsidR="00B74FD2" w:rsidRDefault="00B74FD2">
      <w:pPr>
        <w:spacing w:line="240" w:lineRule="auto"/>
        <w:ind w:firstLine="0"/>
        <w:rPr>
          <w:bCs/>
        </w:rPr>
      </w:pPr>
    </w:p>
    <w:tbl>
      <w:tblPr>
        <w:tblStyle w:val="TableGrid"/>
        <w:tblW w:w="0" w:type="auto"/>
        <w:tblInd w:w="93" w:type="dxa"/>
        <w:tblLook w:val="04A0" w:firstRow="1" w:lastRow="0" w:firstColumn="1" w:lastColumn="0" w:noHBand="0" w:noVBand="1"/>
      </w:tblPr>
      <w:tblGrid>
        <w:gridCol w:w="545"/>
        <w:gridCol w:w="1039"/>
        <w:gridCol w:w="1141"/>
        <w:gridCol w:w="1379"/>
        <w:gridCol w:w="987"/>
        <w:gridCol w:w="1018"/>
        <w:gridCol w:w="1278"/>
        <w:gridCol w:w="1546"/>
        <w:gridCol w:w="1118"/>
        <w:gridCol w:w="702"/>
        <w:gridCol w:w="1168"/>
        <w:gridCol w:w="916"/>
        <w:gridCol w:w="774"/>
        <w:gridCol w:w="803"/>
      </w:tblGrid>
      <w:tr w:rsidR="000F24AB" w:rsidRPr="00B74FD2" w14:paraId="28157769" w14:textId="77777777" w:rsidTr="00FB7A5F">
        <w:trPr>
          <w:trHeight w:val="300"/>
        </w:trPr>
        <w:tc>
          <w:tcPr>
            <w:tcW w:w="14650" w:type="dxa"/>
            <w:gridSpan w:val="14"/>
            <w:tcBorders>
              <w:top w:val="single" w:sz="8" w:space="0" w:color="FFFFFF" w:themeColor="background1"/>
              <w:left w:val="single" w:sz="8" w:space="0" w:color="FFFFFF" w:themeColor="background1"/>
              <w:right w:val="single" w:sz="8" w:space="0" w:color="FFFFFF" w:themeColor="background1"/>
            </w:tcBorders>
            <w:noWrap/>
          </w:tcPr>
          <w:p w14:paraId="5D23237E" w14:textId="37D16DA5" w:rsidR="000F24AB" w:rsidRPr="00B74FD2" w:rsidRDefault="00B37232" w:rsidP="00B74FD2">
            <w:pPr>
              <w:spacing w:line="240" w:lineRule="auto"/>
              <w:ind w:firstLine="0"/>
              <w:rPr>
                <w:bCs/>
              </w:rPr>
            </w:pPr>
            <w:r>
              <w:rPr>
                <w:bCs/>
              </w:rPr>
              <w:t>Table S1</w:t>
            </w:r>
            <w:r w:rsidR="00207EEF">
              <w:rPr>
                <w:bCs/>
              </w:rPr>
              <w:t>2</w:t>
            </w:r>
            <w:r>
              <w:rPr>
                <w:bCs/>
              </w:rPr>
              <w:t>a Model selection table for models of morning hunt occurrence</w:t>
            </w:r>
          </w:p>
        </w:tc>
      </w:tr>
      <w:tr w:rsidR="000F24AB" w:rsidRPr="00B74FD2" w14:paraId="565A2EEB" w14:textId="77777777" w:rsidTr="000F24AB">
        <w:trPr>
          <w:trHeight w:val="300"/>
        </w:trPr>
        <w:tc>
          <w:tcPr>
            <w:tcW w:w="551" w:type="dxa"/>
            <w:noWrap/>
            <w:hideMark/>
          </w:tcPr>
          <w:p w14:paraId="7E4C3C89" w14:textId="77777777" w:rsidR="00B74FD2" w:rsidRPr="00B74FD2" w:rsidRDefault="00B74FD2" w:rsidP="00B74FD2">
            <w:pPr>
              <w:spacing w:line="240" w:lineRule="auto"/>
              <w:ind w:firstLine="0"/>
              <w:rPr>
                <w:bCs/>
              </w:rPr>
            </w:pPr>
          </w:p>
        </w:tc>
        <w:tc>
          <w:tcPr>
            <w:tcW w:w="1055" w:type="dxa"/>
            <w:noWrap/>
            <w:hideMark/>
          </w:tcPr>
          <w:p w14:paraId="4DBB4237" w14:textId="4C8C863F" w:rsidR="00B74FD2" w:rsidRPr="00B74FD2" w:rsidRDefault="000F24AB" w:rsidP="00B74FD2">
            <w:pPr>
              <w:spacing w:line="240" w:lineRule="auto"/>
              <w:ind w:firstLine="0"/>
              <w:rPr>
                <w:bCs/>
              </w:rPr>
            </w:pPr>
            <w:r>
              <w:rPr>
                <w:bCs/>
              </w:rPr>
              <w:t>Intercept</w:t>
            </w:r>
          </w:p>
        </w:tc>
        <w:tc>
          <w:tcPr>
            <w:tcW w:w="1160" w:type="dxa"/>
            <w:noWrap/>
            <w:hideMark/>
          </w:tcPr>
          <w:p w14:paraId="23E807C8" w14:textId="46070A69" w:rsidR="00B74FD2" w:rsidRPr="00B74FD2" w:rsidRDefault="00B74FD2" w:rsidP="000F24AB">
            <w:pPr>
              <w:spacing w:line="240" w:lineRule="auto"/>
              <w:ind w:firstLine="0"/>
              <w:rPr>
                <w:bCs/>
              </w:rPr>
            </w:pPr>
            <w:r w:rsidRPr="00B74FD2">
              <w:rPr>
                <w:bCs/>
              </w:rPr>
              <w:t>Moonlight</w:t>
            </w:r>
          </w:p>
        </w:tc>
        <w:tc>
          <w:tcPr>
            <w:tcW w:w="1403" w:type="dxa"/>
            <w:noWrap/>
            <w:hideMark/>
          </w:tcPr>
          <w:p w14:paraId="177F484B" w14:textId="77777777" w:rsidR="00B74FD2" w:rsidRPr="00B74FD2" w:rsidRDefault="00B74FD2" w:rsidP="00B74FD2">
            <w:pPr>
              <w:spacing w:line="240" w:lineRule="auto"/>
              <w:ind w:firstLine="0"/>
              <w:rPr>
                <w:bCs/>
              </w:rPr>
            </w:pPr>
            <w:r w:rsidRPr="00B74FD2">
              <w:rPr>
                <w:bCs/>
              </w:rPr>
              <w:t>Temperature</w:t>
            </w:r>
          </w:p>
        </w:tc>
        <w:tc>
          <w:tcPr>
            <w:tcW w:w="1003" w:type="dxa"/>
            <w:noWrap/>
            <w:hideMark/>
          </w:tcPr>
          <w:p w14:paraId="09052769" w14:textId="77777777" w:rsidR="00B74FD2" w:rsidRPr="00B74FD2" w:rsidRDefault="00B74FD2" w:rsidP="00B74FD2">
            <w:pPr>
              <w:spacing w:line="240" w:lineRule="auto"/>
              <w:ind w:firstLine="0"/>
              <w:rPr>
                <w:bCs/>
              </w:rPr>
            </w:pPr>
            <w:r w:rsidRPr="00B74FD2">
              <w:rPr>
                <w:bCs/>
              </w:rPr>
              <w:t>Rainfall</w:t>
            </w:r>
          </w:p>
        </w:tc>
        <w:tc>
          <w:tcPr>
            <w:tcW w:w="1035" w:type="dxa"/>
            <w:noWrap/>
            <w:hideMark/>
          </w:tcPr>
          <w:p w14:paraId="25C5A988" w14:textId="17272AB9" w:rsidR="00B74FD2" w:rsidRPr="00B74FD2" w:rsidRDefault="00B74FD2" w:rsidP="00B74FD2">
            <w:pPr>
              <w:spacing w:line="240" w:lineRule="auto"/>
              <w:ind w:firstLine="0"/>
              <w:rPr>
                <w:bCs/>
              </w:rPr>
            </w:pPr>
            <w:r w:rsidRPr="00B74FD2">
              <w:rPr>
                <w:bCs/>
              </w:rPr>
              <w:t>Denning</w:t>
            </w:r>
            <w:r w:rsidR="000F24AB">
              <w:rPr>
                <w:bCs/>
              </w:rPr>
              <w:t>: yes</w:t>
            </w:r>
          </w:p>
        </w:tc>
        <w:tc>
          <w:tcPr>
            <w:tcW w:w="1300" w:type="dxa"/>
            <w:noWrap/>
            <w:hideMark/>
          </w:tcPr>
          <w:p w14:paraId="2B059DB3" w14:textId="7D646D32" w:rsidR="00B74FD2" w:rsidRPr="00B74FD2" w:rsidRDefault="000F24AB" w:rsidP="00B74FD2">
            <w:pPr>
              <w:spacing w:line="240" w:lineRule="auto"/>
              <w:ind w:firstLine="0"/>
              <w:rPr>
                <w:bCs/>
              </w:rPr>
            </w:pPr>
            <w:r>
              <w:rPr>
                <w:bCs/>
              </w:rPr>
              <w:t>Temp:Rain</w:t>
            </w:r>
          </w:p>
        </w:tc>
        <w:tc>
          <w:tcPr>
            <w:tcW w:w="1574" w:type="dxa"/>
            <w:noWrap/>
            <w:hideMark/>
          </w:tcPr>
          <w:p w14:paraId="117FA6F5" w14:textId="66CCEBBE" w:rsidR="00B74FD2" w:rsidRPr="00B74FD2" w:rsidRDefault="000F24AB" w:rsidP="000F24AB">
            <w:pPr>
              <w:spacing w:line="240" w:lineRule="auto"/>
              <w:ind w:firstLine="0"/>
              <w:rPr>
                <w:bCs/>
              </w:rPr>
            </w:pPr>
            <w:r>
              <w:rPr>
                <w:bCs/>
              </w:rPr>
              <w:t>Temp:</w:t>
            </w:r>
            <w:r w:rsidR="00B74FD2" w:rsidRPr="00B74FD2">
              <w:rPr>
                <w:bCs/>
              </w:rPr>
              <w:t>Denning</w:t>
            </w:r>
          </w:p>
        </w:tc>
        <w:tc>
          <w:tcPr>
            <w:tcW w:w="1137" w:type="dxa"/>
            <w:noWrap/>
            <w:hideMark/>
          </w:tcPr>
          <w:p w14:paraId="6934D10E" w14:textId="77777777" w:rsidR="00B74FD2" w:rsidRPr="00B74FD2" w:rsidRDefault="00B74FD2" w:rsidP="00B74FD2">
            <w:pPr>
              <w:spacing w:line="240" w:lineRule="auto"/>
              <w:ind w:firstLine="0"/>
              <w:rPr>
                <w:bCs/>
              </w:rPr>
            </w:pPr>
            <w:r w:rsidRPr="00B74FD2">
              <w:rPr>
                <w:bCs/>
              </w:rPr>
              <w:t>Radiation</w:t>
            </w:r>
          </w:p>
        </w:tc>
        <w:tc>
          <w:tcPr>
            <w:tcW w:w="712" w:type="dxa"/>
            <w:noWrap/>
            <w:hideMark/>
          </w:tcPr>
          <w:p w14:paraId="2A44EDF0" w14:textId="77777777" w:rsidR="00B74FD2" w:rsidRPr="00B74FD2" w:rsidRDefault="00B74FD2" w:rsidP="00B74FD2">
            <w:pPr>
              <w:spacing w:line="240" w:lineRule="auto"/>
              <w:ind w:firstLine="0"/>
              <w:rPr>
                <w:bCs/>
              </w:rPr>
            </w:pPr>
            <w:r w:rsidRPr="00B74FD2">
              <w:rPr>
                <w:bCs/>
              </w:rPr>
              <w:t>df</w:t>
            </w:r>
          </w:p>
        </w:tc>
        <w:tc>
          <w:tcPr>
            <w:tcW w:w="1188" w:type="dxa"/>
            <w:noWrap/>
            <w:hideMark/>
          </w:tcPr>
          <w:p w14:paraId="3168E096" w14:textId="77777777" w:rsidR="00B74FD2" w:rsidRPr="00B74FD2" w:rsidRDefault="00B74FD2" w:rsidP="00B74FD2">
            <w:pPr>
              <w:spacing w:line="240" w:lineRule="auto"/>
              <w:ind w:firstLine="0"/>
              <w:rPr>
                <w:bCs/>
              </w:rPr>
            </w:pPr>
            <w:r w:rsidRPr="00B74FD2">
              <w:rPr>
                <w:bCs/>
              </w:rPr>
              <w:t>logLik</w:t>
            </w:r>
          </w:p>
        </w:tc>
        <w:tc>
          <w:tcPr>
            <w:tcW w:w="931" w:type="dxa"/>
            <w:noWrap/>
            <w:hideMark/>
          </w:tcPr>
          <w:p w14:paraId="1F7CB083" w14:textId="77777777" w:rsidR="00B74FD2" w:rsidRPr="00B74FD2" w:rsidRDefault="00B74FD2" w:rsidP="00B74FD2">
            <w:pPr>
              <w:spacing w:line="240" w:lineRule="auto"/>
              <w:ind w:firstLine="0"/>
              <w:rPr>
                <w:bCs/>
              </w:rPr>
            </w:pPr>
            <w:r w:rsidRPr="00B74FD2">
              <w:rPr>
                <w:bCs/>
              </w:rPr>
              <w:t>AICc</w:t>
            </w:r>
          </w:p>
        </w:tc>
        <w:tc>
          <w:tcPr>
            <w:tcW w:w="786" w:type="dxa"/>
            <w:noWrap/>
            <w:hideMark/>
          </w:tcPr>
          <w:p w14:paraId="0D8C5926" w14:textId="77777777" w:rsidR="00B74FD2" w:rsidRPr="00B74FD2" w:rsidRDefault="00B74FD2" w:rsidP="00B74FD2">
            <w:pPr>
              <w:spacing w:line="240" w:lineRule="auto"/>
              <w:ind w:firstLine="0"/>
              <w:rPr>
                <w:bCs/>
              </w:rPr>
            </w:pPr>
            <w:r w:rsidRPr="00B74FD2">
              <w:rPr>
                <w:bCs/>
              </w:rPr>
              <w:t>delta</w:t>
            </w:r>
          </w:p>
        </w:tc>
        <w:tc>
          <w:tcPr>
            <w:tcW w:w="815" w:type="dxa"/>
            <w:noWrap/>
            <w:hideMark/>
          </w:tcPr>
          <w:p w14:paraId="5C44CC30" w14:textId="77777777" w:rsidR="00B74FD2" w:rsidRPr="00B74FD2" w:rsidRDefault="00B74FD2" w:rsidP="00B74FD2">
            <w:pPr>
              <w:spacing w:line="240" w:lineRule="auto"/>
              <w:ind w:firstLine="0"/>
              <w:rPr>
                <w:bCs/>
              </w:rPr>
            </w:pPr>
            <w:r w:rsidRPr="00B74FD2">
              <w:rPr>
                <w:bCs/>
              </w:rPr>
              <w:t>weight</w:t>
            </w:r>
          </w:p>
        </w:tc>
      </w:tr>
      <w:tr w:rsidR="000F24AB" w:rsidRPr="00B74FD2" w14:paraId="517E9091" w14:textId="77777777" w:rsidTr="000F24AB">
        <w:trPr>
          <w:trHeight w:val="300"/>
        </w:trPr>
        <w:tc>
          <w:tcPr>
            <w:tcW w:w="551" w:type="dxa"/>
            <w:noWrap/>
            <w:hideMark/>
          </w:tcPr>
          <w:p w14:paraId="5CC6D346" w14:textId="77777777" w:rsidR="00B74FD2" w:rsidRPr="00B74FD2" w:rsidRDefault="00B74FD2" w:rsidP="00B74FD2">
            <w:pPr>
              <w:spacing w:line="240" w:lineRule="auto"/>
              <w:ind w:firstLine="0"/>
              <w:rPr>
                <w:bCs/>
              </w:rPr>
            </w:pPr>
            <w:r w:rsidRPr="00B74FD2">
              <w:rPr>
                <w:bCs/>
              </w:rPr>
              <w:t>2</w:t>
            </w:r>
          </w:p>
        </w:tc>
        <w:tc>
          <w:tcPr>
            <w:tcW w:w="1055" w:type="dxa"/>
            <w:noWrap/>
            <w:hideMark/>
          </w:tcPr>
          <w:p w14:paraId="52A3FF77" w14:textId="77777777" w:rsidR="00B74FD2" w:rsidRPr="00B74FD2" w:rsidRDefault="00B74FD2" w:rsidP="00B74FD2">
            <w:pPr>
              <w:spacing w:line="240" w:lineRule="auto"/>
              <w:ind w:firstLine="0"/>
              <w:rPr>
                <w:bCs/>
              </w:rPr>
            </w:pPr>
            <w:r w:rsidRPr="00B74FD2">
              <w:rPr>
                <w:bCs/>
              </w:rPr>
              <w:t>0.8011</w:t>
            </w:r>
          </w:p>
        </w:tc>
        <w:tc>
          <w:tcPr>
            <w:tcW w:w="1160" w:type="dxa"/>
            <w:noWrap/>
            <w:hideMark/>
          </w:tcPr>
          <w:p w14:paraId="788C6CAA" w14:textId="77777777" w:rsidR="00B74FD2" w:rsidRPr="00B74FD2" w:rsidRDefault="00B74FD2" w:rsidP="00B74FD2">
            <w:pPr>
              <w:spacing w:line="240" w:lineRule="auto"/>
              <w:ind w:firstLine="0"/>
              <w:rPr>
                <w:bCs/>
              </w:rPr>
            </w:pPr>
            <w:r w:rsidRPr="00B74FD2">
              <w:rPr>
                <w:bCs/>
              </w:rPr>
              <w:t>-0.0098</w:t>
            </w:r>
          </w:p>
        </w:tc>
        <w:tc>
          <w:tcPr>
            <w:tcW w:w="1403" w:type="dxa"/>
            <w:noWrap/>
            <w:hideMark/>
          </w:tcPr>
          <w:p w14:paraId="3E31C04D"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15AB1E45"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0B4FDCE"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1A799F48"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46E03FA8"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23F6FA35"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54E9857D" w14:textId="77777777" w:rsidR="00B74FD2" w:rsidRPr="00B74FD2" w:rsidRDefault="00B74FD2" w:rsidP="00B74FD2">
            <w:pPr>
              <w:spacing w:line="240" w:lineRule="auto"/>
              <w:ind w:firstLine="0"/>
              <w:rPr>
                <w:bCs/>
              </w:rPr>
            </w:pPr>
            <w:r w:rsidRPr="00B74FD2">
              <w:rPr>
                <w:bCs/>
              </w:rPr>
              <w:t>4.00</w:t>
            </w:r>
          </w:p>
        </w:tc>
        <w:tc>
          <w:tcPr>
            <w:tcW w:w="1188" w:type="dxa"/>
            <w:noWrap/>
            <w:hideMark/>
          </w:tcPr>
          <w:p w14:paraId="1DB2FC21" w14:textId="77777777" w:rsidR="00B74FD2" w:rsidRPr="00B74FD2" w:rsidRDefault="00B74FD2" w:rsidP="00B74FD2">
            <w:pPr>
              <w:spacing w:line="240" w:lineRule="auto"/>
              <w:ind w:firstLine="0"/>
              <w:rPr>
                <w:bCs/>
              </w:rPr>
            </w:pPr>
            <w:r w:rsidRPr="00B74FD2">
              <w:rPr>
                <w:bCs/>
              </w:rPr>
              <w:t>-1580.60</w:t>
            </w:r>
          </w:p>
        </w:tc>
        <w:tc>
          <w:tcPr>
            <w:tcW w:w="931" w:type="dxa"/>
            <w:noWrap/>
            <w:hideMark/>
          </w:tcPr>
          <w:p w14:paraId="767F5128" w14:textId="77777777" w:rsidR="00B74FD2" w:rsidRPr="00B74FD2" w:rsidRDefault="00B74FD2" w:rsidP="00B74FD2">
            <w:pPr>
              <w:spacing w:line="240" w:lineRule="auto"/>
              <w:ind w:firstLine="0"/>
              <w:rPr>
                <w:bCs/>
              </w:rPr>
            </w:pPr>
            <w:r w:rsidRPr="00B74FD2">
              <w:rPr>
                <w:bCs/>
              </w:rPr>
              <w:t>3169.21</w:t>
            </w:r>
          </w:p>
        </w:tc>
        <w:tc>
          <w:tcPr>
            <w:tcW w:w="786" w:type="dxa"/>
            <w:noWrap/>
            <w:hideMark/>
          </w:tcPr>
          <w:p w14:paraId="0D595D33" w14:textId="77777777" w:rsidR="00B74FD2" w:rsidRPr="00B74FD2" w:rsidRDefault="00B74FD2" w:rsidP="00B74FD2">
            <w:pPr>
              <w:spacing w:line="240" w:lineRule="auto"/>
              <w:ind w:firstLine="0"/>
              <w:rPr>
                <w:bCs/>
              </w:rPr>
            </w:pPr>
            <w:r w:rsidRPr="00B74FD2">
              <w:rPr>
                <w:bCs/>
              </w:rPr>
              <w:t>0.00</w:t>
            </w:r>
          </w:p>
        </w:tc>
        <w:tc>
          <w:tcPr>
            <w:tcW w:w="815" w:type="dxa"/>
            <w:noWrap/>
            <w:hideMark/>
          </w:tcPr>
          <w:p w14:paraId="38593622" w14:textId="77777777" w:rsidR="00B74FD2" w:rsidRPr="00B74FD2" w:rsidRDefault="00B74FD2" w:rsidP="00B74FD2">
            <w:pPr>
              <w:spacing w:line="240" w:lineRule="auto"/>
              <w:ind w:firstLine="0"/>
              <w:rPr>
                <w:bCs/>
              </w:rPr>
            </w:pPr>
            <w:r w:rsidRPr="00B74FD2">
              <w:rPr>
                <w:bCs/>
              </w:rPr>
              <w:t>0.95</w:t>
            </w:r>
          </w:p>
        </w:tc>
      </w:tr>
      <w:tr w:rsidR="000F24AB" w:rsidRPr="00B74FD2" w14:paraId="267D0DE7" w14:textId="77777777" w:rsidTr="000F24AB">
        <w:trPr>
          <w:trHeight w:val="300"/>
        </w:trPr>
        <w:tc>
          <w:tcPr>
            <w:tcW w:w="551" w:type="dxa"/>
            <w:noWrap/>
            <w:hideMark/>
          </w:tcPr>
          <w:p w14:paraId="7F7CD8D3" w14:textId="77777777" w:rsidR="00B74FD2" w:rsidRPr="00B74FD2" w:rsidRDefault="00B74FD2" w:rsidP="00B74FD2">
            <w:pPr>
              <w:spacing w:line="240" w:lineRule="auto"/>
              <w:ind w:firstLine="0"/>
              <w:rPr>
                <w:bCs/>
              </w:rPr>
            </w:pPr>
            <w:r w:rsidRPr="00B74FD2">
              <w:rPr>
                <w:bCs/>
              </w:rPr>
              <w:t>9</w:t>
            </w:r>
          </w:p>
        </w:tc>
        <w:tc>
          <w:tcPr>
            <w:tcW w:w="1055" w:type="dxa"/>
            <w:noWrap/>
            <w:hideMark/>
          </w:tcPr>
          <w:p w14:paraId="739701CC" w14:textId="77777777" w:rsidR="00B74FD2" w:rsidRPr="00B74FD2" w:rsidRDefault="00B74FD2" w:rsidP="00B74FD2">
            <w:pPr>
              <w:spacing w:line="240" w:lineRule="auto"/>
              <w:ind w:firstLine="0"/>
              <w:rPr>
                <w:bCs/>
              </w:rPr>
            </w:pPr>
            <w:r w:rsidRPr="00B74FD2">
              <w:rPr>
                <w:bCs/>
              </w:rPr>
              <w:t>0.7986</w:t>
            </w:r>
          </w:p>
        </w:tc>
        <w:tc>
          <w:tcPr>
            <w:tcW w:w="1160" w:type="dxa"/>
            <w:noWrap/>
            <w:hideMark/>
          </w:tcPr>
          <w:p w14:paraId="032CE593" w14:textId="77777777" w:rsidR="00B74FD2" w:rsidRPr="00B74FD2" w:rsidRDefault="00B74FD2" w:rsidP="00B74FD2">
            <w:pPr>
              <w:spacing w:line="240" w:lineRule="auto"/>
              <w:ind w:firstLine="0"/>
              <w:rPr>
                <w:bCs/>
              </w:rPr>
            </w:pPr>
            <w:r w:rsidRPr="00B74FD2">
              <w:rPr>
                <w:bCs/>
              </w:rPr>
              <w:t>-0.0097</w:t>
            </w:r>
          </w:p>
        </w:tc>
        <w:tc>
          <w:tcPr>
            <w:tcW w:w="1403" w:type="dxa"/>
            <w:noWrap/>
            <w:hideMark/>
          </w:tcPr>
          <w:p w14:paraId="6C6FF29F"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1DBB9CC7"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417A2E9F" w14:textId="77777777" w:rsidR="00B74FD2" w:rsidRPr="00B74FD2" w:rsidRDefault="00B74FD2" w:rsidP="00B74FD2">
            <w:pPr>
              <w:spacing w:line="240" w:lineRule="auto"/>
              <w:ind w:firstLine="0"/>
              <w:rPr>
                <w:bCs/>
              </w:rPr>
            </w:pPr>
            <w:r w:rsidRPr="00B74FD2">
              <w:rPr>
                <w:bCs/>
              </w:rPr>
              <w:t>+</w:t>
            </w:r>
          </w:p>
        </w:tc>
        <w:tc>
          <w:tcPr>
            <w:tcW w:w="1300" w:type="dxa"/>
            <w:noWrap/>
            <w:hideMark/>
          </w:tcPr>
          <w:p w14:paraId="075B69AC"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58F1B224"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4B4BF3EE"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3BD9DE08"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3027BA50" w14:textId="77777777" w:rsidR="00B74FD2" w:rsidRPr="00B74FD2" w:rsidRDefault="00B74FD2" w:rsidP="00B74FD2">
            <w:pPr>
              <w:spacing w:line="240" w:lineRule="auto"/>
              <w:ind w:firstLine="0"/>
              <w:rPr>
                <w:bCs/>
              </w:rPr>
            </w:pPr>
            <w:r w:rsidRPr="00B74FD2">
              <w:rPr>
                <w:bCs/>
              </w:rPr>
              <w:t>-1582.80</w:t>
            </w:r>
          </w:p>
        </w:tc>
        <w:tc>
          <w:tcPr>
            <w:tcW w:w="931" w:type="dxa"/>
            <w:noWrap/>
            <w:hideMark/>
          </w:tcPr>
          <w:p w14:paraId="7F236DFE" w14:textId="77777777" w:rsidR="00B74FD2" w:rsidRPr="00B74FD2" w:rsidRDefault="00B74FD2" w:rsidP="00B74FD2">
            <w:pPr>
              <w:spacing w:line="240" w:lineRule="auto"/>
              <w:ind w:firstLine="0"/>
              <w:rPr>
                <w:bCs/>
              </w:rPr>
            </w:pPr>
            <w:r w:rsidRPr="00B74FD2">
              <w:rPr>
                <w:bCs/>
              </w:rPr>
              <w:t>3175.62</w:t>
            </w:r>
          </w:p>
        </w:tc>
        <w:tc>
          <w:tcPr>
            <w:tcW w:w="786" w:type="dxa"/>
            <w:noWrap/>
            <w:hideMark/>
          </w:tcPr>
          <w:p w14:paraId="0D3FAECD" w14:textId="77777777" w:rsidR="00B74FD2" w:rsidRPr="00B74FD2" w:rsidRDefault="00B74FD2" w:rsidP="00B74FD2">
            <w:pPr>
              <w:spacing w:line="240" w:lineRule="auto"/>
              <w:ind w:firstLine="0"/>
              <w:rPr>
                <w:bCs/>
              </w:rPr>
            </w:pPr>
            <w:r w:rsidRPr="00B74FD2">
              <w:rPr>
                <w:bCs/>
              </w:rPr>
              <w:t>6.42</w:t>
            </w:r>
          </w:p>
        </w:tc>
        <w:tc>
          <w:tcPr>
            <w:tcW w:w="815" w:type="dxa"/>
            <w:noWrap/>
            <w:hideMark/>
          </w:tcPr>
          <w:p w14:paraId="5F2195CF" w14:textId="77777777" w:rsidR="00B74FD2" w:rsidRPr="00B74FD2" w:rsidRDefault="00B74FD2" w:rsidP="00B74FD2">
            <w:pPr>
              <w:spacing w:line="240" w:lineRule="auto"/>
              <w:ind w:firstLine="0"/>
              <w:rPr>
                <w:bCs/>
              </w:rPr>
            </w:pPr>
            <w:r w:rsidRPr="00B74FD2">
              <w:rPr>
                <w:bCs/>
              </w:rPr>
              <w:t>0.04</w:t>
            </w:r>
          </w:p>
        </w:tc>
      </w:tr>
      <w:tr w:rsidR="000F24AB" w:rsidRPr="00B74FD2" w14:paraId="1BBC7A7E" w14:textId="77777777" w:rsidTr="000F24AB">
        <w:trPr>
          <w:trHeight w:val="300"/>
        </w:trPr>
        <w:tc>
          <w:tcPr>
            <w:tcW w:w="551" w:type="dxa"/>
            <w:noWrap/>
            <w:hideMark/>
          </w:tcPr>
          <w:p w14:paraId="268B1962" w14:textId="77777777" w:rsidR="00B74FD2" w:rsidRPr="00B74FD2" w:rsidRDefault="00B74FD2" w:rsidP="00B74FD2">
            <w:pPr>
              <w:spacing w:line="240" w:lineRule="auto"/>
              <w:ind w:firstLine="0"/>
              <w:rPr>
                <w:bCs/>
              </w:rPr>
            </w:pPr>
            <w:r w:rsidRPr="00B74FD2">
              <w:rPr>
                <w:bCs/>
              </w:rPr>
              <w:t>1</w:t>
            </w:r>
          </w:p>
        </w:tc>
        <w:tc>
          <w:tcPr>
            <w:tcW w:w="1055" w:type="dxa"/>
            <w:noWrap/>
            <w:hideMark/>
          </w:tcPr>
          <w:p w14:paraId="41597C80" w14:textId="77777777" w:rsidR="00B74FD2" w:rsidRPr="00B74FD2" w:rsidRDefault="00B74FD2" w:rsidP="00B74FD2">
            <w:pPr>
              <w:spacing w:line="240" w:lineRule="auto"/>
              <w:ind w:firstLine="0"/>
              <w:rPr>
                <w:bCs/>
              </w:rPr>
            </w:pPr>
            <w:r w:rsidRPr="00B74FD2">
              <w:rPr>
                <w:bCs/>
              </w:rPr>
              <w:t>0.6760</w:t>
            </w:r>
          </w:p>
        </w:tc>
        <w:tc>
          <w:tcPr>
            <w:tcW w:w="1160" w:type="dxa"/>
            <w:noWrap/>
            <w:hideMark/>
          </w:tcPr>
          <w:p w14:paraId="210A014F" w14:textId="77777777" w:rsidR="00B74FD2" w:rsidRPr="00B74FD2" w:rsidRDefault="00B74FD2" w:rsidP="00B74FD2">
            <w:pPr>
              <w:spacing w:line="240" w:lineRule="auto"/>
              <w:ind w:firstLine="0"/>
              <w:rPr>
                <w:bCs/>
              </w:rPr>
            </w:pPr>
            <w:r w:rsidRPr="00B74FD2">
              <w:rPr>
                <w:bCs/>
              </w:rPr>
              <w:t>-0.0097</w:t>
            </w:r>
          </w:p>
        </w:tc>
        <w:tc>
          <w:tcPr>
            <w:tcW w:w="1403" w:type="dxa"/>
            <w:noWrap/>
            <w:hideMark/>
          </w:tcPr>
          <w:p w14:paraId="17E10021" w14:textId="77777777" w:rsidR="00B74FD2" w:rsidRPr="00B74FD2" w:rsidRDefault="00B74FD2" w:rsidP="00B74FD2">
            <w:pPr>
              <w:spacing w:line="240" w:lineRule="auto"/>
              <w:ind w:firstLine="0"/>
              <w:rPr>
                <w:bCs/>
              </w:rPr>
            </w:pPr>
            <w:r w:rsidRPr="00B74FD2">
              <w:rPr>
                <w:bCs/>
              </w:rPr>
              <w:t>0.0045</w:t>
            </w:r>
          </w:p>
        </w:tc>
        <w:tc>
          <w:tcPr>
            <w:tcW w:w="1003" w:type="dxa"/>
            <w:noWrap/>
            <w:hideMark/>
          </w:tcPr>
          <w:p w14:paraId="2DCEAFF5"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D4105CB"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72883AFF"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6F4C4B62"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CF4ED74"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3B4668E9"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17339075" w14:textId="77777777" w:rsidR="00B74FD2" w:rsidRPr="00B74FD2" w:rsidRDefault="00B74FD2" w:rsidP="00B74FD2">
            <w:pPr>
              <w:spacing w:line="240" w:lineRule="auto"/>
              <w:ind w:firstLine="0"/>
              <w:rPr>
                <w:bCs/>
              </w:rPr>
            </w:pPr>
            <w:r w:rsidRPr="00B74FD2">
              <w:rPr>
                <w:bCs/>
              </w:rPr>
              <w:t>-1584.52</w:t>
            </w:r>
          </w:p>
        </w:tc>
        <w:tc>
          <w:tcPr>
            <w:tcW w:w="931" w:type="dxa"/>
            <w:noWrap/>
            <w:hideMark/>
          </w:tcPr>
          <w:p w14:paraId="30399BDE" w14:textId="77777777" w:rsidR="00B74FD2" w:rsidRPr="00B74FD2" w:rsidRDefault="00B74FD2" w:rsidP="00B74FD2">
            <w:pPr>
              <w:spacing w:line="240" w:lineRule="auto"/>
              <w:ind w:firstLine="0"/>
              <w:rPr>
                <w:bCs/>
              </w:rPr>
            </w:pPr>
            <w:r w:rsidRPr="00B74FD2">
              <w:rPr>
                <w:bCs/>
              </w:rPr>
              <w:t>3179.05</w:t>
            </w:r>
          </w:p>
        </w:tc>
        <w:tc>
          <w:tcPr>
            <w:tcW w:w="786" w:type="dxa"/>
            <w:noWrap/>
            <w:hideMark/>
          </w:tcPr>
          <w:p w14:paraId="2D1D5271" w14:textId="77777777" w:rsidR="00B74FD2" w:rsidRPr="00B74FD2" w:rsidRDefault="00B74FD2" w:rsidP="00B74FD2">
            <w:pPr>
              <w:spacing w:line="240" w:lineRule="auto"/>
              <w:ind w:firstLine="0"/>
              <w:rPr>
                <w:bCs/>
              </w:rPr>
            </w:pPr>
            <w:r w:rsidRPr="00B74FD2">
              <w:rPr>
                <w:bCs/>
              </w:rPr>
              <w:t>9.85</w:t>
            </w:r>
          </w:p>
        </w:tc>
        <w:tc>
          <w:tcPr>
            <w:tcW w:w="815" w:type="dxa"/>
            <w:noWrap/>
            <w:hideMark/>
          </w:tcPr>
          <w:p w14:paraId="58F074C4" w14:textId="77777777" w:rsidR="00B74FD2" w:rsidRPr="00B74FD2" w:rsidRDefault="00B74FD2" w:rsidP="00B74FD2">
            <w:pPr>
              <w:spacing w:line="240" w:lineRule="auto"/>
              <w:ind w:firstLine="0"/>
              <w:rPr>
                <w:bCs/>
              </w:rPr>
            </w:pPr>
            <w:r w:rsidRPr="00B74FD2">
              <w:rPr>
                <w:bCs/>
              </w:rPr>
              <w:t>0.01</w:t>
            </w:r>
          </w:p>
        </w:tc>
      </w:tr>
      <w:tr w:rsidR="000F24AB" w:rsidRPr="00B74FD2" w14:paraId="2CDF0545" w14:textId="77777777" w:rsidTr="000F24AB">
        <w:trPr>
          <w:trHeight w:val="300"/>
        </w:trPr>
        <w:tc>
          <w:tcPr>
            <w:tcW w:w="551" w:type="dxa"/>
            <w:noWrap/>
            <w:hideMark/>
          </w:tcPr>
          <w:p w14:paraId="28B3EDD8" w14:textId="77777777" w:rsidR="00B74FD2" w:rsidRPr="00B74FD2" w:rsidRDefault="00B74FD2" w:rsidP="00B74FD2">
            <w:pPr>
              <w:spacing w:line="240" w:lineRule="auto"/>
              <w:ind w:firstLine="0"/>
              <w:rPr>
                <w:bCs/>
              </w:rPr>
            </w:pPr>
            <w:r w:rsidRPr="00B74FD2">
              <w:rPr>
                <w:bCs/>
              </w:rPr>
              <w:t>7</w:t>
            </w:r>
          </w:p>
        </w:tc>
        <w:tc>
          <w:tcPr>
            <w:tcW w:w="1055" w:type="dxa"/>
            <w:noWrap/>
            <w:hideMark/>
          </w:tcPr>
          <w:p w14:paraId="19B8488B" w14:textId="77777777" w:rsidR="00B74FD2" w:rsidRPr="00B74FD2" w:rsidRDefault="00B74FD2" w:rsidP="00B74FD2">
            <w:pPr>
              <w:spacing w:line="240" w:lineRule="auto"/>
              <w:ind w:firstLine="0"/>
              <w:rPr>
                <w:bCs/>
              </w:rPr>
            </w:pPr>
            <w:r w:rsidRPr="00B74FD2">
              <w:rPr>
                <w:bCs/>
              </w:rPr>
              <w:t>0.6538</w:t>
            </w:r>
          </w:p>
        </w:tc>
        <w:tc>
          <w:tcPr>
            <w:tcW w:w="1160" w:type="dxa"/>
            <w:noWrap/>
            <w:hideMark/>
          </w:tcPr>
          <w:p w14:paraId="4DC3C480" w14:textId="77777777" w:rsidR="00B74FD2" w:rsidRPr="00B74FD2" w:rsidRDefault="00B74FD2" w:rsidP="00B74FD2">
            <w:pPr>
              <w:spacing w:line="240" w:lineRule="auto"/>
              <w:ind w:firstLine="0"/>
              <w:rPr>
                <w:bCs/>
              </w:rPr>
            </w:pPr>
            <w:r w:rsidRPr="00B74FD2">
              <w:rPr>
                <w:bCs/>
              </w:rPr>
              <w:t>-0.0096</w:t>
            </w:r>
          </w:p>
        </w:tc>
        <w:tc>
          <w:tcPr>
            <w:tcW w:w="1403" w:type="dxa"/>
            <w:noWrap/>
            <w:hideMark/>
          </w:tcPr>
          <w:p w14:paraId="6A5651B1" w14:textId="77777777" w:rsidR="00B74FD2" w:rsidRPr="00B74FD2" w:rsidRDefault="00B74FD2" w:rsidP="00B74FD2">
            <w:pPr>
              <w:spacing w:line="240" w:lineRule="auto"/>
              <w:ind w:firstLine="0"/>
              <w:rPr>
                <w:bCs/>
              </w:rPr>
            </w:pPr>
            <w:r w:rsidRPr="00B74FD2">
              <w:rPr>
                <w:bCs/>
              </w:rPr>
              <w:t>0.0052</w:t>
            </w:r>
          </w:p>
        </w:tc>
        <w:tc>
          <w:tcPr>
            <w:tcW w:w="1003" w:type="dxa"/>
            <w:noWrap/>
            <w:hideMark/>
          </w:tcPr>
          <w:p w14:paraId="0C88E26C"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7A630B05" w14:textId="77777777" w:rsidR="00B74FD2" w:rsidRPr="00B74FD2" w:rsidRDefault="00B74FD2" w:rsidP="00B74FD2">
            <w:pPr>
              <w:spacing w:line="240" w:lineRule="auto"/>
              <w:ind w:firstLine="0"/>
              <w:rPr>
                <w:bCs/>
              </w:rPr>
            </w:pPr>
            <w:r w:rsidRPr="00B74FD2">
              <w:rPr>
                <w:bCs/>
              </w:rPr>
              <w:t>+</w:t>
            </w:r>
          </w:p>
        </w:tc>
        <w:tc>
          <w:tcPr>
            <w:tcW w:w="1300" w:type="dxa"/>
            <w:noWrap/>
            <w:hideMark/>
          </w:tcPr>
          <w:p w14:paraId="44AAAB16"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627256F6"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77F11C1"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40D8F2A7"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5DE1CCD4" w14:textId="77777777" w:rsidR="00B74FD2" w:rsidRPr="00B74FD2" w:rsidRDefault="00B74FD2" w:rsidP="00B74FD2">
            <w:pPr>
              <w:spacing w:line="240" w:lineRule="auto"/>
              <w:ind w:firstLine="0"/>
              <w:rPr>
                <w:bCs/>
              </w:rPr>
            </w:pPr>
            <w:r w:rsidRPr="00B74FD2">
              <w:rPr>
                <w:bCs/>
              </w:rPr>
              <w:t>-1586.47</w:t>
            </w:r>
          </w:p>
        </w:tc>
        <w:tc>
          <w:tcPr>
            <w:tcW w:w="931" w:type="dxa"/>
            <w:noWrap/>
            <w:hideMark/>
          </w:tcPr>
          <w:p w14:paraId="3A7BCAE4" w14:textId="77777777" w:rsidR="00B74FD2" w:rsidRPr="00B74FD2" w:rsidRDefault="00B74FD2" w:rsidP="00B74FD2">
            <w:pPr>
              <w:spacing w:line="240" w:lineRule="auto"/>
              <w:ind w:firstLine="0"/>
              <w:rPr>
                <w:bCs/>
              </w:rPr>
            </w:pPr>
            <w:r w:rsidRPr="00B74FD2">
              <w:rPr>
                <w:bCs/>
              </w:rPr>
              <w:t>3184.98</w:t>
            </w:r>
          </w:p>
        </w:tc>
        <w:tc>
          <w:tcPr>
            <w:tcW w:w="786" w:type="dxa"/>
            <w:noWrap/>
            <w:hideMark/>
          </w:tcPr>
          <w:p w14:paraId="3A23598E" w14:textId="77777777" w:rsidR="00B74FD2" w:rsidRPr="00B74FD2" w:rsidRDefault="00B74FD2" w:rsidP="00B74FD2">
            <w:pPr>
              <w:spacing w:line="240" w:lineRule="auto"/>
              <w:ind w:firstLine="0"/>
              <w:rPr>
                <w:bCs/>
              </w:rPr>
            </w:pPr>
            <w:r w:rsidRPr="00B74FD2">
              <w:rPr>
                <w:bCs/>
              </w:rPr>
              <w:t>15.77</w:t>
            </w:r>
          </w:p>
        </w:tc>
        <w:tc>
          <w:tcPr>
            <w:tcW w:w="815" w:type="dxa"/>
            <w:noWrap/>
            <w:hideMark/>
          </w:tcPr>
          <w:p w14:paraId="792F766C" w14:textId="77777777" w:rsidR="00B74FD2" w:rsidRPr="00B74FD2" w:rsidRDefault="00B74FD2" w:rsidP="00B74FD2">
            <w:pPr>
              <w:spacing w:line="240" w:lineRule="auto"/>
              <w:ind w:firstLine="0"/>
              <w:rPr>
                <w:bCs/>
              </w:rPr>
            </w:pPr>
            <w:r w:rsidRPr="00B74FD2">
              <w:rPr>
                <w:bCs/>
              </w:rPr>
              <w:t>0.00</w:t>
            </w:r>
          </w:p>
        </w:tc>
      </w:tr>
      <w:tr w:rsidR="000F24AB" w:rsidRPr="00B74FD2" w14:paraId="35C96F1C" w14:textId="77777777" w:rsidTr="000F24AB">
        <w:trPr>
          <w:trHeight w:val="300"/>
        </w:trPr>
        <w:tc>
          <w:tcPr>
            <w:tcW w:w="551" w:type="dxa"/>
            <w:noWrap/>
            <w:hideMark/>
          </w:tcPr>
          <w:p w14:paraId="02DA0176" w14:textId="77777777" w:rsidR="00B74FD2" w:rsidRPr="00B74FD2" w:rsidRDefault="00B74FD2" w:rsidP="00B74FD2">
            <w:pPr>
              <w:spacing w:line="240" w:lineRule="auto"/>
              <w:ind w:firstLine="0"/>
              <w:rPr>
                <w:bCs/>
              </w:rPr>
            </w:pPr>
            <w:r w:rsidRPr="00B74FD2">
              <w:rPr>
                <w:bCs/>
              </w:rPr>
              <w:t>21</w:t>
            </w:r>
          </w:p>
        </w:tc>
        <w:tc>
          <w:tcPr>
            <w:tcW w:w="1055" w:type="dxa"/>
            <w:noWrap/>
            <w:hideMark/>
          </w:tcPr>
          <w:p w14:paraId="0076B3BC" w14:textId="77777777" w:rsidR="00B74FD2" w:rsidRPr="00B74FD2" w:rsidRDefault="00B74FD2" w:rsidP="00B74FD2">
            <w:pPr>
              <w:spacing w:line="240" w:lineRule="auto"/>
              <w:ind w:firstLine="0"/>
              <w:rPr>
                <w:bCs/>
              </w:rPr>
            </w:pPr>
            <w:r w:rsidRPr="00B74FD2">
              <w:rPr>
                <w:bCs/>
              </w:rPr>
              <w:t>0.7618</w:t>
            </w:r>
          </w:p>
        </w:tc>
        <w:tc>
          <w:tcPr>
            <w:tcW w:w="1160" w:type="dxa"/>
            <w:noWrap/>
            <w:hideMark/>
          </w:tcPr>
          <w:p w14:paraId="64D9D8B0"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145ABAEA"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77C167B7"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51B4C6F9"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1F422317"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4748DAA8"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0F94CCD"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07043249" w14:textId="77777777" w:rsidR="00B74FD2" w:rsidRPr="00B74FD2" w:rsidRDefault="00B74FD2" w:rsidP="00B74FD2">
            <w:pPr>
              <w:spacing w:line="240" w:lineRule="auto"/>
              <w:ind w:firstLine="0"/>
              <w:rPr>
                <w:bCs/>
              </w:rPr>
            </w:pPr>
            <w:r w:rsidRPr="00B74FD2">
              <w:rPr>
                <w:bCs/>
              </w:rPr>
              <w:t>3.00</w:t>
            </w:r>
          </w:p>
        </w:tc>
        <w:tc>
          <w:tcPr>
            <w:tcW w:w="1188" w:type="dxa"/>
            <w:noWrap/>
            <w:hideMark/>
          </w:tcPr>
          <w:p w14:paraId="4709DDE1" w14:textId="77777777" w:rsidR="00B74FD2" w:rsidRPr="00B74FD2" w:rsidRDefault="00B74FD2" w:rsidP="00B74FD2">
            <w:pPr>
              <w:spacing w:line="240" w:lineRule="auto"/>
              <w:ind w:firstLine="0"/>
              <w:rPr>
                <w:bCs/>
              </w:rPr>
            </w:pPr>
            <w:r w:rsidRPr="00B74FD2">
              <w:rPr>
                <w:bCs/>
              </w:rPr>
              <w:t>-1590.18</w:t>
            </w:r>
          </w:p>
        </w:tc>
        <w:tc>
          <w:tcPr>
            <w:tcW w:w="931" w:type="dxa"/>
            <w:noWrap/>
            <w:hideMark/>
          </w:tcPr>
          <w:p w14:paraId="6091E5E4" w14:textId="77777777" w:rsidR="00B74FD2" w:rsidRPr="00B74FD2" w:rsidRDefault="00B74FD2" w:rsidP="00B74FD2">
            <w:pPr>
              <w:spacing w:line="240" w:lineRule="auto"/>
              <w:ind w:firstLine="0"/>
              <w:rPr>
                <w:bCs/>
              </w:rPr>
            </w:pPr>
            <w:r w:rsidRPr="00B74FD2">
              <w:rPr>
                <w:bCs/>
              </w:rPr>
              <w:t>3186.37</w:t>
            </w:r>
          </w:p>
        </w:tc>
        <w:tc>
          <w:tcPr>
            <w:tcW w:w="786" w:type="dxa"/>
            <w:noWrap/>
            <w:hideMark/>
          </w:tcPr>
          <w:p w14:paraId="582D3DE8" w14:textId="77777777" w:rsidR="00B74FD2" w:rsidRPr="00B74FD2" w:rsidRDefault="00B74FD2" w:rsidP="00B74FD2">
            <w:pPr>
              <w:spacing w:line="240" w:lineRule="auto"/>
              <w:ind w:firstLine="0"/>
              <w:rPr>
                <w:bCs/>
              </w:rPr>
            </w:pPr>
            <w:r w:rsidRPr="00B74FD2">
              <w:rPr>
                <w:bCs/>
              </w:rPr>
              <w:t>17.17</w:t>
            </w:r>
          </w:p>
        </w:tc>
        <w:tc>
          <w:tcPr>
            <w:tcW w:w="815" w:type="dxa"/>
            <w:noWrap/>
            <w:hideMark/>
          </w:tcPr>
          <w:p w14:paraId="5AACE491" w14:textId="77777777" w:rsidR="00B74FD2" w:rsidRPr="00B74FD2" w:rsidRDefault="00B74FD2" w:rsidP="00B74FD2">
            <w:pPr>
              <w:spacing w:line="240" w:lineRule="auto"/>
              <w:ind w:firstLine="0"/>
              <w:rPr>
                <w:bCs/>
              </w:rPr>
            </w:pPr>
            <w:r w:rsidRPr="00B74FD2">
              <w:rPr>
                <w:bCs/>
              </w:rPr>
              <w:t>0.00</w:t>
            </w:r>
          </w:p>
        </w:tc>
      </w:tr>
      <w:tr w:rsidR="000F24AB" w:rsidRPr="00B74FD2" w14:paraId="1F300E22" w14:textId="77777777" w:rsidTr="000F24AB">
        <w:trPr>
          <w:trHeight w:val="300"/>
        </w:trPr>
        <w:tc>
          <w:tcPr>
            <w:tcW w:w="551" w:type="dxa"/>
            <w:noWrap/>
            <w:hideMark/>
          </w:tcPr>
          <w:p w14:paraId="0BB8563F" w14:textId="77777777" w:rsidR="00B74FD2" w:rsidRPr="00B74FD2" w:rsidRDefault="00B74FD2" w:rsidP="00B74FD2">
            <w:pPr>
              <w:spacing w:line="240" w:lineRule="auto"/>
              <w:ind w:firstLine="0"/>
              <w:rPr>
                <w:bCs/>
              </w:rPr>
            </w:pPr>
            <w:r w:rsidRPr="00B74FD2">
              <w:rPr>
                <w:bCs/>
              </w:rPr>
              <w:t>12</w:t>
            </w:r>
          </w:p>
        </w:tc>
        <w:tc>
          <w:tcPr>
            <w:tcW w:w="1055" w:type="dxa"/>
            <w:noWrap/>
            <w:hideMark/>
          </w:tcPr>
          <w:p w14:paraId="39D176E5" w14:textId="77777777" w:rsidR="00B74FD2" w:rsidRPr="00B74FD2" w:rsidRDefault="00B74FD2" w:rsidP="00B74FD2">
            <w:pPr>
              <w:spacing w:line="240" w:lineRule="auto"/>
              <w:ind w:firstLine="0"/>
              <w:rPr>
                <w:bCs/>
              </w:rPr>
            </w:pPr>
            <w:r w:rsidRPr="00B74FD2">
              <w:rPr>
                <w:bCs/>
              </w:rPr>
              <w:t>0.8135</w:t>
            </w:r>
          </w:p>
        </w:tc>
        <w:tc>
          <w:tcPr>
            <w:tcW w:w="1160" w:type="dxa"/>
            <w:noWrap/>
            <w:hideMark/>
          </w:tcPr>
          <w:p w14:paraId="33CAF806" w14:textId="77777777" w:rsidR="00B74FD2" w:rsidRPr="00B74FD2" w:rsidRDefault="00B74FD2" w:rsidP="00B74FD2">
            <w:pPr>
              <w:spacing w:line="240" w:lineRule="auto"/>
              <w:ind w:firstLine="0"/>
              <w:rPr>
                <w:bCs/>
              </w:rPr>
            </w:pPr>
            <w:r w:rsidRPr="00B74FD2">
              <w:rPr>
                <w:bCs/>
              </w:rPr>
              <w:t>-0.0100</w:t>
            </w:r>
          </w:p>
        </w:tc>
        <w:tc>
          <w:tcPr>
            <w:tcW w:w="1403" w:type="dxa"/>
            <w:noWrap/>
            <w:hideMark/>
          </w:tcPr>
          <w:p w14:paraId="0C99C6F0"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0271A6FB"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5D1F8ABA"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1E19ED79"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63B7F4A6"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23317F44"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3CEC09F4"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46469C99" w14:textId="77777777" w:rsidR="00B74FD2" w:rsidRPr="00B74FD2" w:rsidRDefault="00B74FD2" w:rsidP="00B74FD2">
            <w:pPr>
              <w:spacing w:line="240" w:lineRule="auto"/>
              <w:ind w:firstLine="0"/>
              <w:rPr>
                <w:bCs/>
              </w:rPr>
            </w:pPr>
            <w:r w:rsidRPr="00B74FD2">
              <w:rPr>
                <w:bCs/>
              </w:rPr>
              <w:t>-1588.87</w:t>
            </w:r>
          </w:p>
        </w:tc>
        <w:tc>
          <w:tcPr>
            <w:tcW w:w="931" w:type="dxa"/>
            <w:noWrap/>
            <w:hideMark/>
          </w:tcPr>
          <w:p w14:paraId="1DF273F3" w14:textId="77777777" w:rsidR="00B74FD2" w:rsidRPr="00B74FD2" w:rsidRDefault="00B74FD2" w:rsidP="00B74FD2">
            <w:pPr>
              <w:spacing w:line="240" w:lineRule="auto"/>
              <w:ind w:firstLine="0"/>
              <w:rPr>
                <w:bCs/>
              </w:rPr>
            </w:pPr>
            <w:r w:rsidRPr="00B74FD2">
              <w:rPr>
                <w:bCs/>
              </w:rPr>
              <w:t>3187.75</w:t>
            </w:r>
          </w:p>
        </w:tc>
        <w:tc>
          <w:tcPr>
            <w:tcW w:w="786" w:type="dxa"/>
            <w:noWrap/>
            <w:hideMark/>
          </w:tcPr>
          <w:p w14:paraId="7956E6FF" w14:textId="77777777" w:rsidR="00B74FD2" w:rsidRPr="00B74FD2" w:rsidRDefault="00B74FD2" w:rsidP="00B74FD2">
            <w:pPr>
              <w:spacing w:line="240" w:lineRule="auto"/>
              <w:ind w:firstLine="0"/>
              <w:rPr>
                <w:bCs/>
              </w:rPr>
            </w:pPr>
            <w:r w:rsidRPr="00B74FD2">
              <w:rPr>
                <w:bCs/>
              </w:rPr>
              <w:t>18.55</w:t>
            </w:r>
          </w:p>
        </w:tc>
        <w:tc>
          <w:tcPr>
            <w:tcW w:w="815" w:type="dxa"/>
            <w:noWrap/>
            <w:hideMark/>
          </w:tcPr>
          <w:p w14:paraId="15E8CDE9" w14:textId="77777777" w:rsidR="00B74FD2" w:rsidRPr="00B74FD2" w:rsidRDefault="00B74FD2" w:rsidP="00B74FD2">
            <w:pPr>
              <w:spacing w:line="240" w:lineRule="auto"/>
              <w:ind w:firstLine="0"/>
              <w:rPr>
                <w:bCs/>
              </w:rPr>
            </w:pPr>
            <w:r w:rsidRPr="00B74FD2">
              <w:rPr>
                <w:bCs/>
              </w:rPr>
              <w:t>0.00</w:t>
            </w:r>
          </w:p>
        </w:tc>
      </w:tr>
      <w:tr w:rsidR="000F24AB" w:rsidRPr="00B74FD2" w14:paraId="0C23B28C" w14:textId="77777777" w:rsidTr="000F24AB">
        <w:trPr>
          <w:trHeight w:val="300"/>
        </w:trPr>
        <w:tc>
          <w:tcPr>
            <w:tcW w:w="551" w:type="dxa"/>
            <w:noWrap/>
            <w:hideMark/>
          </w:tcPr>
          <w:p w14:paraId="119AE175" w14:textId="77777777" w:rsidR="00B74FD2" w:rsidRPr="00B74FD2" w:rsidRDefault="00B74FD2" w:rsidP="00B74FD2">
            <w:pPr>
              <w:spacing w:line="240" w:lineRule="auto"/>
              <w:ind w:firstLine="0"/>
              <w:rPr>
                <w:bCs/>
              </w:rPr>
            </w:pPr>
            <w:r w:rsidRPr="00B74FD2">
              <w:rPr>
                <w:bCs/>
              </w:rPr>
              <w:t>4</w:t>
            </w:r>
          </w:p>
        </w:tc>
        <w:tc>
          <w:tcPr>
            <w:tcW w:w="1055" w:type="dxa"/>
            <w:noWrap/>
            <w:hideMark/>
          </w:tcPr>
          <w:p w14:paraId="7DC7F455" w14:textId="77777777" w:rsidR="00B74FD2" w:rsidRPr="00B74FD2" w:rsidRDefault="00B74FD2" w:rsidP="00B74FD2">
            <w:pPr>
              <w:spacing w:line="240" w:lineRule="auto"/>
              <w:ind w:firstLine="0"/>
              <w:rPr>
                <w:bCs/>
              </w:rPr>
            </w:pPr>
            <w:r w:rsidRPr="00B74FD2">
              <w:rPr>
                <w:bCs/>
              </w:rPr>
              <w:t>0.7029</w:t>
            </w:r>
          </w:p>
        </w:tc>
        <w:tc>
          <w:tcPr>
            <w:tcW w:w="1160" w:type="dxa"/>
            <w:noWrap/>
            <w:hideMark/>
          </w:tcPr>
          <w:p w14:paraId="7AF54EDF" w14:textId="77777777" w:rsidR="00B74FD2" w:rsidRPr="00B74FD2" w:rsidRDefault="00B74FD2" w:rsidP="00B74FD2">
            <w:pPr>
              <w:spacing w:line="240" w:lineRule="auto"/>
              <w:ind w:firstLine="0"/>
              <w:rPr>
                <w:bCs/>
              </w:rPr>
            </w:pPr>
            <w:r w:rsidRPr="00B74FD2">
              <w:rPr>
                <w:bCs/>
              </w:rPr>
              <w:t>-0.0097</w:t>
            </w:r>
          </w:p>
        </w:tc>
        <w:tc>
          <w:tcPr>
            <w:tcW w:w="1403" w:type="dxa"/>
            <w:noWrap/>
            <w:hideMark/>
          </w:tcPr>
          <w:p w14:paraId="2FDFB3BA" w14:textId="77777777" w:rsidR="00B74FD2" w:rsidRPr="00B74FD2" w:rsidRDefault="00B74FD2" w:rsidP="00B74FD2">
            <w:pPr>
              <w:spacing w:line="240" w:lineRule="auto"/>
              <w:ind w:firstLine="0"/>
              <w:rPr>
                <w:bCs/>
              </w:rPr>
            </w:pPr>
            <w:r w:rsidRPr="00B74FD2">
              <w:rPr>
                <w:bCs/>
              </w:rPr>
              <w:t>0.0037</w:t>
            </w:r>
          </w:p>
        </w:tc>
        <w:tc>
          <w:tcPr>
            <w:tcW w:w="1003" w:type="dxa"/>
            <w:noWrap/>
            <w:hideMark/>
          </w:tcPr>
          <w:p w14:paraId="33FEC402" w14:textId="77777777" w:rsidR="00B74FD2" w:rsidRPr="00B74FD2" w:rsidRDefault="00B74FD2" w:rsidP="00B74FD2">
            <w:pPr>
              <w:spacing w:line="240" w:lineRule="auto"/>
              <w:ind w:firstLine="0"/>
              <w:rPr>
                <w:bCs/>
              </w:rPr>
            </w:pPr>
            <w:r w:rsidRPr="00B74FD2">
              <w:rPr>
                <w:bCs/>
              </w:rPr>
              <w:t>-0.0021</w:t>
            </w:r>
          </w:p>
        </w:tc>
        <w:tc>
          <w:tcPr>
            <w:tcW w:w="1035" w:type="dxa"/>
            <w:noWrap/>
            <w:hideMark/>
          </w:tcPr>
          <w:p w14:paraId="4FB2479C"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0571FF12"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01530F63"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6A820521"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190BBDBA"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727A3560" w14:textId="77777777" w:rsidR="00B74FD2" w:rsidRPr="00B74FD2" w:rsidRDefault="00B74FD2" w:rsidP="00B74FD2">
            <w:pPr>
              <w:spacing w:line="240" w:lineRule="auto"/>
              <w:ind w:firstLine="0"/>
              <w:rPr>
                <w:bCs/>
              </w:rPr>
            </w:pPr>
            <w:r w:rsidRPr="00B74FD2">
              <w:rPr>
                <w:bCs/>
              </w:rPr>
              <w:t>-1589.00</w:t>
            </w:r>
          </w:p>
        </w:tc>
        <w:tc>
          <w:tcPr>
            <w:tcW w:w="931" w:type="dxa"/>
            <w:noWrap/>
            <w:hideMark/>
          </w:tcPr>
          <w:p w14:paraId="555E958A" w14:textId="77777777" w:rsidR="00B74FD2" w:rsidRPr="00B74FD2" w:rsidRDefault="00B74FD2" w:rsidP="00B74FD2">
            <w:pPr>
              <w:spacing w:line="240" w:lineRule="auto"/>
              <w:ind w:firstLine="0"/>
              <w:rPr>
                <w:bCs/>
              </w:rPr>
            </w:pPr>
            <w:r w:rsidRPr="00B74FD2">
              <w:rPr>
                <w:bCs/>
              </w:rPr>
              <w:t>3190.02</w:t>
            </w:r>
          </w:p>
        </w:tc>
        <w:tc>
          <w:tcPr>
            <w:tcW w:w="786" w:type="dxa"/>
            <w:noWrap/>
            <w:hideMark/>
          </w:tcPr>
          <w:p w14:paraId="289BBE1A" w14:textId="77777777" w:rsidR="00B74FD2" w:rsidRPr="00B74FD2" w:rsidRDefault="00B74FD2" w:rsidP="00B74FD2">
            <w:pPr>
              <w:spacing w:line="240" w:lineRule="auto"/>
              <w:ind w:firstLine="0"/>
              <w:rPr>
                <w:bCs/>
              </w:rPr>
            </w:pPr>
            <w:r w:rsidRPr="00B74FD2">
              <w:rPr>
                <w:bCs/>
              </w:rPr>
              <w:t>20.81</w:t>
            </w:r>
          </w:p>
        </w:tc>
        <w:tc>
          <w:tcPr>
            <w:tcW w:w="815" w:type="dxa"/>
            <w:noWrap/>
            <w:hideMark/>
          </w:tcPr>
          <w:p w14:paraId="79D8C5A8" w14:textId="77777777" w:rsidR="00B74FD2" w:rsidRPr="00B74FD2" w:rsidRDefault="00B74FD2" w:rsidP="00B74FD2">
            <w:pPr>
              <w:spacing w:line="240" w:lineRule="auto"/>
              <w:ind w:firstLine="0"/>
              <w:rPr>
                <w:bCs/>
              </w:rPr>
            </w:pPr>
            <w:r w:rsidRPr="00B74FD2">
              <w:rPr>
                <w:bCs/>
              </w:rPr>
              <w:t>0.00</w:t>
            </w:r>
          </w:p>
        </w:tc>
      </w:tr>
      <w:tr w:rsidR="000F24AB" w:rsidRPr="00B74FD2" w14:paraId="21402BEE" w14:textId="77777777" w:rsidTr="000F24AB">
        <w:trPr>
          <w:trHeight w:val="300"/>
        </w:trPr>
        <w:tc>
          <w:tcPr>
            <w:tcW w:w="551" w:type="dxa"/>
            <w:noWrap/>
            <w:hideMark/>
          </w:tcPr>
          <w:p w14:paraId="508569B8" w14:textId="77777777" w:rsidR="00B74FD2" w:rsidRPr="00B74FD2" w:rsidRDefault="00B74FD2" w:rsidP="00B74FD2">
            <w:pPr>
              <w:spacing w:line="240" w:lineRule="auto"/>
              <w:ind w:firstLine="0"/>
              <w:rPr>
                <w:bCs/>
              </w:rPr>
            </w:pPr>
            <w:r w:rsidRPr="00B74FD2">
              <w:rPr>
                <w:bCs/>
              </w:rPr>
              <w:t>10</w:t>
            </w:r>
          </w:p>
        </w:tc>
        <w:tc>
          <w:tcPr>
            <w:tcW w:w="1055" w:type="dxa"/>
            <w:noWrap/>
            <w:hideMark/>
          </w:tcPr>
          <w:p w14:paraId="29358EEA" w14:textId="77777777" w:rsidR="00B74FD2" w:rsidRPr="00B74FD2" w:rsidRDefault="00B74FD2" w:rsidP="00B74FD2">
            <w:pPr>
              <w:spacing w:line="240" w:lineRule="auto"/>
              <w:ind w:firstLine="0"/>
              <w:rPr>
                <w:bCs/>
              </w:rPr>
            </w:pPr>
            <w:r w:rsidRPr="00B74FD2">
              <w:rPr>
                <w:bCs/>
              </w:rPr>
              <w:t>0.7592</w:t>
            </w:r>
          </w:p>
        </w:tc>
        <w:tc>
          <w:tcPr>
            <w:tcW w:w="1160" w:type="dxa"/>
            <w:noWrap/>
            <w:hideMark/>
          </w:tcPr>
          <w:p w14:paraId="06B85D09"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69D5D452"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4B3F3484"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52CE86EA" w14:textId="77777777" w:rsidR="00B74FD2" w:rsidRPr="00B74FD2" w:rsidRDefault="00B74FD2" w:rsidP="00B74FD2">
            <w:pPr>
              <w:spacing w:line="240" w:lineRule="auto"/>
              <w:ind w:firstLine="0"/>
              <w:rPr>
                <w:bCs/>
              </w:rPr>
            </w:pPr>
            <w:r w:rsidRPr="00B74FD2">
              <w:rPr>
                <w:bCs/>
              </w:rPr>
              <w:t>+</w:t>
            </w:r>
          </w:p>
        </w:tc>
        <w:tc>
          <w:tcPr>
            <w:tcW w:w="1300" w:type="dxa"/>
            <w:noWrap/>
            <w:hideMark/>
          </w:tcPr>
          <w:p w14:paraId="581AAC7A"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1257ACA0"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4886239B"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5D10D4F6" w14:textId="77777777" w:rsidR="00B74FD2" w:rsidRPr="00B74FD2" w:rsidRDefault="00B74FD2" w:rsidP="00B74FD2">
            <w:pPr>
              <w:spacing w:line="240" w:lineRule="auto"/>
              <w:ind w:firstLine="0"/>
              <w:rPr>
                <w:bCs/>
              </w:rPr>
            </w:pPr>
            <w:r w:rsidRPr="00B74FD2">
              <w:rPr>
                <w:bCs/>
              </w:rPr>
              <w:t>4.00</w:t>
            </w:r>
          </w:p>
        </w:tc>
        <w:tc>
          <w:tcPr>
            <w:tcW w:w="1188" w:type="dxa"/>
            <w:noWrap/>
            <w:hideMark/>
          </w:tcPr>
          <w:p w14:paraId="69C6D188" w14:textId="77777777" w:rsidR="00B74FD2" w:rsidRPr="00B74FD2" w:rsidRDefault="00B74FD2" w:rsidP="00B74FD2">
            <w:pPr>
              <w:spacing w:line="240" w:lineRule="auto"/>
              <w:ind w:firstLine="0"/>
              <w:rPr>
                <w:bCs/>
              </w:rPr>
            </w:pPr>
            <w:r w:rsidRPr="00B74FD2">
              <w:rPr>
                <w:bCs/>
              </w:rPr>
              <w:t>-1592.13</w:t>
            </w:r>
          </w:p>
        </w:tc>
        <w:tc>
          <w:tcPr>
            <w:tcW w:w="931" w:type="dxa"/>
            <w:noWrap/>
            <w:hideMark/>
          </w:tcPr>
          <w:p w14:paraId="0B614B64" w14:textId="77777777" w:rsidR="00B74FD2" w:rsidRPr="00B74FD2" w:rsidRDefault="00B74FD2" w:rsidP="00B74FD2">
            <w:pPr>
              <w:spacing w:line="240" w:lineRule="auto"/>
              <w:ind w:firstLine="0"/>
              <w:rPr>
                <w:bCs/>
              </w:rPr>
            </w:pPr>
            <w:r w:rsidRPr="00B74FD2">
              <w:rPr>
                <w:bCs/>
              </w:rPr>
              <w:t>3192.27</w:t>
            </w:r>
          </w:p>
        </w:tc>
        <w:tc>
          <w:tcPr>
            <w:tcW w:w="786" w:type="dxa"/>
            <w:noWrap/>
            <w:hideMark/>
          </w:tcPr>
          <w:p w14:paraId="2E95EDE8" w14:textId="77777777" w:rsidR="00B74FD2" w:rsidRPr="00B74FD2" w:rsidRDefault="00B74FD2" w:rsidP="00B74FD2">
            <w:pPr>
              <w:spacing w:line="240" w:lineRule="auto"/>
              <w:ind w:firstLine="0"/>
              <w:rPr>
                <w:bCs/>
              </w:rPr>
            </w:pPr>
            <w:r w:rsidRPr="00B74FD2">
              <w:rPr>
                <w:bCs/>
              </w:rPr>
              <w:t>23.07</w:t>
            </w:r>
          </w:p>
        </w:tc>
        <w:tc>
          <w:tcPr>
            <w:tcW w:w="815" w:type="dxa"/>
            <w:noWrap/>
            <w:hideMark/>
          </w:tcPr>
          <w:p w14:paraId="48D4A80F" w14:textId="77777777" w:rsidR="00B74FD2" w:rsidRPr="00B74FD2" w:rsidRDefault="00B74FD2" w:rsidP="00B74FD2">
            <w:pPr>
              <w:spacing w:line="240" w:lineRule="auto"/>
              <w:ind w:firstLine="0"/>
              <w:rPr>
                <w:bCs/>
              </w:rPr>
            </w:pPr>
            <w:r w:rsidRPr="00B74FD2">
              <w:rPr>
                <w:bCs/>
              </w:rPr>
              <w:t>0.00</w:t>
            </w:r>
          </w:p>
        </w:tc>
      </w:tr>
      <w:tr w:rsidR="000F24AB" w:rsidRPr="00B74FD2" w14:paraId="71B1CE01" w14:textId="77777777" w:rsidTr="000F24AB">
        <w:trPr>
          <w:trHeight w:val="300"/>
        </w:trPr>
        <w:tc>
          <w:tcPr>
            <w:tcW w:w="551" w:type="dxa"/>
            <w:noWrap/>
            <w:hideMark/>
          </w:tcPr>
          <w:p w14:paraId="35E21331" w14:textId="77777777" w:rsidR="00B74FD2" w:rsidRPr="00B74FD2" w:rsidRDefault="00B74FD2" w:rsidP="00B74FD2">
            <w:pPr>
              <w:spacing w:line="240" w:lineRule="auto"/>
              <w:ind w:firstLine="0"/>
              <w:rPr>
                <w:bCs/>
              </w:rPr>
            </w:pPr>
            <w:r w:rsidRPr="00B74FD2">
              <w:rPr>
                <w:bCs/>
              </w:rPr>
              <w:t>19</w:t>
            </w:r>
          </w:p>
        </w:tc>
        <w:tc>
          <w:tcPr>
            <w:tcW w:w="1055" w:type="dxa"/>
            <w:noWrap/>
            <w:hideMark/>
          </w:tcPr>
          <w:p w14:paraId="3D070E73" w14:textId="77777777" w:rsidR="00B74FD2" w:rsidRPr="00B74FD2" w:rsidRDefault="00B74FD2" w:rsidP="00B74FD2">
            <w:pPr>
              <w:spacing w:line="240" w:lineRule="auto"/>
              <w:ind w:firstLine="0"/>
              <w:rPr>
                <w:bCs/>
              </w:rPr>
            </w:pPr>
            <w:r w:rsidRPr="00B74FD2">
              <w:rPr>
                <w:bCs/>
              </w:rPr>
              <w:t>0.8106</w:t>
            </w:r>
          </w:p>
        </w:tc>
        <w:tc>
          <w:tcPr>
            <w:tcW w:w="1160" w:type="dxa"/>
            <w:noWrap/>
            <w:hideMark/>
          </w:tcPr>
          <w:p w14:paraId="52C22ED6" w14:textId="77777777" w:rsidR="00B74FD2" w:rsidRPr="00B74FD2" w:rsidRDefault="00B74FD2" w:rsidP="00B74FD2">
            <w:pPr>
              <w:spacing w:line="240" w:lineRule="auto"/>
              <w:ind w:firstLine="0"/>
              <w:rPr>
                <w:bCs/>
              </w:rPr>
            </w:pPr>
            <w:r w:rsidRPr="00B74FD2">
              <w:rPr>
                <w:bCs/>
              </w:rPr>
              <w:t>-0.0099</w:t>
            </w:r>
          </w:p>
        </w:tc>
        <w:tc>
          <w:tcPr>
            <w:tcW w:w="1403" w:type="dxa"/>
            <w:noWrap/>
            <w:hideMark/>
          </w:tcPr>
          <w:p w14:paraId="7E8BB881"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51323B3A"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0F16FE69" w14:textId="77777777" w:rsidR="00B74FD2" w:rsidRPr="00B74FD2" w:rsidRDefault="00B74FD2" w:rsidP="00B74FD2">
            <w:pPr>
              <w:spacing w:line="240" w:lineRule="auto"/>
              <w:ind w:firstLine="0"/>
              <w:rPr>
                <w:bCs/>
              </w:rPr>
            </w:pPr>
            <w:r w:rsidRPr="00B74FD2">
              <w:rPr>
                <w:bCs/>
              </w:rPr>
              <w:t>+</w:t>
            </w:r>
          </w:p>
        </w:tc>
        <w:tc>
          <w:tcPr>
            <w:tcW w:w="1300" w:type="dxa"/>
            <w:noWrap/>
            <w:hideMark/>
          </w:tcPr>
          <w:p w14:paraId="002AA990"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7FB79B40"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41CBF152"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47F59D72"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34A60345" w14:textId="77777777" w:rsidR="00B74FD2" w:rsidRPr="00B74FD2" w:rsidRDefault="00B74FD2" w:rsidP="00B74FD2">
            <w:pPr>
              <w:spacing w:line="240" w:lineRule="auto"/>
              <w:ind w:firstLine="0"/>
              <w:rPr>
                <w:bCs/>
              </w:rPr>
            </w:pPr>
            <w:r w:rsidRPr="00B74FD2">
              <w:rPr>
                <w:bCs/>
              </w:rPr>
              <w:t>-1591.32</w:t>
            </w:r>
          </w:p>
        </w:tc>
        <w:tc>
          <w:tcPr>
            <w:tcW w:w="931" w:type="dxa"/>
            <w:noWrap/>
            <w:hideMark/>
          </w:tcPr>
          <w:p w14:paraId="5FD83446" w14:textId="77777777" w:rsidR="00B74FD2" w:rsidRPr="00B74FD2" w:rsidRDefault="00B74FD2" w:rsidP="00B74FD2">
            <w:pPr>
              <w:spacing w:line="240" w:lineRule="auto"/>
              <w:ind w:firstLine="0"/>
              <w:rPr>
                <w:bCs/>
              </w:rPr>
            </w:pPr>
            <w:r w:rsidRPr="00B74FD2">
              <w:rPr>
                <w:bCs/>
              </w:rPr>
              <w:t>3194.67</w:t>
            </w:r>
          </w:p>
        </w:tc>
        <w:tc>
          <w:tcPr>
            <w:tcW w:w="786" w:type="dxa"/>
            <w:noWrap/>
            <w:hideMark/>
          </w:tcPr>
          <w:p w14:paraId="045A42D7" w14:textId="77777777" w:rsidR="00B74FD2" w:rsidRPr="00B74FD2" w:rsidRDefault="00B74FD2" w:rsidP="00B74FD2">
            <w:pPr>
              <w:spacing w:line="240" w:lineRule="auto"/>
              <w:ind w:firstLine="0"/>
              <w:rPr>
                <w:bCs/>
              </w:rPr>
            </w:pPr>
            <w:r w:rsidRPr="00B74FD2">
              <w:rPr>
                <w:bCs/>
              </w:rPr>
              <w:t>25.46</w:t>
            </w:r>
          </w:p>
        </w:tc>
        <w:tc>
          <w:tcPr>
            <w:tcW w:w="815" w:type="dxa"/>
            <w:noWrap/>
            <w:hideMark/>
          </w:tcPr>
          <w:p w14:paraId="15C2EAAE" w14:textId="77777777" w:rsidR="00B74FD2" w:rsidRPr="00B74FD2" w:rsidRDefault="00B74FD2" w:rsidP="00B74FD2">
            <w:pPr>
              <w:spacing w:line="240" w:lineRule="auto"/>
              <w:ind w:firstLine="0"/>
              <w:rPr>
                <w:bCs/>
              </w:rPr>
            </w:pPr>
            <w:r w:rsidRPr="00B74FD2">
              <w:rPr>
                <w:bCs/>
              </w:rPr>
              <w:t>0.00</w:t>
            </w:r>
          </w:p>
        </w:tc>
      </w:tr>
      <w:tr w:rsidR="000F24AB" w:rsidRPr="00B74FD2" w14:paraId="19528D20" w14:textId="77777777" w:rsidTr="000F24AB">
        <w:trPr>
          <w:trHeight w:val="300"/>
        </w:trPr>
        <w:tc>
          <w:tcPr>
            <w:tcW w:w="551" w:type="dxa"/>
            <w:noWrap/>
            <w:hideMark/>
          </w:tcPr>
          <w:p w14:paraId="4D38F06D" w14:textId="77777777" w:rsidR="00B74FD2" w:rsidRPr="00B74FD2" w:rsidRDefault="00B74FD2" w:rsidP="00B74FD2">
            <w:pPr>
              <w:spacing w:line="240" w:lineRule="auto"/>
              <w:ind w:firstLine="0"/>
              <w:rPr>
                <w:bCs/>
              </w:rPr>
            </w:pPr>
            <w:r w:rsidRPr="00B74FD2">
              <w:rPr>
                <w:bCs/>
              </w:rPr>
              <w:t>3</w:t>
            </w:r>
          </w:p>
        </w:tc>
        <w:tc>
          <w:tcPr>
            <w:tcW w:w="1055" w:type="dxa"/>
            <w:noWrap/>
            <w:hideMark/>
          </w:tcPr>
          <w:p w14:paraId="1C6C6D60" w14:textId="77777777" w:rsidR="00B74FD2" w:rsidRPr="00B74FD2" w:rsidRDefault="00B74FD2" w:rsidP="00B74FD2">
            <w:pPr>
              <w:spacing w:line="240" w:lineRule="auto"/>
              <w:ind w:firstLine="0"/>
              <w:rPr>
                <w:bCs/>
              </w:rPr>
            </w:pPr>
            <w:r w:rsidRPr="00B74FD2">
              <w:rPr>
                <w:bCs/>
              </w:rPr>
              <w:t>0.6176</w:t>
            </w:r>
          </w:p>
        </w:tc>
        <w:tc>
          <w:tcPr>
            <w:tcW w:w="1160" w:type="dxa"/>
            <w:noWrap/>
            <w:hideMark/>
          </w:tcPr>
          <w:p w14:paraId="06ACC54F"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2D1A1B7A" w14:textId="77777777" w:rsidR="00B74FD2" w:rsidRPr="00B74FD2" w:rsidRDefault="00B74FD2" w:rsidP="00B74FD2">
            <w:pPr>
              <w:spacing w:line="240" w:lineRule="auto"/>
              <w:ind w:firstLine="0"/>
              <w:rPr>
                <w:bCs/>
              </w:rPr>
            </w:pPr>
            <w:r w:rsidRPr="00B74FD2">
              <w:rPr>
                <w:bCs/>
              </w:rPr>
              <w:t>0.0052</w:t>
            </w:r>
          </w:p>
        </w:tc>
        <w:tc>
          <w:tcPr>
            <w:tcW w:w="1003" w:type="dxa"/>
            <w:noWrap/>
            <w:hideMark/>
          </w:tcPr>
          <w:p w14:paraId="5D9CDE80"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610C3C4"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2C332C4B"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4236F6EA"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1AB354A"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30284042" w14:textId="77777777" w:rsidR="00B74FD2" w:rsidRPr="00B74FD2" w:rsidRDefault="00B74FD2" w:rsidP="00B74FD2">
            <w:pPr>
              <w:spacing w:line="240" w:lineRule="auto"/>
              <w:ind w:firstLine="0"/>
              <w:rPr>
                <w:bCs/>
              </w:rPr>
            </w:pPr>
            <w:r w:rsidRPr="00B74FD2">
              <w:rPr>
                <w:bCs/>
              </w:rPr>
              <w:t>4.00</w:t>
            </w:r>
          </w:p>
        </w:tc>
        <w:tc>
          <w:tcPr>
            <w:tcW w:w="1188" w:type="dxa"/>
            <w:noWrap/>
            <w:hideMark/>
          </w:tcPr>
          <w:p w14:paraId="1335FECB" w14:textId="77777777" w:rsidR="00B74FD2" w:rsidRPr="00B74FD2" w:rsidRDefault="00B74FD2" w:rsidP="00B74FD2">
            <w:pPr>
              <w:spacing w:line="240" w:lineRule="auto"/>
              <w:ind w:firstLine="0"/>
              <w:rPr>
                <w:bCs/>
              </w:rPr>
            </w:pPr>
            <w:r w:rsidRPr="00B74FD2">
              <w:rPr>
                <w:bCs/>
              </w:rPr>
              <w:t>-1593.85</w:t>
            </w:r>
          </w:p>
        </w:tc>
        <w:tc>
          <w:tcPr>
            <w:tcW w:w="931" w:type="dxa"/>
            <w:noWrap/>
            <w:hideMark/>
          </w:tcPr>
          <w:p w14:paraId="197C6AEB" w14:textId="77777777" w:rsidR="00B74FD2" w:rsidRPr="00B74FD2" w:rsidRDefault="00B74FD2" w:rsidP="00B74FD2">
            <w:pPr>
              <w:spacing w:line="240" w:lineRule="auto"/>
              <w:ind w:firstLine="0"/>
              <w:rPr>
                <w:bCs/>
              </w:rPr>
            </w:pPr>
            <w:r w:rsidRPr="00B74FD2">
              <w:rPr>
                <w:bCs/>
              </w:rPr>
              <w:t>3195.70</w:t>
            </w:r>
          </w:p>
        </w:tc>
        <w:tc>
          <w:tcPr>
            <w:tcW w:w="786" w:type="dxa"/>
            <w:noWrap/>
            <w:hideMark/>
          </w:tcPr>
          <w:p w14:paraId="551E838D" w14:textId="77777777" w:rsidR="00B74FD2" w:rsidRPr="00B74FD2" w:rsidRDefault="00B74FD2" w:rsidP="00B74FD2">
            <w:pPr>
              <w:spacing w:line="240" w:lineRule="auto"/>
              <w:ind w:firstLine="0"/>
              <w:rPr>
                <w:bCs/>
              </w:rPr>
            </w:pPr>
            <w:r w:rsidRPr="00B74FD2">
              <w:rPr>
                <w:bCs/>
              </w:rPr>
              <w:t>26.50</w:t>
            </w:r>
          </w:p>
        </w:tc>
        <w:tc>
          <w:tcPr>
            <w:tcW w:w="815" w:type="dxa"/>
            <w:noWrap/>
            <w:hideMark/>
          </w:tcPr>
          <w:p w14:paraId="0EA98B52" w14:textId="77777777" w:rsidR="00B74FD2" w:rsidRPr="00B74FD2" w:rsidRDefault="00B74FD2" w:rsidP="00B74FD2">
            <w:pPr>
              <w:spacing w:line="240" w:lineRule="auto"/>
              <w:ind w:firstLine="0"/>
              <w:rPr>
                <w:bCs/>
              </w:rPr>
            </w:pPr>
            <w:r w:rsidRPr="00B74FD2">
              <w:rPr>
                <w:bCs/>
              </w:rPr>
              <w:t>0.00</w:t>
            </w:r>
          </w:p>
        </w:tc>
      </w:tr>
      <w:tr w:rsidR="000F24AB" w:rsidRPr="00B74FD2" w14:paraId="1E07F42D" w14:textId="77777777" w:rsidTr="000F24AB">
        <w:trPr>
          <w:trHeight w:val="300"/>
        </w:trPr>
        <w:tc>
          <w:tcPr>
            <w:tcW w:w="551" w:type="dxa"/>
            <w:noWrap/>
            <w:hideMark/>
          </w:tcPr>
          <w:p w14:paraId="0EFCD148" w14:textId="77777777" w:rsidR="00B74FD2" w:rsidRPr="00B74FD2" w:rsidRDefault="00B74FD2" w:rsidP="00B74FD2">
            <w:pPr>
              <w:spacing w:line="240" w:lineRule="auto"/>
              <w:ind w:firstLine="0"/>
              <w:rPr>
                <w:bCs/>
              </w:rPr>
            </w:pPr>
            <w:r w:rsidRPr="00B74FD2">
              <w:rPr>
                <w:bCs/>
              </w:rPr>
              <w:t>11</w:t>
            </w:r>
          </w:p>
        </w:tc>
        <w:tc>
          <w:tcPr>
            <w:tcW w:w="1055" w:type="dxa"/>
            <w:noWrap/>
            <w:hideMark/>
          </w:tcPr>
          <w:p w14:paraId="13F563AB" w14:textId="77777777" w:rsidR="00B74FD2" w:rsidRPr="00B74FD2" w:rsidRDefault="00B74FD2" w:rsidP="00B74FD2">
            <w:pPr>
              <w:spacing w:line="240" w:lineRule="auto"/>
              <w:ind w:firstLine="0"/>
              <w:rPr>
                <w:bCs/>
              </w:rPr>
            </w:pPr>
            <w:r w:rsidRPr="00B74FD2">
              <w:rPr>
                <w:bCs/>
              </w:rPr>
              <w:t>0.6504</w:t>
            </w:r>
          </w:p>
        </w:tc>
        <w:tc>
          <w:tcPr>
            <w:tcW w:w="1160" w:type="dxa"/>
            <w:noWrap/>
            <w:hideMark/>
          </w:tcPr>
          <w:p w14:paraId="47FD468D" w14:textId="77777777" w:rsidR="00B74FD2" w:rsidRPr="00B74FD2" w:rsidRDefault="00B74FD2" w:rsidP="00B74FD2">
            <w:pPr>
              <w:spacing w:line="240" w:lineRule="auto"/>
              <w:ind w:firstLine="0"/>
              <w:rPr>
                <w:bCs/>
              </w:rPr>
            </w:pPr>
            <w:r w:rsidRPr="00B74FD2">
              <w:rPr>
                <w:bCs/>
              </w:rPr>
              <w:t>-0.0099</w:t>
            </w:r>
          </w:p>
        </w:tc>
        <w:tc>
          <w:tcPr>
            <w:tcW w:w="1403" w:type="dxa"/>
            <w:noWrap/>
            <w:hideMark/>
          </w:tcPr>
          <w:p w14:paraId="5A88683C" w14:textId="77777777" w:rsidR="00B74FD2" w:rsidRPr="00B74FD2" w:rsidRDefault="00B74FD2" w:rsidP="00B74FD2">
            <w:pPr>
              <w:spacing w:line="240" w:lineRule="auto"/>
              <w:ind w:firstLine="0"/>
              <w:rPr>
                <w:bCs/>
              </w:rPr>
            </w:pPr>
            <w:r w:rsidRPr="00B74FD2">
              <w:rPr>
                <w:bCs/>
              </w:rPr>
              <w:t>0.0060</w:t>
            </w:r>
          </w:p>
        </w:tc>
        <w:tc>
          <w:tcPr>
            <w:tcW w:w="1003" w:type="dxa"/>
            <w:noWrap/>
            <w:hideMark/>
          </w:tcPr>
          <w:p w14:paraId="3E13BDE8"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16694DA4"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60D456AE"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4D0E43B3"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374818D9" w14:textId="77777777" w:rsidR="00B74FD2" w:rsidRPr="00B74FD2" w:rsidRDefault="00B74FD2" w:rsidP="00B74FD2">
            <w:pPr>
              <w:spacing w:line="240" w:lineRule="auto"/>
              <w:ind w:firstLine="0"/>
              <w:rPr>
                <w:bCs/>
              </w:rPr>
            </w:pPr>
            <w:r w:rsidRPr="00B74FD2">
              <w:rPr>
                <w:bCs/>
              </w:rPr>
              <w:t>-0.0001</w:t>
            </w:r>
          </w:p>
        </w:tc>
        <w:tc>
          <w:tcPr>
            <w:tcW w:w="712" w:type="dxa"/>
            <w:noWrap/>
            <w:hideMark/>
          </w:tcPr>
          <w:p w14:paraId="63EE091B"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3DE04D91" w14:textId="77777777" w:rsidR="00B74FD2" w:rsidRPr="00B74FD2" w:rsidRDefault="00B74FD2" w:rsidP="00B74FD2">
            <w:pPr>
              <w:spacing w:line="240" w:lineRule="auto"/>
              <w:ind w:firstLine="0"/>
              <w:rPr>
                <w:bCs/>
              </w:rPr>
            </w:pPr>
            <w:r w:rsidRPr="00B74FD2">
              <w:rPr>
                <w:bCs/>
              </w:rPr>
              <w:t>-1592.23</w:t>
            </w:r>
          </w:p>
        </w:tc>
        <w:tc>
          <w:tcPr>
            <w:tcW w:w="931" w:type="dxa"/>
            <w:noWrap/>
            <w:hideMark/>
          </w:tcPr>
          <w:p w14:paraId="610C77B5" w14:textId="77777777" w:rsidR="00B74FD2" w:rsidRPr="00B74FD2" w:rsidRDefault="00B74FD2" w:rsidP="00B74FD2">
            <w:pPr>
              <w:spacing w:line="240" w:lineRule="auto"/>
              <w:ind w:firstLine="0"/>
              <w:rPr>
                <w:bCs/>
              </w:rPr>
            </w:pPr>
            <w:r w:rsidRPr="00B74FD2">
              <w:rPr>
                <w:bCs/>
              </w:rPr>
              <w:t>3196.50</w:t>
            </w:r>
          </w:p>
        </w:tc>
        <w:tc>
          <w:tcPr>
            <w:tcW w:w="786" w:type="dxa"/>
            <w:noWrap/>
            <w:hideMark/>
          </w:tcPr>
          <w:p w14:paraId="36595842" w14:textId="77777777" w:rsidR="00B74FD2" w:rsidRPr="00B74FD2" w:rsidRDefault="00B74FD2" w:rsidP="00B74FD2">
            <w:pPr>
              <w:spacing w:line="240" w:lineRule="auto"/>
              <w:ind w:firstLine="0"/>
              <w:rPr>
                <w:bCs/>
              </w:rPr>
            </w:pPr>
            <w:r w:rsidRPr="00B74FD2">
              <w:rPr>
                <w:bCs/>
              </w:rPr>
              <w:t>27.29</w:t>
            </w:r>
          </w:p>
        </w:tc>
        <w:tc>
          <w:tcPr>
            <w:tcW w:w="815" w:type="dxa"/>
            <w:noWrap/>
            <w:hideMark/>
          </w:tcPr>
          <w:p w14:paraId="1C9BBF55" w14:textId="77777777" w:rsidR="00B74FD2" w:rsidRPr="00B74FD2" w:rsidRDefault="00B74FD2" w:rsidP="00B74FD2">
            <w:pPr>
              <w:spacing w:line="240" w:lineRule="auto"/>
              <w:ind w:firstLine="0"/>
              <w:rPr>
                <w:bCs/>
              </w:rPr>
            </w:pPr>
            <w:r w:rsidRPr="00B74FD2">
              <w:rPr>
                <w:bCs/>
              </w:rPr>
              <w:t>0.00</w:t>
            </w:r>
          </w:p>
        </w:tc>
      </w:tr>
      <w:tr w:rsidR="000F24AB" w:rsidRPr="00B74FD2" w14:paraId="358965C7" w14:textId="77777777" w:rsidTr="000F24AB">
        <w:trPr>
          <w:trHeight w:val="300"/>
        </w:trPr>
        <w:tc>
          <w:tcPr>
            <w:tcW w:w="551" w:type="dxa"/>
            <w:noWrap/>
            <w:hideMark/>
          </w:tcPr>
          <w:p w14:paraId="322F2316" w14:textId="77777777" w:rsidR="00B74FD2" w:rsidRPr="00B74FD2" w:rsidRDefault="00B74FD2" w:rsidP="00B74FD2">
            <w:pPr>
              <w:spacing w:line="240" w:lineRule="auto"/>
              <w:ind w:firstLine="0"/>
              <w:rPr>
                <w:bCs/>
              </w:rPr>
            </w:pPr>
            <w:r w:rsidRPr="00B74FD2">
              <w:rPr>
                <w:bCs/>
              </w:rPr>
              <w:t>8</w:t>
            </w:r>
          </w:p>
        </w:tc>
        <w:tc>
          <w:tcPr>
            <w:tcW w:w="1055" w:type="dxa"/>
            <w:noWrap/>
            <w:hideMark/>
          </w:tcPr>
          <w:p w14:paraId="5561DA6F" w14:textId="77777777" w:rsidR="00B74FD2" w:rsidRPr="00B74FD2" w:rsidRDefault="00B74FD2" w:rsidP="00B74FD2">
            <w:pPr>
              <w:spacing w:line="240" w:lineRule="auto"/>
              <w:ind w:firstLine="0"/>
              <w:rPr>
                <w:bCs/>
              </w:rPr>
            </w:pPr>
            <w:r w:rsidRPr="00B74FD2">
              <w:rPr>
                <w:bCs/>
              </w:rPr>
              <w:t>0.5919</w:t>
            </w:r>
          </w:p>
        </w:tc>
        <w:tc>
          <w:tcPr>
            <w:tcW w:w="1160" w:type="dxa"/>
            <w:noWrap/>
            <w:hideMark/>
          </w:tcPr>
          <w:p w14:paraId="2605AD31"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42D1F49C" w14:textId="77777777" w:rsidR="00B74FD2" w:rsidRPr="00B74FD2" w:rsidRDefault="00B74FD2" w:rsidP="00B74FD2">
            <w:pPr>
              <w:spacing w:line="240" w:lineRule="auto"/>
              <w:ind w:firstLine="0"/>
              <w:rPr>
                <w:bCs/>
              </w:rPr>
            </w:pPr>
            <w:r w:rsidRPr="00B74FD2">
              <w:rPr>
                <w:bCs/>
              </w:rPr>
              <w:t>0.0060</w:t>
            </w:r>
          </w:p>
        </w:tc>
        <w:tc>
          <w:tcPr>
            <w:tcW w:w="1003" w:type="dxa"/>
            <w:noWrap/>
            <w:hideMark/>
          </w:tcPr>
          <w:p w14:paraId="0BA1ED46"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5E185FC8" w14:textId="77777777" w:rsidR="00B74FD2" w:rsidRPr="00B74FD2" w:rsidRDefault="00B74FD2" w:rsidP="00B74FD2">
            <w:pPr>
              <w:spacing w:line="240" w:lineRule="auto"/>
              <w:ind w:firstLine="0"/>
              <w:rPr>
                <w:bCs/>
              </w:rPr>
            </w:pPr>
            <w:r w:rsidRPr="00B74FD2">
              <w:rPr>
                <w:bCs/>
              </w:rPr>
              <w:t>+</w:t>
            </w:r>
          </w:p>
        </w:tc>
        <w:tc>
          <w:tcPr>
            <w:tcW w:w="1300" w:type="dxa"/>
            <w:noWrap/>
            <w:hideMark/>
          </w:tcPr>
          <w:p w14:paraId="681F7530"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19DFA41B"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33A76857"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385AA4DA"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08731178" w14:textId="77777777" w:rsidR="00B74FD2" w:rsidRPr="00B74FD2" w:rsidRDefault="00B74FD2" w:rsidP="00B74FD2">
            <w:pPr>
              <w:spacing w:line="240" w:lineRule="auto"/>
              <w:ind w:firstLine="0"/>
              <w:rPr>
                <w:bCs/>
              </w:rPr>
            </w:pPr>
            <w:r w:rsidRPr="00B74FD2">
              <w:rPr>
                <w:bCs/>
              </w:rPr>
              <w:t>-1595.46</w:t>
            </w:r>
          </w:p>
        </w:tc>
        <w:tc>
          <w:tcPr>
            <w:tcW w:w="931" w:type="dxa"/>
            <w:noWrap/>
            <w:hideMark/>
          </w:tcPr>
          <w:p w14:paraId="4171ED01" w14:textId="77777777" w:rsidR="00B74FD2" w:rsidRPr="00B74FD2" w:rsidRDefault="00B74FD2" w:rsidP="00B74FD2">
            <w:pPr>
              <w:spacing w:line="240" w:lineRule="auto"/>
              <w:ind w:firstLine="0"/>
              <w:rPr>
                <w:bCs/>
              </w:rPr>
            </w:pPr>
            <w:r w:rsidRPr="00B74FD2">
              <w:rPr>
                <w:bCs/>
              </w:rPr>
              <w:t>3200.94</w:t>
            </w:r>
          </w:p>
        </w:tc>
        <w:tc>
          <w:tcPr>
            <w:tcW w:w="786" w:type="dxa"/>
            <w:noWrap/>
            <w:hideMark/>
          </w:tcPr>
          <w:p w14:paraId="4A9E12FC" w14:textId="77777777" w:rsidR="00B74FD2" w:rsidRPr="00B74FD2" w:rsidRDefault="00B74FD2" w:rsidP="00B74FD2">
            <w:pPr>
              <w:spacing w:line="240" w:lineRule="auto"/>
              <w:ind w:firstLine="0"/>
              <w:rPr>
                <w:bCs/>
              </w:rPr>
            </w:pPr>
            <w:r w:rsidRPr="00B74FD2">
              <w:rPr>
                <w:bCs/>
              </w:rPr>
              <w:t>31.74</w:t>
            </w:r>
          </w:p>
        </w:tc>
        <w:tc>
          <w:tcPr>
            <w:tcW w:w="815" w:type="dxa"/>
            <w:noWrap/>
            <w:hideMark/>
          </w:tcPr>
          <w:p w14:paraId="2D4B1C4C" w14:textId="77777777" w:rsidR="00B74FD2" w:rsidRPr="00B74FD2" w:rsidRDefault="00B74FD2" w:rsidP="00B74FD2">
            <w:pPr>
              <w:spacing w:line="240" w:lineRule="auto"/>
              <w:ind w:firstLine="0"/>
              <w:rPr>
                <w:bCs/>
              </w:rPr>
            </w:pPr>
            <w:r w:rsidRPr="00B74FD2">
              <w:rPr>
                <w:bCs/>
              </w:rPr>
              <w:t>0.00</w:t>
            </w:r>
          </w:p>
        </w:tc>
      </w:tr>
      <w:tr w:rsidR="000F24AB" w:rsidRPr="00B74FD2" w14:paraId="756E406F" w14:textId="77777777" w:rsidTr="000F24AB">
        <w:trPr>
          <w:trHeight w:val="300"/>
        </w:trPr>
        <w:tc>
          <w:tcPr>
            <w:tcW w:w="551" w:type="dxa"/>
            <w:noWrap/>
            <w:hideMark/>
          </w:tcPr>
          <w:p w14:paraId="731258C9" w14:textId="77777777" w:rsidR="00B74FD2" w:rsidRPr="00B74FD2" w:rsidRDefault="00B74FD2" w:rsidP="00B74FD2">
            <w:pPr>
              <w:spacing w:line="240" w:lineRule="auto"/>
              <w:ind w:firstLine="0"/>
              <w:rPr>
                <w:bCs/>
              </w:rPr>
            </w:pPr>
            <w:r w:rsidRPr="00B74FD2">
              <w:rPr>
                <w:bCs/>
              </w:rPr>
              <w:t>17</w:t>
            </w:r>
          </w:p>
        </w:tc>
        <w:tc>
          <w:tcPr>
            <w:tcW w:w="1055" w:type="dxa"/>
            <w:noWrap/>
            <w:hideMark/>
          </w:tcPr>
          <w:p w14:paraId="21E4FA87" w14:textId="77777777" w:rsidR="00B74FD2" w:rsidRPr="00B74FD2" w:rsidRDefault="00B74FD2" w:rsidP="00B74FD2">
            <w:pPr>
              <w:spacing w:line="240" w:lineRule="auto"/>
              <w:ind w:firstLine="0"/>
              <w:rPr>
                <w:bCs/>
              </w:rPr>
            </w:pPr>
            <w:r w:rsidRPr="00B74FD2">
              <w:rPr>
                <w:bCs/>
              </w:rPr>
              <w:t>0.6347</w:t>
            </w:r>
          </w:p>
        </w:tc>
        <w:tc>
          <w:tcPr>
            <w:tcW w:w="1160" w:type="dxa"/>
            <w:noWrap/>
            <w:hideMark/>
          </w:tcPr>
          <w:p w14:paraId="686BC8E9" w14:textId="77777777" w:rsidR="00B74FD2" w:rsidRPr="00B74FD2" w:rsidRDefault="00B74FD2" w:rsidP="00B74FD2">
            <w:pPr>
              <w:spacing w:line="240" w:lineRule="auto"/>
              <w:ind w:firstLine="0"/>
              <w:rPr>
                <w:bCs/>
              </w:rPr>
            </w:pPr>
            <w:r w:rsidRPr="00B74FD2">
              <w:rPr>
                <w:bCs/>
              </w:rPr>
              <w:t>-0.0098</w:t>
            </w:r>
          </w:p>
        </w:tc>
        <w:tc>
          <w:tcPr>
            <w:tcW w:w="1403" w:type="dxa"/>
            <w:noWrap/>
            <w:hideMark/>
          </w:tcPr>
          <w:p w14:paraId="0A077182" w14:textId="77777777" w:rsidR="00B74FD2" w:rsidRPr="00B74FD2" w:rsidRDefault="00B74FD2" w:rsidP="00B74FD2">
            <w:pPr>
              <w:spacing w:line="240" w:lineRule="auto"/>
              <w:ind w:firstLine="0"/>
              <w:rPr>
                <w:bCs/>
              </w:rPr>
            </w:pPr>
            <w:r w:rsidRPr="00B74FD2">
              <w:rPr>
                <w:bCs/>
              </w:rPr>
              <w:t>0.0064</w:t>
            </w:r>
          </w:p>
        </w:tc>
        <w:tc>
          <w:tcPr>
            <w:tcW w:w="1003" w:type="dxa"/>
            <w:noWrap/>
            <w:hideMark/>
          </w:tcPr>
          <w:p w14:paraId="5A9A3A0D"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9B1FCE8" w14:textId="77777777" w:rsidR="00B74FD2" w:rsidRPr="00B74FD2" w:rsidRDefault="00B74FD2" w:rsidP="00B74FD2">
            <w:pPr>
              <w:spacing w:line="240" w:lineRule="auto"/>
              <w:ind w:firstLine="0"/>
              <w:rPr>
                <w:bCs/>
              </w:rPr>
            </w:pPr>
            <w:r w:rsidRPr="00B74FD2">
              <w:rPr>
                <w:bCs/>
              </w:rPr>
              <w:t>+</w:t>
            </w:r>
          </w:p>
        </w:tc>
        <w:tc>
          <w:tcPr>
            <w:tcW w:w="1300" w:type="dxa"/>
            <w:noWrap/>
            <w:hideMark/>
          </w:tcPr>
          <w:p w14:paraId="6C40379B"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76A221A7"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44F1F688"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118BAAC8" w14:textId="77777777" w:rsidR="00B74FD2" w:rsidRPr="00B74FD2" w:rsidRDefault="00B74FD2" w:rsidP="00B74FD2">
            <w:pPr>
              <w:spacing w:line="240" w:lineRule="auto"/>
              <w:ind w:firstLine="0"/>
              <w:rPr>
                <w:bCs/>
              </w:rPr>
            </w:pPr>
            <w:r w:rsidRPr="00B74FD2">
              <w:rPr>
                <w:bCs/>
              </w:rPr>
              <w:t>7.00</w:t>
            </w:r>
          </w:p>
        </w:tc>
        <w:tc>
          <w:tcPr>
            <w:tcW w:w="1188" w:type="dxa"/>
            <w:noWrap/>
            <w:hideMark/>
          </w:tcPr>
          <w:p w14:paraId="3623794C" w14:textId="77777777" w:rsidR="00B74FD2" w:rsidRPr="00B74FD2" w:rsidRDefault="00B74FD2" w:rsidP="00B74FD2">
            <w:pPr>
              <w:spacing w:line="240" w:lineRule="auto"/>
              <w:ind w:firstLine="0"/>
              <w:rPr>
                <w:bCs/>
              </w:rPr>
            </w:pPr>
            <w:r w:rsidRPr="00B74FD2">
              <w:rPr>
                <w:bCs/>
              </w:rPr>
              <w:t>-1594.50</w:t>
            </w:r>
          </w:p>
        </w:tc>
        <w:tc>
          <w:tcPr>
            <w:tcW w:w="931" w:type="dxa"/>
            <w:noWrap/>
            <w:hideMark/>
          </w:tcPr>
          <w:p w14:paraId="09F12CC2" w14:textId="77777777" w:rsidR="00B74FD2" w:rsidRPr="00B74FD2" w:rsidRDefault="00B74FD2" w:rsidP="00B74FD2">
            <w:pPr>
              <w:spacing w:line="240" w:lineRule="auto"/>
              <w:ind w:firstLine="0"/>
              <w:rPr>
                <w:bCs/>
              </w:rPr>
            </w:pPr>
            <w:r w:rsidRPr="00B74FD2">
              <w:rPr>
                <w:bCs/>
              </w:rPr>
              <w:t>3203.04</w:t>
            </w:r>
          </w:p>
        </w:tc>
        <w:tc>
          <w:tcPr>
            <w:tcW w:w="786" w:type="dxa"/>
            <w:noWrap/>
            <w:hideMark/>
          </w:tcPr>
          <w:p w14:paraId="044EC148" w14:textId="77777777" w:rsidR="00B74FD2" w:rsidRPr="00B74FD2" w:rsidRDefault="00B74FD2" w:rsidP="00B74FD2">
            <w:pPr>
              <w:spacing w:line="240" w:lineRule="auto"/>
              <w:ind w:firstLine="0"/>
              <w:rPr>
                <w:bCs/>
              </w:rPr>
            </w:pPr>
            <w:r w:rsidRPr="00B74FD2">
              <w:rPr>
                <w:bCs/>
              </w:rPr>
              <w:t>33.83</w:t>
            </w:r>
          </w:p>
        </w:tc>
        <w:tc>
          <w:tcPr>
            <w:tcW w:w="815" w:type="dxa"/>
            <w:noWrap/>
            <w:hideMark/>
          </w:tcPr>
          <w:p w14:paraId="5C59A07A" w14:textId="77777777" w:rsidR="00B74FD2" w:rsidRPr="00B74FD2" w:rsidRDefault="00B74FD2" w:rsidP="00B74FD2">
            <w:pPr>
              <w:spacing w:line="240" w:lineRule="auto"/>
              <w:ind w:firstLine="0"/>
              <w:rPr>
                <w:bCs/>
              </w:rPr>
            </w:pPr>
            <w:r w:rsidRPr="00B74FD2">
              <w:rPr>
                <w:bCs/>
              </w:rPr>
              <w:t>0.00</w:t>
            </w:r>
          </w:p>
        </w:tc>
      </w:tr>
      <w:tr w:rsidR="000F24AB" w:rsidRPr="00B74FD2" w14:paraId="04E6BE48" w14:textId="77777777" w:rsidTr="000F24AB">
        <w:trPr>
          <w:trHeight w:val="300"/>
        </w:trPr>
        <w:tc>
          <w:tcPr>
            <w:tcW w:w="551" w:type="dxa"/>
            <w:noWrap/>
            <w:hideMark/>
          </w:tcPr>
          <w:p w14:paraId="21AAD38B" w14:textId="77777777" w:rsidR="00B74FD2" w:rsidRPr="00B74FD2" w:rsidRDefault="00B74FD2" w:rsidP="00B74FD2">
            <w:pPr>
              <w:spacing w:line="240" w:lineRule="auto"/>
              <w:ind w:firstLine="0"/>
              <w:rPr>
                <w:bCs/>
              </w:rPr>
            </w:pPr>
            <w:r w:rsidRPr="00B74FD2">
              <w:rPr>
                <w:bCs/>
              </w:rPr>
              <w:t>20</w:t>
            </w:r>
          </w:p>
        </w:tc>
        <w:tc>
          <w:tcPr>
            <w:tcW w:w="1055" w:type="dxa"/>
            <w:noWrap/>
            <w:hideMark/>
          </w:tcPr>
          <w:p w14:paraId="318240A8" w14:textId="77777777" w:rsidR="00B74FD2" w:rsidRPr="00B74FD2" w:rsidRDefault="00B74FD2" w:rsidP="00B74FD2">
            <w:pPr>
              <w:spacing w:line="240" w:lineRule="auto"/>
              <w:ind w:firstLine="0"/>
              <w:rPr>
                <w:bCs/>
              </w:rPr>
            </w:pPr>
            <w:r w:rsidRPr="00B74FD2">
              <w:rPr>
                <w:bCs/>
              </w:rPr>
              <w:t>0.7711</w:t>
            </w:r>
          </w:p>
        </w:tc>
        <w:tc>
          <w:tcPr>
            <w:tcW w:w="1160" w:type="dxa"/>
            <w:noWrap/>
            <w:hideMark/>
          </w:tcPr>
          <w:p w14:paraId="6CF7399B"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6369E193"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6FFF9E63"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3C6C41F0"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202A6556"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157E6338"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2CB1200E"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22278238" w14:textId="77777777" w:rsidR="00B74FD2" w:rsidRPr="00B74FD2" w:rsidRDefault="00B74FD2" w:rsidP="00B74FD2">
            <w:pPr>
              <w:spacing w:line="240" w:lineRule="auto"/>
              <w:ind w:firstLine="0"/>
              <w:rPr>
                <w:bCs/>
              </w:rPr>
            </w:pPr>
            <w:r w:rsidRPr="00B74FD2">
              <w:rPr>
                <w:bCs/>
              </w:rPr>
              <w:t>4.00</w:t>
            </w:r>
          </w:p>
        </w:tc>
        <w:tc>
          <w:tcPr>
            <w:tcW w:w="1188" w:type="dxa"/>
            <w:noWrap/>
            <w:hideMark/>
          </w:tcPr>
          <w:p w14:paraId="60BB5C9C" w14:textId="77777777" w:rsidR="00B74FD2" w:rsidRPr="00B74FD2" w:rsidRDefault="00B74FD2" w:rsidP="00B74FD2">
            <w:pPr>
              <w:spacing w:line="240" w:lineRule="auto"/>
              <w:ind w:firstLine="0"/>
              <w:rPr>
                <w:bCs/>
              </w:rPr>
            </w:pPr>
            <w:r w:rsidRPr="00B74FD2">
              <w:rPr>
                <w:bCs/>
              </w:rPr>
              <w:t>-1598.96</w:t>
            </w:r>
          </w:p>
        </w:tc>
        <w:tc>
          <w:tcPr>
            <w:tcW w:w="931" w:type="dxa"/>
            <w:noWrap/>
            <w:hideMark/>
          </w:tcPr>
          <w:p w14:paraId="0EDCA457" w14:textId="77777777" w:rsidR="00B74FD2" w:rsidRPr="00B74FD2" w:rsidRDefault="00B74FD2" w:rsidP="00B74FD2">
            <w:pPr>
              <w:spacing w:line="240" w:lineRule="auto"/>
              <w:ind w:firstLine="0"/>
              <w:rPr>
                <w:bCs/>
              </w:rPr>
            </w:pPr>
            <w:r w:rsidRPr="00B74FD2">
              <w:rPr>
                <w:bCs/>
              </w:rPr>
              <w:t>3205.94</w:t>
            </w:r>
          </w:p>
        </w:tc>
        <w:tc>
          <w:tcPr>
            <w:tcW w:w="786" w:type="dxa"/>
            <w:noWrap/>
            <w:hideMark/>
          </w:tcPr>
          <w:p w14:paraId="41996503" w14:textId="77777777" w:rsidR="00B74FD2" w:rsidRPr="00B74FD2" w:rsidRDefault="00B74FD2" w:rsidP="00B74FD2">
            <w:pPr>
              <w:spacing w:line="240" w:lineRule="auto"/>
              <w:ind w:firstLine="0"/>
              <w:rPr>
                <w:bCs/>
              </w:rPr>
            </w:pPr>
            <w:r w:rsidRPr="00B74FD2">
              <w:rPr>
                <w:bCs/>
              </w:rPr>
              <w:t>36.74</w:t>
            </w:r>
          </w:p>
        </w:tc>
        <w:tc>
          <w:tcPr>
            <w:tcW w:w="815" w:type="dxa"/>
            <w:noWrap/>
            <w:hideMark/>
          </w:tcPr>
          <w:p w14:paraId="34C501E7" w14:textId="77777777" w:rsidR="00B74FD2" w:rsidRPr="00B74FD2" w:rsidRDefault="00B74FD2" w:rsidP="00B74FD2">
            <w:pPr>
              <w:spacing w:line="240" w:lineRule="auto"/>
              <w:ind w:firstLine="0"/>
              <w:rPr>
                <w:bCs/>
              </w:rPr>
            </w:pPr>
            <w:r w:rsidRPr="00B74FD2">
              <w:rPr>
                <w:bCs/>
              </w:rPr>
              <w:t>0.00</w:t>
            </w:r>
          </w:p>
        </w:tc>
      </w:tr>
      <w:tr w:rsidR="000F24AB" w:rsidRPr="00B74FD2" w14:paraId="55D80143" w14:textId="77777777" w:rsidTr="000F24AB">
        <w:trPr>
          <w:trHeight w:val="300"/>
        </w:trPr>
        <w:tc>
          <w:tcPr>
            <w:tcW w:w="551" w:type="dxa"/>
            <w:noWrap/>
            <w:hideMark/>
          </w:tcPr>
          <w:p w14:paraId="231E8EF3" w14:textId="77777777" w:rsidR="00B74FD2" w:rsidRPr="00B74FD2" w:rsidRDefault="00B74FD2" w:rsidP="00B74FD2">
            <w:pPr>
              <w:spacing w:line="240" w:lineRule="auto"/>
              <w:ind w:firstLine="0"/>
              <w:rPr>
                <w:bCs/>
              </w:rPr>
            </w:pPr>
            <w:r w:rsidRPr="00B74FD2">
              <w:rPr>
                <w:bCs/>
              </w:rPr>
              <w:lastRenderedPageBreak/>
              <w:t>14</w:t>
            </w:r>
          </w:p>
        </w:tc>
        <w:tc>
          <w:tcPr>
            <w:tcW w:w="1055" w:type="dxa"/>
            <w:noWrap/>
            <w:hideMark/>
          </w:tcPr>
          <w:p w14:paraId="665EBBFE" w14:textId="77777777" w:rsidR="00B74FD2" w:rsidRPr="00B74FD2" w:rsidRDefault="00B74FD2" w:rsidP="00B74FD2">
            <w:pPr>
              <w:spacing w:line="240" w:lineRule="auto"/>
              <w:ind w:firstLine="0"/>
              <w:rPr>
                <w:bCs/>
              </w:rPr>
            </w:pPr>
            <w:r w:rsidRPr="00B74FD2">
              <w:rPr>
                <w:bCs/>
              </w:rPr>
              <w:t>0.6773</w:t>
            </w:r>
          </w:p>
        </w:tc>
        <w:tc>
          <w:tcPr>
            <w:tcW w:w="1160" w:type="dxa"/>
            <w:noWrap/>
            <w:hideMark/>
          </w:tcPr>
          <w:p w14:paraId="5B5EF68F" w14:textId="77777777" w:rsidR="00B74FD2" w:rsidRPr="00B74FD2" w:rsidRDefault="00B74FD2" w:rsidP="00B74FD2">
            <w:pPr>
              <w:spacing w:line="240" w:lineRule="auto"/>
              <w:ind w:firstLine="0"/>
              <w:rPr>
                <w:bCs/>
              </w:rPr>
            </w:pPr>
            <w:r w:rsidRPr="00B74FD2">
              <w:rPr>
                <w:bCs/>
              </w:rPr>
              <w:t>-0.0099</w:t>
            </w:r>
          </w:p>
        </w:tc>
        <w:tc>
          <w:tcPr>
            <w:tcW w:w="1403" w:type="dxa"/>
            <w:noWrap/>
            <w:hideMark/>
          </w:tcPr>
          <w:p w14:paraId="6525AC61" w14:textId="77777777" w:rsidR="00B74FD2" w:rsidRPr="00B74FD2" w:rsidRDefault="00B74FD2" w:rsidP="00B74FD2">
            <w:pPr>
              <w:spacing w:line="240" w:lineRule="auto"/>
              <w:ind w:firstLine="0"/>
              <w:rPr>
                <w:bCs/>
              </w:rPr>
            </w:pPr>
            <w:r w:rsidRPr="00B74FD2">
              <w:rPr>
                <w:bCs/>
              </w:rPr>
              <w:t>0.0051</w:t>
            </w:r>
          </w:p>
        </w:tc>
        <w:tc>
          <w:tcPr>
            <w:tcW w:w="1003" w:type="dxa"/>
            <w:noWrap/>
            <w:hideMark/>
          </w:tcPr>
          <w:p w14:paraId="7152FCAC" w14:textId="77777777" w:rsidR="00B74FD2" w:rsidRPr="00B74FD2" w:rsidRDefault="00B74FD2" w:rsidP="00B74FD2">
            <w:pPr>
              <w:spacing w:line="240" w:lineRule="auto"/>
              <w:ind w:firstLine="0"/>
              <w:rPr>
                <w:bCs/>
              </w:rPr>
            </w:pPr>
            <w:r w:rsidRPr="00B74FD2">
              <w:rPr>
                <w:bCs/>
              </w:rPr>
              <w:t>-0.0021</w:t>
            </w:r>
          </w:p>
        </w:tc>
        <w:tc>
          <w:tcPr>
            <w:tcW w:w="1035" w:type="dxa"/>
            <w:noWrap/>
            <w:hideMark/>
          </w:tcPr>
          <w:p w14:paraId="17B440DB"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7928DA76"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2F51D6F5"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71B032AB" w14:textId="77777777" w:rsidR="00B74FD2" w:rsidRPr="00B74FD2" w:rsidRDefault="00B74FD2" w:rsidP="00B74FD2">
            <w:pPr>
              <w:spacing w:line="240" w:lineRule="auto"/>
              <w:ind w:firstLine="0"/>
              <w:rPr>
                <w:bCs/>
              </w:rPr>
            </w:pPr>
            <w:r w:rsidRPr="00B74FD2">
              <w:rPr>
                <w:bCs/>
              </w:rPr>
              <w:t>-0.0001</w:t>
            </w:r>
          </w:p>
        </w:tc>
        <w:tc>
          <w:tcPr>
            <w:tcW w:w="712" w:type="dxa"/>
            <w:noWrap/>
            <w:hideMark/>
          </w:tcPr>
          <w:p w14:paraId="0F94B6C5" w14:textId="77777777" w:rsidR="00B74FD2" w:rsidRPr="00B74FD2" w:rsidRDefault="00B74FD2" w:rsidP="00B74FD2">
            <w:pPr>
              <w:spacing w:line="240" w:lineRule="auto"/>
              <w:ind w:firstLine="0"/>
              <w:rPr>
                <w:bCs/>
              </w:rPr>
            </w:pPr>
            <w:r w:rsidRPr="00B74FD2">
              <w:rPr>
                <w:bCs/>
              </w:rPr>
              <w:t>7.00</w:t>
            </w:r>
          </w:p>
        </w:tc>
        <w:tc>
          <w:tcPr>
            <w:tcW w:w="1188" w:type="dxa"/>
            <w:noWrap/>
            <w:hideMark/>
          </w:tcPr>
          <w:p w14:paraId="57346594" w14:textId="77777777" w:rsidR="00B74FD2" w:rsidRPr="00B74FD2" w:rsidRDefault="00B74FD2" w:rsidP="00B74FD2">
            <w:pPr>
              <w:spacing w:line="240" w:lineRule="auto"/>
              <w:ind w:firstLine="0"/>
              <w:rPr>
                <w:bCs/>
              </w:rPr>
            </w:pPr>
            <w:r w:rsidRPr="00B74FD2">
              <w:rPr>
                <w:bCs/>
              </w:rPr>
              <w:t>-1596.71</w:t>
            </w:r>
          </w:p>
        </w:tc>
        <w:tc>
          <w:tcPr>
            <w:tcW w:w="931" w:type="dxa"/>
            <w:noWrap/>
            <w:hideMark/>
          </w:tcPr>
          <w:p w14:paraId="1029B995" w14:textId="77777777" w:rsidR="00B74FD2" w:rsidRPr="00B74FD2" w:rsidRDefault="00B74FD2" w:rsidP="00B74FD2">
            <w:pPr>
              <w:spacing w:line="240" w:lineRule="auto"/>
              <w:ind w:firstLine="0"/>
              <w:rPr>
                <w:bCs/>
              </w:rPr>
            </w:pPr>
            <w:r w:rsidRPr="00B74FD2">
              <w:rPr>
                <w:bCs/>
              </w:rPr>
              <w:t>3207.45</w:t>
            </w:r>
          </w:p>
        </w:tc>
        <w:tc>
          <w:tcPr>
            <w:tcW w:w="786" w:type="dxa"/>
            <w:noWrap/>
            <w:hideMark/>
          </w:tcPr>
          <w:p w14:paraId="2BC1424D" w14:textId="77777777" w:rsidR="00B74FD2" w:rsidRPr="00B74FD2" w:rsidRDefault="00B74FD2" w:rsidP="00B74FD2">
            <w:pPr>
              <w:spacing w:line="240" w:lineRule="auto"/>
              <w:ind w:firstLine="0"/>
              <w:rPr>
                <w:bCs/>
              </w:rPr>
            </w:pPr>
            <w:r w:rsidRPr="00B74FD2">
              <w:rPr>
                <w:bCs/>
              </w:rPr>
              <w:t>38.25</w:t>
            </w:r>
          </w:p>
        </w:tc>
        <w:tc>
          <w:tcPr>
            <w:tcW w:w="815" w:type="dxa"/>
            <w:noWrap/>
            <w:hideMark/>
          </w:tcPr>
          <w:p w14:paraId="30194E27" w14:textId="77777777" w:rsidR="00B74FD2" w:rsidRPr="00B74FD2" w:rsidRDefault="00B74FD2" w:rsidP="00B74FD2">
            <w:pPr>
              <w:spacing w:line="240" w:lineRule="auto"/>
              <w:ind w:firstLine="0"/>
              <w:rPr>
                <w:bCs/>
              </w:rPr>
            </w:pPr>
            <w:r w:rsidRPr="00B74FD2">
              <w:rPr>
                <w:bCs/>
              </w:rPr>
              <w:t>0.00</w:t>
            </w:r>
          </w:p>
        </w:tc>
      </w:tr>
      <w:tr w:rsidR="000F24AB" w:rsidRPr="00B74FD2" w14:paraId="3EF8B83B" w14:textId="77777777" w:rsidTr="000F24AB">
        <w:trPr>
          <w:trHeight w:val="300"/>
        </w:trPr>
        <w:tc>
          <w:tcPr>
            <w:tcW w:w="551" w:type="dxa"/>
            <w:noWrap/>
            <w:hideMark/>
          </w:tcPr>
          <w:p w14:paraId="5AB55209" w14:textId="77777777" w:rsidR="00B74FD2" w:rsidRPr="00B74FD2" w:rsidRDefault="00B74FD2" w:rsidP="00B74FD2">
            <w:pPr>
              <w:spacing w:line="240" w:lineRule="auto"/>
              <w:ind w:firstLine="0"/>
              <w:rPr>
                <w:bCs/>
              </w:rPr>
            </w:pPr>
            <w:r w:rsidRPr="00B74FD2">
              <w:rPr>
                <w:bCs/>
              </w:rPr>
              <w:t>5</w:t>
            </w:r>
          </w:p>
        </w:tc>
        <w:tc>
          <w:tcPr>
            <w:tcW w:w="1055" w:type="dxa"/>
            <w:noWrap/>
            <w:hideMark/>
          </w:tcPr>
          <w:p w14:paraId="79191648" w14:textId="77777777" w:rsidR="00B74FD2" w:rsidRPr="00B74FD2" w:rsidRDefault="00B74FD2" w:rsidP="00B74FD2">
            <w:pPr>
              <w:spacing w:line="240" w:lineRule="auto"/>
              <w:ind w:firstLine="0"/>
              <w:rPr>
                <w:bCs/>
              </w:rPr>
            </w:pPr>
            <w:r w:rsidRPr="00B74FD2">
              <w:rPr>
                <w:bCs/>
              </w:rPr>
              <w:t>0.6942</w:t>
            </w:r>
          </w:p>
        </w:tc>
        <w:tc>
          <w:tcPr>
            <w:tcW w:w="1160" w:type="dxa"/>
            <w:noWrap/>
            <w:hideMark/>
          </w:tcPr>
          <w:p w14:paraId="5278C164" w14:textId="77777777" w:rsidR="00B74FD2" w:rsidRPr="00B74FD2" w:rsidRDefault="00B74FD2" w:rsidP="00B74FD2">
            <w:pPr>
              <w:spacing w:line="240" w:lineRule="auto"/>
              <w:ind w:firstLine="0"/>
              <w:rPr>
                <w:bCs/>
              </w:rPr>
            </w:pPr>
            <w:r w:rsidRPr="00B74FD2">
              <w:rPr>
                <w:bCs/>
              </w:rPr>
              <w:t>-0.0096</w:t>
            </w:r>
          </w:p>
        </w:tc>
        <w:tc>
          <w:tcPr>
            <w:tcW w:w="1403" w:type="dxa"/>
            <w:noWrap/>
            <w:hideMark/>
          </w:tcPr>
          <w:p w14:paraId="7D9FEF1E" w14:textId="77777777" w:rsidR="00B74FD2" w:rsidRPr="00B74FD2" w:rsidRDefault="00B74FD2" w:rsidP="00B74FD2">
            <w:pPr>
              <w:spacing w:line="240" w:lineRule="auto"/>
              <w:ind w:firstLine="0"/>
              <w:rPr>
                <w:bCs/>
              </w:rPr>
            </w:pPr>
            <w:r w:rsidRPr="00B74FD2">
              <w:rPr>
                <w:bCs/>
              </w:rPr>
              <w:t>0.0039</w:t>
            </w:r>
          </w:p>
        </w:tc>
        <w:tc>
          <w:tcPr>
            <w:tcW w:w="1003" w:type="dxa"/>
            <w:noWrap/>
            <w:hideMark/>
          </w:tcPr>
          <w:p w14:paraId="7BA55146" w14:textId="77777777" w:rsidR="00B74FD2" w:rsidRPr="00B74FD2" w:rsidRDefault="00B74FD2" w:rsidP="00B74FD2">
            <w:pPr>
              <w:spacing w:line="240" w:lineRule="auto"/>
              <w:ind w:firstLine="0"/>
              <w:rPr>
                <w:bCs/>
              </w:rPr>
            </w:pPr>
            <w:r w:rsidRPr="00B74FD2">
              <w:rPr>
                <w:bCs/>
              </w:rPr>
              <w:t>-0.0092</w:t>
            </w:r>
          </w:p>
        </w:tc>
        <w:tc>
          <w:tcPr>
            <w:tcW w:w="1035" w:type="dxa"/>
            <w:noWrap/>
            <w:hideMark/>
          </w:tcPr>
          <w:p w14:paraId="102BE28B" w14:textId="77777777" w:rsidR="00B74FD2" w:rsidRPr="00B74FD2" w:rsidRDefault="00B74FD2" w:rsidP="00B74FD2">
            <w:pPr>
              <w:spacing w:line="240" w:lineRule="auto"/>
              <w:ind w:firstLine="0"/>
              <w:rPr>
                <w:bCs/>
              </w:rPr>
            </w:pPr>
            <w:r w:rsidRPr="00B74FD2">
              <w:rPr>
                <w:bCs/>
              </w:rPr>
              <w:t>+</w:t>
            </w:r>
          </w:p>
        </w:tc>
        <w:tc>
          <w:tcPr>
            <w:tcW w:w="1300" w:type="dxa"/>
            <w:noWrap/>
            <w:hideMark/>
          </w:tcPr>
          <w:p w14:paraId="7E9EA890" w14:textId="77777777" w:rsidR="00B74FD2" w:rsidRPr="00B74FD2" w:rsidRDefault="00B74FD2" w:rsidP="00B74FD2">
            <w:pPr>
              <w:spacing w:line="240" w:lineRule="auto"/>
              <w:ind w:firstLine="0"/>
              <w:rPr>
                <w:bCs/>
              </w:rPr>
            </w:pPr>
            <w:r w:rsidRPr="00B74FD2">
              <w:rPr>
                <w:bCs/>
              </w:rPr>
              <w:t>0.0003</w:t>
            </w:r>
          </w:p>
        </w:tc>
        <w:tc>
          <w:tcPr>
            <w:tcW w:w="1574" w:type="dxa"/>
            <w:noWrap/>
            <w:hideMark/>
          </w:tcPr>
          <w:p w14:paraId="27B593C0"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7BF1F4C1"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0C477F4F" w14:textId="77777777" w:rsidR="00B74FD2" w:rsidRPr="00B74FD2" w:rsidRDefault="00B74FD2" w:rsidP="00B74FD2">
            <w:pPr>
              <w:spacing w:line="240" w:lineRule="auto"/>
              <w:ind w:firstLine="0"/>
              <w:rPr>
                <w:bCs/>
              </w:rPr>
            </w:pPr>
            <w:r w:rsidRPr="00B74FD2">
              <w:rPr>
                <w:bCs/>
              </w:rPr>
              <w:t>8.00</w:t>
            </w:r>
          </w:p>
        </w:tc>
        <w:tc>
          <w:tcPr>
            <w:tcW w:w="1188" w:type="dxa"/>
            <w:noWrap/>
            <w:hideMark/>
          </w:tcPr>
          <w:p w14:paraId="2DEBC275" w14:textId="77777777" w:rsidR="00B74FD2" w:rsidRPr="00B74FD2" w:rsidRDefault="00B74FD2" w:rsidP="00B74FD2">
            <w:pPr>
              <w:spacing w:line="240" w:lineRule="auto"/>
              <w:ind w:firstLine="0"/>
              <w:rPr>
                <w:bCs/>
              </w:rPr>
            </w:pPr>
            <w:r w:rsidRPr="00B74FD2">
              <w:rPr>
                <w:bCs/>
              </w:rPr>
              <w:t>-1597.23</w:t>
            </w:r>
          </w:p>
        </w:tc>
        <w:tc>
          <w:tcPr>
            <w:tcW w:w="931" w:type="dxa"/>
            <w:noWrap/>
            <w:hideMark/>
          </w:tcPr>
          <w:p w14:paraId="488FC44A" w14:textId="77777777" w:rsidR="00B74FD2" w:rsidRPr="00B74FD2" w:rsidRDefault="00B74FD2" w:rsidP="00B74FD2">
            <w:pPr>
              <w:spacing w:line="240" w:lineRule="auto"/>
              <w:ind w:firstLine="0"/>
              <w:rPr>
                <w:bCs/>
              </w:rPr>
            </w:pPr>
            <w:r w:rsidRPr="00B74FD2">
              <w:rPr>
                <w:bCs/>
              </w:rPr>
              <w:t>3210.51</w:t>
            </w:r>
          </w:p>
        </w:tc>
        <w:tc>
          <w:tcPr>
            <w:tcW w:w="786" w:type="dxa"/>
            <w:noWrap/>
            <w:hideMark/>
          </w:tcPr>
          <w:p w14:paraId="4E6A3727" w14:textId="77777777" w:rsidR="00B74FD2" w:rsidRPr="00B74FD2" w:rsidRDefault="00B74FD2" w:rsidP="00B74FD2">
            <w:pPr>
              <w:spacing w:line="240" w:lineRule="auto"/>
              <w:ind w:firstLine="0"/>
              <w:rPr>
                <w:bCs/>
              </w:rPr>
            </w:pPr>
            <w:r w:rsidRPr="00B74FD2">
              <w:rPr>
                <w:bCs/>
              </w:rPr>
              <w:t>41.30</w:t>
            </w:r>
          </w:p>
        </w:tc>
        <w:tc>
          <w:tcPr>
            <w:tcW w:w="815" w:type="dxa"/>
            <w:noWrap/>
            <w:hideMark/>
          </w:tcPr>
          <w:p w14:paraId="5BD2BF10" w14:textId="77777777" w:rsidR="00B74FD2" w:rsidRPr="00B74FD2" w:rsidRDefault="00B74FD2" w:rsidP="00B74FD2">
            <w:pPr>
              <w:spacing w:line="240" w:lineRule="auto"/>
              <w:ind w:firstLine="0"/>
              <w:rPr>
                <w:bCs/>
              </w:rPr>
            </w:pPr>
            <w:r w:rsidRPr="00B74FD2">
              <w:rPr>
                <w:bCs/>
              </w:rPr>
              <w:t>0.00</w:t>
            </w:r>
          </w:p>
        </w:tc>
      </w:tr>
      <w:tr w:rsidR="000F24AB" w:rsidRPr="00B74FD2" w14:paraId="6DF86448" w14:textId="77777777" w:rsidTr="000F24AB">
        <w:trPr>
          <w:trHeight w:val="300"/>
        </w:trPr>
        <w:tc>
          <w:tcPr>
            <w:tcW w:w="551" w:type="dxa"/>
            <w:noWrap/>
            <w:hideMark/>
          </w:tcPr>
          <w:p w14:paraId="66C08D18" w14:textId="77777777" w:rsidR="00B74FD2" w:rsidRPr="00B74FD2" w:rsidRDefault="00B74FD2" w:rsidP="00B74FD2">
            <w:pPr>
              <w:spacing w:line="240" w:lineRule="auto"/>
              <w:ind w:firstLine="0"/>
              <w:rPr>
                <w:bCs/>
              </w:rPr>
            </w:pPr>
            <w:r w:rsidRPr="00B74FD2">
              <w:rPr>
                <w:bCs/>
              </w:rPr>
              <w:t>13</w:t>
            </w:r>
          </w:p>
        </w:tc>
        <w:tc>
          <w:tcPr>
            <w:tcW w:w="1055" w:type="dxa"/>
            <w:noWrap/>
            <w:hideMark/>
          </w:tcPr>
          <w:p w14:paraId="03F1AD83" w14:textId="77777777" w:rsidR="00B74FD2" w:rsidRPr="00B74FD2" w:rsidRDefault="00B74FD2" w:rsidP="00B74FD2">
            <w:pPr>
              <w:spacing w:line="240" w:lineRule="auto"/>
              <w:ind w:firstLine="0"/>
              <w:rPr>
                <w:bCs/>
              </w:rPr>
            </w:pPr>
            <w:r w:rsidRPr="00B74FD2">
              <w:rPr>
                <w:bCs/>
              </w:rPr>
              <w:t>0.5950</w:t>
            </w:r>
          </w:p>
        </w:tc>
        <w:tc>
          <w:tcPr>
            <w:tcW w:w="1160" w:type="dxa"/>
            <w:noWrap/>
            <w:hideMark/>
          </w:tcPr>
          <w:p w14:paraId="699A1B42"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5814944F" w14:textId="77777777" w:rsidR="00B74FD2" w:rsidRPr="00B74FD2" w:rsidRDefault="00B74FD2" w:rsidP="00B74FD2">
            <w:pPr>
              <w:spacing w:line="240" w:lineRule="auto"/>
              <w:ind w:firstLine="0"/>
              <w:rPr>
                <w:bCs/>
              </w:rPr>
            </w:pPr>
            <w:r w:rsidRPr="00B74FD2">
              <w:rPr>
                <w:bCs/>
              </w:rPr>
              <w:t>0.0065</w:t>
            </w:r>
          </w:p>
        </w:tc>
        <w:tc>
          <w:tcPr>
            <w:tcW w:w="1003" w:type="dxa"/>
            <w:noWrap/>
            <w:hideMark/>
          </w:tcPr>
          <w:p w14:paraId="288A72AB"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25DC709"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42A997F5"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7F377D39"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0ECBF124"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40EEA81A"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1EB3C5DD" w14:textId="77777777" w:rsidR="00B74FD2" w:rsidRPr="00B74FD2" w:rsidRDefault="00B74FD2" w:rsidP="00B74FD2">
            <w:pPr>
              <w:spacing w:line="240" w:lineRule="auto"/>
              <w:ind w:firstLine="0"/>
              <w:rPr>
                <w:bCs/>
              </w:rPr>
            </w:pPr>
            <w:r w:rsidRPr="00B74FD2">
              <w:rPr>
                <w:bCs/>
              </w:rPr>
              <w:t>-1602.12</w:t>
            </w:r>
          </w:p>
        </w:tc>
        <w:tc>
          <w:tcPr>
            <w:tcW w:w="931" w:type="dxa"/>
            <w:noWrap/>
            <w:hideMark/>
          </w:tcPr>
          <w:p w14:paraId="71BA6FA5" w14:textId="77777777" w:rsidR="00B74FD2" w:rsidRPr="00B74FD2" w:rsidRDefault="00B74FD2" w:rsidP="00B74FD2">
            <w:pPr>
              <w:spacing w:line="240" w:lineRule="auto"/>
              <w:ind w:firstLine="0"/>
              <w:rPr>
                <w:bCs/>
              </w:rPr>
            </w:pPr>
            <w:r w:rsidRPr="00B74FD2">
              <w:rPr>
                <w:bCs/>
              </w:rPr>
              <w:t>3214.25</w:t>
            </w:r>
          </w:p>
        </w:tc>
        <w:tc>
          <w:tcPr>
            <w:tcW w:w="786" w:type="dxa"/>
            <w:noWrap/>
            <w:hideMark/>
          </w:tcPr>
          <w:p w14:paraId="185A0E45" w14:textId="77777777" w:rsidR="00B74FD2" w:rsidRPr="00B74FD2" w:rsidRDefault="00B74FD2" w:rsidP="00B74FD2">
            <w:pPr>
              <w:spacing w:line="240" w:lineRule="auto"/>
              <w:ind w:firstLine="0"/>
              <w:rPr>
                <w:bCs/>
              </w:rPr>
            </w:pPr>
            <w:r w:rsidRPr="00B74FD2">
              <w:rPr>
                <w:bCs/>
              </w:rPr>
              <w:t>45.05</w:t>
            </w:r>
          </w:p>
        </w:tc>
        <w:tc>
          <w:tcPr>
            <w:tcW w:w="815" w:type="dxa"/>
            <w:noWrap/>
            <w:hideMark/>
          </w:tcPr>
          <w:p w14:paraId="51E2342C" w14:textId="77777777" w:rsidR="00B74FD2" w:rsidRPr="00B74FD2" w:rsidRDefault="00B74FD2" w:rsidP="00B74FD2">
            <w:pPr>
              <w:spacing w:line="240" w:lineRule="auto"/>
              <w:ind w:firstLine="0"/>
              <w:rPr>
                <w:bCs/>
              </w:rPr>
            </w:pPr>
            <w:r w:rsidRPr="00B74FD2">
              <w:rPr>
                <w:bCs/>
              </w:rPr>
              <w:t>0.00</w:t>
            </w:r>
          </w:p>
        </w:tc>
      </w:tr>
      <w:tr w:rsidR="000F24AB" w:rsidRPr="00B74FD2" w14:paraId="02B6899C" w14:textId="77777777" w:rsidTr="000F24AB">
        <w:trPr>
          <w:trHeight w:val="300"/>
        </w:trPr>
        <w:tc>
          <w:tcPr>
            <w:tcW w:w="551" w:type="dxa"/>
            <w:noWrap/>
            <w:hideMark/>
          </w:tcPr>
          <w:p w14:paraId="6D2C185D" w14:textId="77777777" w:rsidR="00B74FD2" w:rsidRPr="00B74FD2" w:rsidRDefault="00B74FD2" w:rsidP="00B74FD2">
            <w:pPr>
              <w:spacing w:line="240" w:lineRule="auto"/>
              <w:ind w:firstLine="0"/>
              <w:rPr>
                <w:bCs/>
              </w:rPr>
            </w:pPr>
            <w:r w:rsidRPr="00B74FD2">
              <w:rPr>
                <w:bCs/>
              </w:rPr>
              <w:t>6</w:t>
            </w:r>
          </w:p>
        </w:tc>
        <w:tc>
          <w:tcPr>
            <w:tcW w:w="1055" w:type="dxa"/>
            <w:noWrap/>
            <w:hideMark/>
          </w:tcPr>
          <w:p w14:paraId="4FAF8B84" w14:textId="77777777" w:rsidR="00B74FD2" w:rsidRPr="00B74FD2" w:rsidRDefault="00B74FD2" w:rsidP="00B74FD2">
            <w:pPr>
              <w:spacing w:line="240" w:lineRule="auto"/>
              <w:ind w:firstLine="0"/>
              <w:rPr>
                <w:bCs/>
              </w:rPr>
            </w:pPr>
            <w:r w:rsidRPr="00B74FD2">
              <w:rPr>
                <w:bCs/>
              </w:rPr>
              <w:t>0.6627</w:t>
            </w:r>
          </w:p>
        </w:tc>
        <w:tc>
          <w:tcPr>
            <w:tcW w:w="1160" w:type="dxa"/>
            <w:noWrap/>
            <w:hideMark/>
          </w:tcPr>
          <w:p w14:paraId="1C8817CE" w14:textId="77777777" w:rsidR="00B74FD2" w:rsidRPr="00B74FD2" w:rsidRDefault="00B74FD2" w:rsidP="00B74FD2">
            <w:pPr>
              <w:spacing w:line="240" w:lineRule="auto"/>
              <w:ind w:firstLine="0"/>
              <w:rPr>
                <w:bCs/>
              </w:rPr>
            </w:pPr>
            <w:r w:rsidRPr="00B74FD2">
              <w:rPr>
                <w:bCs/>
              </w:rPr>
              <w:t>-0.0098</w:t>
            </w:r>
          </w:p>
        </w:tc>
        <w:tc>
          <w:tcPr>
            <w:tcW w:w="1403" w:type="dxa"/>
            <w:noWrap/>
            <w:hideMark/>
          </w:tcPr>
          <w:p w14:paraId="2C05ECF0" w14:textId="77777777" w:rsidR="00B74FD2" w:rsidRPr="00B74FD2" w:rsidRDefault="00B74FD2" w:rsidP="00B74FD2">
            <w:pPr>
              <w:spacing w:line="240" w:lineRule="auto"/>
              <w:ind w:firstLine="0"/>
              <w:rPr>
                <w:bCs/>
              </w:rPr>
            </w:pPr>
            <w:r w:rsidRPr="00B74FD2">
              <w:rPr>
                <w:bCs/>
              </w:rPr>
              <w:t>0.0050</w:t>
            </w:r>
          </w:p>
        </w:tc>
        <w:tc>
          <w:tcPr>
            <w:tcW w:w="1003" w:type="dxa"/>
            <w:noWrap/>
            <w:hideMark/>
          </w:tcPr>
          <w:p w14:paraId="7A5F8861" w14:textId="77777777" w:rsidR="00B74FD2" w:rsidRPr="00B74FD2" w:rsidRDefault="00B74FD2" w:rsidP="00B74FD2">
            <w:pPr>
              <w:spacing w:line="240" w:lineRule="auto"/>
              <w:ind w:firstLine="0"/>
              <w:rPr>
                <w:bCs/>
              </w:rPr>
            </w:pPr>
            <w:r w:rsidRPr="00B74FD2">
              <w:rPr>
                <w:bCs/>
              </w:rPr>
              <w:t>-0.0101</w:t>
            </w:r>
          </w:p>
        </w:tc>
        <w:tc>
          <w:tcPr>
            <w:tcW w:w="1035" w:type="dxa"/>
            <w:noWrap/>
            <w:hideMark/>
          </w:tcPr>
          <w:p w14:paraId="3DFFDF3C" w14:textId="77777777" w:rsidR="00B74FD2" w:rsidRPr="00B74FD2" w:rsidRDefault="00B74FD2" w:rsidP="00B74FD2">
            <w:pPr>
              <w:spacing w:line="240" w:lineRule="auto"/>
              <w:ind w:firstLine="0"/>
              <w:rPr>
                <w:bCs/>
              </w:rPr>
            </w:pPr>
            <w:r w:rsidRPr="00B74FD2">
              <w:rPr>
                <w:bCs/>
              </w:rPr>
              <w:t>+</w:t>
            </w:r>
          </w:p>
        </w:tc>
        <w:tc>
          <w:tcPr>
            <w:tcW w:w="1300" w:type="dxa"/>
            <w:noWrap/>
            <w:hideMark/>
          </w:tcPr>
          <w:p w14:paraId="1C23CD27" w14:textId="77777777" w:rsidR="00B74FD2" w:rsidRPr="00B74FD2" w:rsidRDefault="00B74FD2" w:rsidP="00B74FD2">
            <w:pPr>
              <w:spacing w:line="240" w:lineRule="auto"/>
              <w:ind w:firstLine="0"/>
              <w:rPr>
                <w:bCs/>
              </w:rPr>
            </w:pPr>
            <w:r w:rsidRPr="00B74FD2">
              <w:rPr>
                <w:bCs/>
              </w:rPr>
              <w:t>0.0003</w:t>
            </w:r>
          </w:p>
        </w:tc>
        <w:tc>
          <w:tcPr>
            <w:tcW w:w="1574" w:type="dxa"/>
            <w:noWrap/>
            <w:hideMark/>
          </w:tcPr>
          <w:p w14:paraId="2482082B" w14:textId="77777777" w:rsidR="00B74FD2" w:rsidRPr="00B74FD2" w:rsidRDefault="00B74FD2" w:rsidP="00B74FD2">
            <w:pPr>
              <w:spacing w:line="240" w:lineRule="auto"/>
              <w:ind w:firstLine="0"/>
              <w:rPr>
                <w:bCs/>
              </w:rPr>
            </w:pPr>
            <w:r w:rsidRPr="00B74FD2">
              <w:rPr>
                <w:bCs/>
              </w:rPr>
              <w:t>+</w:t>
            </w:r>
          </w:p>
        </w:tc>
        <w:tc>
          <w:tcPr>
            <w:tcW w:w="1137" w:type="dxa"/>
            <w:noWrap/>
            <w:hideMark/>
          </w:tcPr>
          <w:p w14:paraId="2B801989"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6C607449" w14:textId="77777777" w:rsidR="00B74FD2" w:rsidRPr="00B74FD2" w:rsidRDefault="00B74FD2" w:rsidP="00B74FD2">
            <w:pPr>
              <w:spacing w:line="240" w:lineRule="auto"/>
              <w:ind w:firstLine="0"/>
              <w:rPr>
                <w:bCs/>
              </w:rPr>
            </w:pPr>
            <w:r w:rsidRPr="00B74FD2">
              <w:rPr>
                <w:bCs/>
              </w:rPr>
              <w:t>9.00</w:t>
            </w:r>
          </w:p>
        </w:tc>
        <w:tc>
          <w:tcPr>
            <w:tcW w:w="1188" w:type="dxa"/>
            <w:noWrap/>
            <w:hideMark/>
          </w:tcPr>
          <w:p w14:paraId="4B59F45A" w14:textId="77777777" w:rsidR="00B74FD2" w:rsidRPr="00B74FD2" w:rsidRDefault="00B74FD2" w:rsidP="00B74FD2">
            <w:pPr>
              <w:spacing w:line="240" w:lineRule="auto"/>
              <w:ind w:firstLine="0"/>
              <w:rPr>
                <w:bCs/>
              </w:rPr>
            </w:pPr>
            <w:r w:rsidRPr="00B74FD2">
              <w:rPr>
                <w:bCs/>
              </w:rPr>
              <w:t>-1599.78</w:t>
            </w:r>
          </w:p>
        </w:tc>
        <w:tc>
          <w:tcPr>
            <w:tcW w:w="931" w:type="dxa"/>
            <w:noWrap/>
            <w:hideMark/>
          </w:tcPr>
          <w:p w14:paraId="550006D2" w14:textId="77777777" w:rsidR="00B74FD2" w:rsidRPr="00B74FD2" w:rsidRDefault="00B74FD2" w:rsidP="00B74FD2">
            <w:pPr>
              <w:spacing w:line="240" w:lineRule="auto"/>
              <w:ind w:firstLine="0"/>
              <w:rPr>
                <w:bCs/>
              </w:rPr>
            </w:pPr>
            <w:r w:rsidRPr="00B74FD2">
              <w:rPr>
                <w:bCs/>
              </w:rPr>
              <w:t>3217.62</w:t>
            </w:r>
          </w:p>
        </w:tc>
        <w:tc>
          <w:tcPr>
            <w:tcW w:w="786" w:type="dxa"/>
            <w:noWrap/>
            <w:hideMark/>
          </w:tcPr>
          <w:p w14:paraId="7D12963B" w14:textId="77777777" w:rsidR="00B74FD2" w:rsidRPr="00B74FD2" w:rsidRDefault="00B74FD2" w:rsidP="00B74FD2">
            <w:pPr>
              <w:spacing w:line="240" w:lineRule="auto"/>
              <w:ind w:firstLine="0"/>
              <w:rPr>
                <w:bCs/>
              </w:rPr>
            </w:pPr>
            <w:r w:rsidRPr="00B74FD2">
              <w:rPr>
                <w:bCs/>
              </w:rPr>
              <w:t>48.41</w:t>
            </w:r>
          </w:p>
        </w:tc>
        <w:tc>
          <w:tcPr>
            <w:tcW w:w="815" w:type="dxa"/>
            <w:noWrap/>
            <w:hideMark/>
          </w:tcPr>
          <w:p w14:paraId="4D1A3D82" w14:textId="77777777" w:rsidR="00B74FD2" w:rsidRPr="00B74FD2" w:rsidRDefault="00B74FD2" w:rsidP="00B74FD2">
            <w:pPr>
              <w:spacing w:line="240" w:lineRule="auto"/>
              <w:ind w:firstLine="0"/>
              <w:rPr>
                <w:bCs/>
              </w:rPr>
            </w:pPr>
            <w:r w:rsidRPr="00B74FD2">
              <w:rPr>
                <w:bCs/>
              </w:rPr>
              <w:t>0.00</w:t>
            </w:r>
          </w:p>
        </w:tc>
      </w:tr>
      <w:tr w:rsidR="000F24AB" w:rsidRPr="00B74FD2" w14:paraId="3588845B" w14:textId="77777777" w:rsidTr="000F24AB">
        <w:trPr>
          <w:trHeight w:val="300"/>
        </w:trPr>
        <w:tc>
          <w:tcPr>
            <w:tcW w:w="551" w:type="dxa"/>
            <w:noWrap/>
            <w:hideMark/>
          </w:tcPr>
          <w:p w14:paraId="2FC9CFEF" w14:textId="77777777" w:rsidR="00B74FD2" w:rsidRPr="00B74FD2" w:rsidRDefault="00B74FD2" w:rsidP="00B74FD2">
            <w:pPr>
              <w:spacing w:line="240" w:lineRule="auto"/>
              <w:ind w:firstLine="0"/>
              <w:rPr>
                <w:bCs/>
              </w:rPr>
            </w:pPr>
            <w:r w:rsidRPr="00B74FD2">
              <w:rPr>
                <w:bCs/>
              </w:rPr>
              <w:t>18</w:t>
            </w:r>
          </w:p>
        </w:tc>
        <w:tc>
          <w:tcPr>
            <w:tcW w:w="1055" w:type="dxa"/>
            <w:noWrap/>
            <w:hideMark/>
          </w:tcPr>
          <w:p w14:paraId="6C3AC862" w14:textId="77777777" w:rsidR="00B74FD2" w:rsidRPr="00B74FD2" w:rsidRDefault="00B74FD2" w:rsidP="00B74FD2">
            <w:pPr>
              <w:spacing w:line="240" w:lineRule="auto"/>
              <w:ind w:firstLine="0"/>
              <w:rPr>
                <w:bCs/>
              </w:rPr>
            </w:pPr>
            <w:r w:rsidRPr="00B74FD2">
              <w:rPr>
                <w:bCs/>
              </w:rPr>
              <w:t>0.5754</w:t>
            </w:r>
          </w:p>
        </w:tc>
        <w:tc>
          <w:tcPr>
            <w:tcW w:w="1160" w:type="dxa"/>
            <w:noWrap/>
            <w:hideMark/>
          </w:tcPr>
          <w:p w14:paraId="2626502A"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26DE18C7" w14:textId="77777777" w:rsidR="00B74FD2" w:rsidRPr="00B74FD2" w:rsidRDefault="00B74FD2" w:rsidP="00B74FD2">
            <w:pPr>
              <w:spacing w:line="240" w:lineRule="auto"/>
              <w:ind w:firstLine="0"/>
              <w:rPr>
                <w:bCs/>
              </w:rPr>
            </w:pPr>
            <w:r w:rsidRPr="00B74FD2">
              <w:rPr>
                <w:bCs/>
              </w:rPr>
              <w:t>0.0070</w:t>
            </w:r>
          </w:p>
        </w:tc>
        <w:tc>
          <w:tcPr>
            <w:tcW w:w="1003" w:type="dxa"/>
            <w:noWrap/>
            <w:hideMark/>
          </w:tcPr>
          <w:p w14:paraId="316942A4"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2E2E57D5" w14:textId="77777777" w:rsidR="00B74FD2" w:rsidRPr="00B74FD2" w:rsidRDefault="00B74FD2" w:rsidP="00B74FD2">
            <w:pPr>
              <w:spacing w:line="240" w:lineRule="auto"/>
              <w:ind w:firstLine="0"/>
              <w:rPr>
                <w:bCs/>
              </w:rPr>
            </w:pPr>
            <w:r w:rsidRPr="00B74FD2">
              <w:rPr>
                <w:bCs/>
              </w:rPr>
              <w:t>+</w:t>
            </w:r>
          </w:p>
        </w:tc>
        <w:tc>
          <w:tcPr>
            <w:tcW w:w="1300" w:type="dxa"/>
            <w:noWrap/>
            <w:hideMark/>
          </w:tcPr>
          <w:p w14:paraId="42EC6071"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013CB5A2"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1110AE85"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4803CD4E"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54E7F606" w14:textId="77777777" w:rsidR="00B74FD2" w:rsidRPr="00B74FD2" w:rsidRDefault="00B74FD2" w:rsidP="00B74FD2">
            <w:pPr>
              <w:spacing w:line="240" w:lineRule="auto"/>
              <w:ind w:firstLine="0"/>
              <w:rPr>
                <w:bCs/>
              </w:rPr>
            </w:pPr>
            <w:r w:rsidRPr="00B74FD2">
              <w:rPr>
                <w:bCs/>
              </w:rPr>
              <w:t>-1604.04</w:t>
            </w:r>
          </w:p>
        </w:tc>
        <w:tc>
          <w:tcPr>
            <w:tcW w:w="931" w:type="dxa"/>
            <w:noWrap/>
            <w:hideMark/>
          </w:tcPr>
          <w:p w14:paraId="61D62DC0" w14:textId="77777777" w:rsidR="00B74FD2" w:rsidRPr="00B74FD2" w:rsidRDefault="00B74FD2" w:rsidP="00B74FD2">
            <w:pPr>
              <w:spacing w:line="240" w:lineRule="auto"/>
              <w:ind w:firstLine="0"/>
              <w:rPr>
                <w:bCs/>
              </w:rPr>
            </w:pPr>
            <w:r w:rsidRPr="00B74FD2">
              <w:rPr>
                <w:bCs/>
              </w:rPr>
              <w:t>3220.11</w:t>
            </w:r>
          </w:p>
        </w:tc>
        <w:tc>
          <w:tcPr>
            <w:tcW w:w="786" w:type="dxa"/>
            <w:noWrap/>
            <w:hideMark/>
          </w:tcPr>
          <w:p w14:paraId="70A61C54" w14:textId="77777777" w:rsidR="00B74FD2" w:rsidRPr="00B74FD2" w:rsidRDefault="00B74FD2" w:rsidP="00B74FD2">
            <w:pPr>
              <w:spacing w:line="240" w:lineRule="auto"/>
              <w:ind w:firstLine="0"/>
              <w:rPr>
                <w:bCs/>
              </w:rPr>
            </w:pPr>
            <w:r w:rsidRPr="00B74FD2">
              <w:rPr>
                <w:bCs/>
              </w:rPr>
              <w:t>50.90</w:t>
            </w:r>
          </w:p>
        </w:tc>
        <w:tc>
          <w:tcPr>
            <w:tcW w:w="815" w:type="dxa"/>
            <w:noWrap/>
            <w:hideMark/>
          </w:tcPr>
          <w:p w14:paraId="2F99ACD7" w14:textId="77777777" w:rsidR="00B74FD2" w:rsidRPr="00B74FD2" w:rsidRDefault="00B74FD2" w:rsidP="00B74FD2">
            <w:pPr>
              <w:spacing w:line="240" w:lineRule="auto"/>
              <w:ind w:firstLine="0"/>
              <w:rPr>
                <w:bCs/>
              </w:rPr>
            </w:pPr>
            <w:r w:rsidRPr="00B74FD2">
              <w:rPr>
                <w:bCs/>
              </w:rPr>
              <w:t>0.00</w:t>
            </w:r>
          </w:p>
        </w:tc>
      </w:tr>
      <w:tr w:rsidR="000F24AB" w:rsidRPr="00B74FD2" w14:paraId="48614B57" w14:textId="77777777" w:rsidTr="000F24AB">
        <w:trPr>
          <w:trHeight w:val="300"/>
        </w:trPr>
        <w:tc>
          <w:tcPr>
            <w:tcW w:w="551" w:type="dxa"/>
            <w:noWrap/>
            <w:hideMark/>
          </w:tcPr>
          <w:p w14:paraId="514A5F24" w14:textId="77777777" w:rsidR="00B74FD2" w:rsidRPr="00B74FD2" w:rsidRDefault="00B74FD2" w:rsidP="00B74FD2">
            <w:pPr>
              <w:spacing w:line="240" w:lineRule="auto"/>
              <w:ind w:firstLine="0"/>
              <w:rPr>
                <w:bCs/>
              </w:rPr>
            </w:pPr>
            <w:r w:rsidRPr="00B74FD2">
              <w:rPr>
                <w:bCs/>
              </w:rPr>
              <w:t>15</w:t>
            </w:r>
          </w:p>
        </w:tc>
        <w:tc>
          <w:tcPr>
            <w:tcW w:w="1055" w:type="dxa"/>
            <w:noWrap/>
            <w:hideMark/>
          </w:tcPr>
          <w:p w14:paraId="2D30B7E1" w14:textId="77777777" w:rsidR="00B74FD2" w:rsidRPr="00B74FD2" w:rsidRDefault="00B74FD2" w:rsidP="00B74FD2">
            <w:pPr>
              <w:spacing w:line="240" w:lineRule="auto"/>
              <w:ind w:firstLine="0"/>
              <w:rPr>
                <w:bCs/>
              </w:rPr>
            </w:pPr>
            <w:r w:rsidRPr="00B74FD2">
              <w:rPr>
                <w:bCs/>
              </w:rPr>
              <w:t>0.6765</w:t>
            </w:r>
          </w:p>
        </w:tc>
        <w:tc>
          <w:tcPr>
            <w:tcW w:w="1160" w:type="dxa"/>
            <w:noWrap/>
            <w:hideMark/>
          </w:tcPr>
          <w:p w14:paraId="410AF75F" w14:textId="77777777" w:rsidR="00B74FD2" w:rsidRPr="00B74FD2" w:rsidRDefault="00B74FD2" w:rsidP="00B74FD2">
            <w:pPr>
              <w:spacing w:line="240" w:lineRule="auto"/>
              <w:ind w:firstLine="0"/>
              <w:rPr>
                <w:bCs/>
              </w:rPr>
            </w:pPr>
            <w:r w:rsidRPr="00B74FD2">
              <w:rPr>
                <w:bCs/>
              </w:rPr>
              <w:t>-0.0098</w:t>
            </w:r>
          </w:p>
        </w:tc>
        <w:tc>
          <w:tcPr>
            <w:tcW w:w="1403" w:type="dxa"/>
            <w:noWrap/>
            <w:hideMark/>
          </w:tcPr>
          <w:p w14:paraId="5CC0E009" w14:textId="77777777" w:rsidR="00B74FD2" w:rsidRPr="00B74FD2" w:rsidRDefault="00B74FD2" w:rsidP="00B74FD2">
            <w:pPr>
              <w:spacing w:line="240" w:lineRule="auto"/>
              <w:ind w:firstLine="0"/>
              <w:rPr>
                <w:bCs/>
              </w:rPr>
            </w:pPr>
            <w:r w:rsidRPr="00B74FD2">
              <w:rPr>
                <w:bCs/>
              </w:rPr>
              <w:t>0.0051</w:t>
            </w:r>
          </w:p>
        </w:tc>
        <w:tc>
          <w:tcPr>
            <w:tcW w:w="1003" w:type="dxa"/>
            <w:noWrap/>
            <w:hideMark/>
          </w:tcPr>
          <w:p w14:paraId="6E5FA204" w14:textId="77777777" w:rsidR="00B74FD2" w:rsidRPr="00B74FD2" w:rsidRDefault="00B74FD2" w:rsidP="00B74FD2">
            <w:pPr>
              <w:spacing w:line="240" w:lineRule="auto"/>
              <w:ind w:firstLine="0"/>
              <w:rPr>
                <w:bCs/>
              </w:rPr>
            </w:pPr>
            <w:r w:rsidRPr="00B74FD2">
              <w:rPr>
                <w:bCs/>
              </w:rPr>
              <w:t>-0.0099</w:t>
            </w:r>
          </w:p>
        </w:tc>
        <w:tc>
          <w:tcPr>
            <w:tcW w:w="1035" w:type="dxa"/>
            <w:noWrap/>
            <w:hideMark/>
          </w:tcPr>
          <w:p w14:paraId="65D7711B" w14:textId="77777777" w:rsidR="00B74FD2" w:rsidRPr="00B74FD2" w:rsidRDefault="00B74FD2" w:rsidP="00B74FD2">
            <w:pPr>
              <w:spacing w:line="240" w:lineRule="auto"/>
              <w:ind w:firstLine="0"/>
              <w:rPr>
                <w:bCs/>
              </w:rPr>
            </w:pPr>
            <w:r w:rsidRPr="00B74FD2">
              <w:rPr>
                <w:bCs/>
              </w:rPr>
              <w:t>+</w:t>
            </w:r>
          </w:p>
        </w:tc>
        <w:tc>
          <w:tcPr>
            <w:tcW w:w="1300" w:type="dxa"/>
            <w:noWrap/>
            <w:hideMark/>
          </w:tcPr>
          <w:p w14:paraId="151B0A2E" w14:textId="77777777" w:rsidR="00B74FD2" w:rsidRPr="00B74FD2" w:rsidRDefault="00B74FD2" w:rsidP="00B74FD2">
            <w:pPr>
              <w:spacing w:line="240" w:lineRule="auto"/>
              <w:ind w:firstLine="0"/>
              <w:rPr>
                <w:bCs/>
              </w:rPr>
            </w:pPr>
            <w:r w:rsidRPr="00B74FD2">
              <w:rPr>
                <w:bCs/>
              </w:rPr>
              <w:t>0.0003</w:t>
            </w:r>
          </w:p>
        </w:tc>
        <w:tc>
          <w:tcPr>
            <w:tcW w:w="1574" w:type="dxa"/>
            <w:noWrap/>
            <w:hideMark/>
          </w:tcPr>
          <w:p w14:paraId="4962335E"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75980E0"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1FB20883" w14:textId="77777777" w:rsidR="00B74FD2" w:rsidRPr="00B74FD2" w:rsidRDefault="00B74FD2" w:rsidP="00B74FD2">
            <w:pPr>
              <w:spacing w:line="240" w:lineRule="auto"/>
              <w:ind w:firstLine="0"/>
              <w:rPr>
                <w:bCs/>
              </w:rPr>
            </w:pPr>
            <w:r w:rsidRPr="00B74FD2">
              <w:rPr>
                <w:bCs/>
              </w:rPr>
              <w:t>9.00</w:t>
            </w:r>
          </w:p>
        </w:tc>
        <w:tc>
          <w:tcPr>
            <w:tcW w:w="1188" w:type="dxa"/>
            <w:noWrap/>
            <w:hideMark/>
          </w:tcPr>
          <w:p w14:paraId="0BFD5C17" w14:textId="77777777" w:rsidR="00B74FD2" w:rsidRPr="00B74FD2" w:rsidRDefault="00B74FD2" w:rsidP="00B74FD2">
            <w:pPr>
              <w:spacing w:line="240" w:lineRule="auto"/>
              <w:ind w:firstLine="0"/>
              <w:rPr>
                <w:bCs/>
              </w:rPr>
            </w:pPr>
            <w:r w:rsidRPr="00B74FD2">
              <w:rPr>
                <w:bCs/>
              </w:rPr>
              <w:t>-1605.24</w:t>
            </w:r>
          </w:p>
        </w:tc>
        <w:tc>
          <w:tcPr>
            <w:tcW w:w="931" w:type="dxa"/>
            <w:noWrap/>
            <w:hideMark/>
          </w:tcPr>
          <w:p w14:paraId="11C2914F" w14:textId="77777777" w:rsidR="00B74FD2" w:rsidRPr="00B74FD2" w:rsidRDefault="00B74FD2" w:rsidP="00B74FD2">
            <w:pPr>
              <w:spacing w:line="240" w:lineRule="auto"/>
              <w:ind w:firstLine="0"/>
              <w:rPr>
                <w:bCs/>
              </w:rPr>
            </w:pPr>
            <w:r w:rsidRPr="00B74FD2">
              <w:rPr>
                <w:bCs/>
              </w:rPr>
              <w:t>3228.53</w:t>
            </w:r>
          </w:p>
        </w:tc>
        <w:tc>
          <w:tcPr>
            <w:tcW w:w="786" w:type="dxa"/>
            <w:noWrap/>
            <w:hideMark/>
          </w:tcPr>
          <w:p w14:paraId="704D4AF4" w14:textId="77777777" w:rsidR="00B74FD2" w:rsidRPr="00B74FD2" w:rsidRDefault="00B74FD2" w:rsidP="00B74FD2">
            <w:pPr>
              <w:spacing w:line="240" w:lineRule="auto"/>
              <w:ind w:firstLine="0"/>
              <w:rPr>
                <w:bCs/>
              </w:rPr>
            </w:pPr>
            <w:r w:rsidRPr="00B74FD2">
              <w:rPr>
                <w:bCs/>
              </w:rPr>
              <w:t>59.33</w:t>
            </w:r>
          </w:p>
        </w:tc>
        <w:tc>
          <w:tcPr>
            <w:tcW w:w="815" w:type="dxa"/>
            <w:noWrap/>
            <w:hideMark/>
          </w:tcPr>
          <w:p w14:paraId="604168E0" w14:textId="77777777" w:rsidR="00B74FD2" w:rsidRPr="00B74FD2" w:rsidRDefault="00B74FD2" w:rsidP="00B74FD2">
            <w:pPr>
              <w:spacing w:line="240" w:lineRule="auto"/>
              <w:ind w:firstLine="0"/>
              <w:rPr>
                <w:bCs/>
              </w:rPr>
            </w:pPr>
            <w:r w:rsidRPr="00B74FD2">
              <w:rPr>
                <w:bCs/>
              </w:rPr>
              <w:t>0.00</w:t>
            </w:r>
          </w:p>
        </w:tc>
      </w:tr>
      <w:tr w:rsidR="000F24AB" w:rsidRPr="00B74FD2" w14:paraId="488F5F66" w14:textId="77777777" w:rsidTr="000F24AB">
        <w:trPr>
          <w:trHeight w:val="300"/>
        </w:trPr>
        <w:tc>
          <w:tcPr>
            <w:tcW w:w="551" w:type="dxa"/>
            <w:noWrap/>
            <w:hideMark/>
          </w:tcPr>
          <w:p w14:paraId="57942D02" w14:textId="77777777" w:rsidR="00B74FD2" w:rsidRPr="00B74FD2" w:rsidRDefault="00B74FD2" w:rsidP="00B74FD2">
            <w:pPr>
              <w:spacing w:line="240" w:lineRule="auto"/>
              <w:ind w:firstLine="0"/>
              <w:rPr>
                <w:bCs/>
              </w:rPr>
            </w:pPr>
            <w:r w:rsidRPr="00B74FD2">
              <w:rPr>
                <w:bCs/>
              </w:rPr>
              <w:t>16</w:t>
            </w:r>
          </w:p>
        </w:tc>
        <w:tc>
          <w:tcPr>
            <w:tcW w:w="1055" w:type="dxa"/>
            <w:noWrap/>
            <w:hideMark/>
          </w:tcPr>
          <w:p w14:paraId="6A8F8ED9" w14:textId="77777777" w:rsidR="00B74FD2" w:rsidRPr="00B74FD2" w:rsidRDefault="00B74FD2" w:rsidP="00B74FD2">
            <w:pPr>
              <w:spacing w:line="240" w:lineRule="auto"/>
              <w:ind w:firstLine="0"/>
              <w:rPr>
                <w:bCs/>
              </w:rPr>
            </w:pPr>
            <w:r w:rsidRPr="00B74FD2">
              <w:rPr>
                <w:bCs/>
              </w:rPr>
              <w:t>0.6437</w:t>
            </w:r>
          </w:p>
        </w:tc>
        <w:tc>
          <w:tcPr>
            <w:tcW w:w="1160" w:type="dxa"/>
            <w:noWrap/>
            <w:hideMark/>
          </w:tcPr>
          <w:p w14:paraId="206814F8" w14:textId="77777777" w:rsidR="00B74FD2" w:rsidRPr="00B74FD2" w:rsidRDefault="00B74FD2" w:rsidP="00B74FD2">
            <w:pPr>
              <w:spacing w:line="240" w:lineRule="auto"/>
              <w:ind w:firstLine="0"/>
              <w:rPr>
                <w:bCs/>
              </w:rPr>
            </w:pPr>
            <w:r w:rsidRPr="00B74FD2">
              <w:rPr>
                <w:bCs/>
              </w:rPr>
              <w:t>-0.0100</w:t>
            </w:r>
          </w:p>
        </w:tc>
        <w:tc>
          <w:tcPr>
            <w:tcW w:w="1403" w:type="dxa"/>
            <w:noWrap/>
            <w:hideMark/>
          </w:tcPr>
          <w:p w14:paraId="53F9246A" w14:textId="77777777" w:rsidR="00B74FD2" w:rsidRPr="00B74FD2" w:rsidRDefault="00B74FD2" w:rsidP="00B74FD2">
            <w:pPr>
              <w:spacing w:line="240" w:lineRule="auto"/>
              <w:ind w:firstLine="0"/>
              <w:rPr>
                <w:bCs/>
              </w:rPr>
            </w:pPr>
            <w:r w:rsidRPr="00B74FD2">
              <w:rPr>
                <w:bCs/>
              </w:rPr>
              <w:t>0.0063</w:t>
            </w:r>
          </w:p>
        </w:tc>
        <w:tc>
          <w:tcPr>
            <w:tcW w:w="1003" w:type="dxa"/>
            <w:noWrap/>
            <w:hideMark/>
          </w:tcPr>
          <w:p w14:paraId="17F6EACD" w14:textId="77777777" w:rsidR="00B74FD2" w:rsidRPr="00B74FD2" w:rsidRDefault="00B74FD2" w:rsidP="00B74FD2">
            <w:pPr>
              <w:spacing w:line="240" w:lineRule="auto"/>
              <w:ind w:firstLine="0"/>
              <w:rPr>
                <w:bCs/>
              </w:rPr>
            </w:pPr>
            <w:r w:rsidRPr="00B74FD2">
              <w:rPr>
                <w:bCs/>
              </w:rPr>
              <w:t>-0.0108</w:t>
            </w:r>
          </w:p>
        </w:tc>
        <w:tc>
          <w:tcPr>
            <w:tcW w:w="1035" w:type="dxa"/>
            <w:noWrap/>
            <w:hideMark/>
          </w:tcPr>
          <w:p w14:paraId="769A6A59" w14:textId="77777777" w:rsidR="00B74FD2" w:rsidRPr="00B74FD2" w:rsidRDefault="00B74FD2" w:rsidP="00B74FD2">
            <w:pPr>
              <w:spacing w:line="240" w:lineRule="auto"/>
              <w:ind w:firstLine="0"/>
              <w:rPr>
                <w:bCs/>
              </w:rPr>
            </w:pPr>
            <w:r w:rsidRPr="00B74FD2">
              <w:rPr>
                <w:bCs/>
              </w:rPr>
              <w:t>+</w:t>
            </w:r>
          </w:p>
        </w:tc>
        <w:tc>
          <w:tcPr>
            <w:tcW w:w="1300" w:type="dxa"/>
            <w:noWrap/>
            <w:hideMark/>
          </w:tcPr>
          <w:p w14:paraId="1CEEDB29" w14:textId="77777777" w:rsidR="00B74FD2" w:rsidRPr="00B74FD2" w:rsidRDefault="00B74FD2" w:rsidP="00B74FD2">
            <w:pPr>
              <w:spacing w:line="240" w:lineRule="auto"/>
              <w:ind w:firstLine="0"/>
              <w:rPr>
                <w:bCs/>
              </w:rPr>
            </w:pPr>
            <w:r w:rsidRPr="00B74FD2">
              <w:rPr>
                <w:bCs/>
              </w:rPr>
              <w:t>0.0003</w:t>
            </w:r>
          </w:p>
        </w:tc>
        <w:tc>
          <w:tcPr>
            <w:tcW w:w="1574" w:type="dxa"/>
            <w:noWrap/>
            <w:hideMark/>
          </w:tcPr>
          <w:p w14:paraId="125A6CEB" w14:textId="77777777" w:rsidR="00B74FD2" w:rsidRPr="00B74FD2" w:rsidRDefault="00B74FD2" w:rsidP="00B74FD2">
            <w:pPr>
              <w:spacing w:line="240" w:lineRule="auto"/>
              <w:ind w:firstLine="0"/>
              <w:rPr>
                <w:bCs/>
              </w:rPr>
            </w:pPr>
            <w:r w:rsidRPr="00B74FD2">
              <w:rPr>
                <w:bCs/>
              </w:rPr>
              <w:t>+</w:t>
            </w:r>
          </w:p>
        </w:tc>
        <w:tc>
          <w:tcPr>
            <w:tcW w:w="1137" w:type="dxa"/>
            <w:noWrap/>
            <w:hideMark/>
          </w:tcPr>
          <w:p w14:paraId="32112F9D"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585C755F" w14:textId="77777777" w:rsidR="00B74FD2" w:rsidRPr="00B74FD2" w:rsidRDefault="00B74FD2" w:rsidP="00B74FD2">
            <w:pPr>
              <w:spacing w:line="240" w:lineRule="auto"/>
              <w:ind w:firstLine="0"/>
              <w:rPr>
                <w:bCs/>
              </w:rPr>
            </w:pPr>
            <w:r w:rsidRPr="00B74FD2">
              <w:rPr>
                <w:bCs/>
              </w:rPr>
              <w:t>10.00</w:t>
            </w:r>
          </w:p>
        </w:tc>
        <w:tc>
          <w:tcPr>
            <w:tcW w:w="1188" w:type="dxa"/>
            <w:noWrap/>
            <w:hideMark/>
          </w:tcPr>
          <w:p w14:paraId="6E0FA775" w14:textId="77777777" w:rsidR="00B74FD2" w:rsidRPr="00B74FD2" w:rsidRDefault="00B74FD2" w:rsidP="00B74FD2">
            <w:pPr>
              <w:spacing w:line="240" w:lineRule="auto"/>
              <w:ind w:firstLine="0"/>
              <w:rPr>
                <w:bCs/>
              </w:rPr>
            </w:pPr>
            <w:r w:rsidRPr="00B74FD2">
              <w:rPr>
                <w:bCs/>
              </w:rPr>
              <w:t>-1607.73</w:t>
            </w:r>
          </w:p>
        </w:tc>
        <w:tc>
          <w:tcPr>
            <w:tcW w:w="931" w:type="dxa"/>
            <w:noWrap/>
            <w:hideMark/>
          </w:tcPr>
          <w:p w14:paraId="69982D8F" w14:textId="77777777" w:rsidR="00B74FD2" w:rsidRPr="00B74FD2" w:rsidRDefault="00B74FD2" w:rsidP="00B74FD2">
            <w:pPr>
              <w:spacing w:line="240" w:lineRule="auto"/>
              <w:ind w:firstLine="0"/>
              <w:rPr>
                <w:bCs/>
              </w:rPr>
            </w:pPr>
            <w:r w:rsidRPr="00B74FD2">
              <w:rPr>
                <w:bCs/>
              </w:rPr>
              <w:t>3235.53</w:t>
            </w:r>
          </w:p>
        </w:tc>
        <w:tc>
          <w:tcPr>
            <w:tcW w:w="786" w:type="dxa"/>
            <w:noWrap/>
            <w:hideMark/>
          </w:tcPr>
          <w:p w14:paraId="0E18C31C" w14:textId="77777777" w:rsidR="00B74FD2" w:rsidRPr="00B74FD2" w:rsidRDefault="00B74FD2" w:rsidP="00B74FD2">
            <w:pPr>
              <w:spacing w:line="240" w:lineRule="auto"/>
              <w:ind w:firstLine="0"/>
              <w:rPr>
                <w:bCs/>
              </w:rPr>
            </w:pPr>
            <w:r w:rsidRPr="00B74FD2">
              <w:rPr>
                <w:bCs/>
              </w:rPr>
              <w:t>66.32</w:t>
            </w:r>
          </w:p>
        </w:tc>
        <w:tc>
          <w:tcPr>
            <w:tcW w:w="815" w:type="dxa"/>
            <w:noWrap/>
            <w:hideMark/>
          </w:tcPr>
          <w:p w14:paraId="6701BBD2" w14:textId="77777777" w:rsidR="00B74FD2" w:rsidRPr="00B74FD2" w:rsidRDefault="00B74FD2" w:rsidP="00B74FD2">
            <w:pPr>
              <w:spacing w:line="240" w:lineRule="auto"/>
              <w:ind w:firstLine="0"/>
              <w:rPr>
                <w:bCs/>
              </w:rPr>
            </w:pPr>
            <w:r w:rsidRPr="00B74FD2">
              <w:rPr>
                <w:bCs/>
              </w:rPr>
              <w:t>0.00</w:t>
            </w:r>
          </w:p>
        </w:tc>
      </w:tr>
    </w:tbl>
    <w:p w14:paraId="24A460F9" w14:textId="77777777" w:rsidR="00B37232" w:rsidRDefault="003F55E8">
      <w:pPr>
        <w:spacing w:line="240" w:lineRule="auto"/>
        <w:ind w:firstLine="0"/>
        <w:rPr>
          <w:bCs/>
        </w:rPr>
      </w:pPr>
      <w:r>
        <w:rPr>
          <w:bCs/>
        </w:rPr>
        <w:br w:type="page"/>
      </w: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2DED1DC0"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129068D" w14:textId="50739BDA" w:rsidR="00B37232" w:rsidRPr="00B74FD2" w:rsidRDefault="00B37232" w:rsidP="00B37232">
            <w:pPr>
              <w:spacing w:line="240" w:lineRule="auto"/>
              <w:ind w:firstLine="0"/>
              <w:rPr>
                <w:bCs/>
              </w:rPr>
            </w:pPr>
            <w:r>
              <w:rPr>
                <w:bCs/>
              </w:rPr>
              <w:lastRenderedPageBreak/>
              <w:t>Table S1</w:t>
            </w:r>
            <w:r w:rsidR="00207EEF">
              <w:rPr>
                <w:bCs/>
              </w:rPr>
              <w:t>2</w:t>
            </w:r>
            <w:r>
              <w:rPr>
                <w:bCs/>
              </w:rPr>
              <w:t>b Model selection table for models of morning hunt duration</w:t>
            </w:r>
          </w:p>
        </w:tc>
      </w:tr>
      <w:tr w:rsidR="00B37232" w:rsidRPr="00B74FD2" w14:paraId="12CE9F50" w14:textId="77777777" w:rsidTr="00B37232">
        <w:trPr>
          <w:trHeight w:val="300"/>
        </w:trPr>
        <w:tc>
          <w:tcPr>
            <w:tcW w:w="505" w:type="dxa"/>
            <w:noWrap/>
            <w:hideMark/>
          </w:tcPr>
          <w:p w14:paraId="7C9B1002" w14:textId="77777777" w:rsidR="00B37232" w:rsidRPr="00B74FD2" w:rsidRDefault="00B37232" w:rsidP="00B37232">
            <w:pPr>
              <w:spacing w:line="240" w:lineRule="auto"/>
              <w:ind w:firstLine="0"/>
              <w:rPr>
                <w:bCs/>
              </w:rPr>
            </w:pPr>
          </w:p>
        </w:tc>
        <w:tc>
          <w:tcPr>
            <w:tcW w:w="1090" w:type="dxa"/>
            <w:noWrap/>
            <w:hideMark/>
          </w:tcPr>
          <w:p w14:paraId="63C224F2" w14:textId="77777777" w:rsidR="00B37232" w:rsidRPr="00B74FD2" w:rsidRDefault="00B37232" w:rsidP="00B37232">
            <w:pPr>
              <w:spacing w:line="240" w:lineRule="auto"/>
              <w:ind w:firstLine="0"/>
              <w:rPr>
                <w:bCs/>
              </w:rPr>
            </w:pPr>
            <w:r>
              <w:rPr>
                <w:bCs/>
              </w:rPr>
              <w:t>Intercept</w:t>
            </w:r>
          </w:p>
        </w:tc>
        <w:tc>
          <w:tcPr>
            <w:tcW w:w="1203" w:type="dxa"/>
            <w:noWrap/>
            <w:hideMark/>
          </w:tcPr>
          <w:p w14:paraId="2A103A4C"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4B993C0B"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50A141F2"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556BB37C"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1FD17C55" w14:textId="77777777" w:rsidR="00B37232" w:rsidRPr="00B74FD2" w:rsidRDefault="00B37232" w:rsidP="00B37232">
            <w:pPr>
              <w:spacing w:line="240" w:lineRule="auto"/>
              <w:ind w:firstLine="0"/>
              <w:rPr>
                <w:bCs/>
              </w:rPr>
            </w:pPr>
            <w:r>
              <w:rPr>
                <w:bCs/>
              </w:rPr>
              <w:t>Temp:Rain</w:t>
            </w:r>
          </w:p>
        </w:tc>
        <w:tc>
          <w:tcPr>
            <w:tcW w:w="1097" w:type="dxa"/>
            <w:noWrap/>
            <w:hideMark/>
          </w:tcPr>
          <w:p w14:paraId="429B8C04" w14:textId="6973B219"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645745B3"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0319D27A" w14:textId="77777777" w:rsidR="00B37232" w:rsidRPr="00B74FD2" w:rsidRDefault="00B37232" w:rsidP="00B37232">
            <w:pPr>
              <w:spacing w:line="240" w:lineRule="auto"/>
              <w:ind w:firstLine="0"/>
              <w:rPr>
                <w:bCs/>
              </w:rPr>
            </w:pPr>
            <w:r w:rsidRPr="00B74FD2">
              <w:rPr>
                <w:bCs/>
              </w:rPr>
              <w:t>df</w:t>
            </w:r>
          </w:p>
        </w:tc>
        <w:tc>
          <w:tcPr>
            <w:tcW w:w="1274" w:type="dxa"/>
            <w:noWrap/>
            <w:hideMark/>
          </w:tcPr>
          <w:p w14:paraId="10AC3BC2" w14:textId="77777777" w:rsidR="00B37232" w:rsidRPr="00B74FD2" w:rsidRDefault="00B37232" w:rsidP="00B37232">
            <w:pPr>
              <w:spacing w:line="240" w:lineRule="auto"/>
              <w:ind w:firstLine="0"/>
              <w:rPr>
                <w:bCs/>
              </w:rPr>
            </w:pPr>
            <w:r w:rsidRPr="00B74FD2">
              <w:rPr>
                <w:bCs/>
              </w:rPr>
              <w:t>logLik</w:t>
            </w:r>
          </w:p>
        </w:tc>
        <w:tc>
          <w:tcPr>
            <w:tcW w:w="1276" w:type="dxa"/>
            <w:noWrap/>
            <w:hideMark/>
          </w:tcPr>
          <w:p w14:paraId="3A7D461D" w14:textId="77777777" w:rsidR="00B37232" w:rsidRPr="00B74FD2" w:rsidRDefault="00B37232" w:rsidP="00B37232">
            <w:pPr>
              <w:spacing w:line="240" w:lineRule="auto"/>
              <w:ind w:firstLine="0"/>
              <w:rPr>
                <w:bCs/>
              </w:rPr>
            </w:pPr>
            <w:r w:rsidRPr="00B74FD2">
              <w:rPr>
                <w:bCs/>
              </w:rPr>
              <w:t>AICc</w:t>
            </w:r>
          </w:p>
        </w:tc>
        <w:tc>
          <w:tcPr>
            <w:tcW w:w="850" w:type="dxa"/>
            <w:noWrap/>
            <w:hideMark/>
          </w:tcPr>
          <w:p w14:paraId="72F79FB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20B675B7" w14:textId="77777777" w:rsidR="00B37232" w:rsidRPr="00B74FD2" w:rsidRDefault="00B37232" w:rsidP="00B37232">
            <w:pPr>
              <w:spacing w:line="240" w:lineRule="auto"/>
              <w:ind w:firstLine="0"/>
              <w:rPr>
                <w:bCs/>
              </w:rPr>
            </w:pPr>
            <w:r w:rsidRPr="00B74FD2">
              <w:rPr>
                <w:bCs/>
              </w:rPr>
              <w:t>weight</w:t>
            </w:r>
          </w:p>
        </w:tc>
      </w:tr>
      <w:tr w:rsidR="00B37232" w:rsidRPr="00B74FD2" w14:paraId="3925B892" w14:textId="77777777" w:rsidTr="00B37232">
        <w:trPr>
          <w:trHeight w:val="300"/>
        </w:trPr>
        <w:tc>
          <w:tcPr>
            <w:tcW w:w="505" w:type="dxa"/>
            <w:noWrap/>
            <w:hideMark/>
          </w:tcPr>
          <w:p w14:paraId="1BC26B86" w14:textId="329C8111" w:rsidR="00B37232" w:rsidRPr="00B74FD2" w:rsidRDefault="00B37232" w:rsidP="00B37232">
            <w:pPr>
              <w:spacing w:line="240" w:lineRule="auto"/>
              <w:ind w:firstLine="0"/>
              <w:rPr>
                <w:bCs/>
              </w:rPr>
            </w:pPr>
            <w:r w:rsidRPr="00027DDA">
              <w:t>7</w:t>
            </w:r>
          </w:p>
        </w:tc>
        <w:tc>
          <w:tcPr>
            <w:tcW w:w="1090" w:type="dxa"/>
            <w:noWrap/>
            <w:hideMark/>
          </w:tcPr>
          <w:p w14:paraId="0CA3B4A5" w14:textId="406EDC0C" w:rsidR="00B37232" w:rsidRPr="00B74FD2" w:rsidRDefault="00B37232" w:rsidP="00B37232">
            <w:pPr>
              <w:spacing w:line="240" w:lineRule="auto"/>
              <w:ind w:firstLine="0"/>
              <w:rPr>
                <w:bCs/>
              </w:rPr>
            </w:pPr>
            <w:r w:rsidRPr="00027DDA">
              <w:t>218.7957</w:t>
            </w:r>
          </w:p>
        </w:tc>
        <w:tc>
          <w:tcPr>
            <w:tcW w:w="1203" w:type="dxa"/>
            <w:noWrap/>
            <w:hideMark/>
          </w:tcPr>
          <w:p w14:paraId="7F55E3EC" w14:textId="2F286436" w:rsidR="00B37232" w:rsidRPr="00B74FD2" w:rsidRDefault="00B37232" w:rsidP="00B37232">
            <w:pPr>
              <w:spacing w:line="240" w:lineRule="auto"/>
              <w:ind w:firstLine="0"/>
              <w:rPr>
                <w:bCs/>
              </w:rPr>
            </w:pPr>
            <w:r w:rsidRPr="00027DDA">
              <w:t>-2.1324</w:t>
            </w:r>
          </w:p>
        </w:tc>
        <w:tc>
          <w:tcPr>
            <w:tcW w:w="1378" w:type="dxa"/>
            <w:noWrap/>
            <w:hideMark/>
          </w:tcPr>
          <w:p w14:paraId="1D15C79A" w14:textId="7E22182D" w:rsidR="00B37232" w:rsidRPr="00B74FD2" w:rsidRDefault="00B37232" w:rsidP="00B37232">
            <w:pPr>
              <w:spacing w:line="240" w:lineRule="auto"/>
              <w:ind w:firstLine="0"/>
              <w:rPr>
                <w:bCs/>
              </w:rPr>
            </w:pPr>
            <w:r w:rsidRPr="00027DDA">
              <w:t>-0.7925</w:t>
            </w:r>
          </w:p>
        </w:tc>
        <w:tc>
          <w:tcPr>
            <w:tcW w:w="1006" w:type="dxa"/>
            <w:noWrap/>
            <w:hideMark/>
          </w:tcPr>
          <w:p w14:paraId="679723F4" w14:textId="7E20F865" w:rsidR="00B37232" w:rsidRPr="00B74FD2" w:rsidRDefault="00B37232" w:rsidP="00B37232">
            <w:pPr>
              <w:spacing w:line="240" w:lineRule="auto"/>
              <w:ind w:firstLine="0"/>
              <w:rPr>
                <w:bCs/>
              </w:rPr>
            </w:pPr>
            <w:r w:rsidRPr="00027DDA">
              <w:t>NA</w:t>
            </w:r>
          </w:p>
        </w:tc>
        <w:tc>
          <w:tcPr>
            <w:tcW w:w="1035" w:type="dxa"/>
            <w:noWrap/>
            <w:hideMark/>
          </w:tcPr>
          <w:p w14:paraId="2C4B2CA5" w14:textId="070F84B8" w:rsidR="00B37232" w:rsidRPr="00B74FD2" w:rsidRDefault="00B37232" w:rsidP="00B37232">
            <w:pPr>
              <w:spacing w:line="240" w:lineRule="auto"/>
              <w:ind w:firstLine="0"/>
              <w:rPr>
                <w:bCs/>
              </w:rPr>
            </w:pPr>
            <w:r w:rsidRPr="00027DDA">
              <w:t>+</w:t>
            </w:r>
          </w:p>
        </w:tc>
        <w:tc>
          <w:tcPr>
            <w:tcW w:w="1206" w:type="dxa"/>
            <w:noWrap/>
            <w:hideMark/>
          </w:tcPr>
          <w:p w14:paraId="5AFC8A16" w14:textId="70567B39" w:rsidR="00B37232" w:rsidRPr="00B74FD2" w:rsidRDefault="00B37232" w:rsidP="00B37232">
            <w:pPr>
              <w:spacing w:line="240" w:lineRule="auto"/>
              <w:ind w:firstLine="0"/>
              <w:rPr>
                <w:bCs/>
              </w:rPr>
            </w:pPr>
            <w:r w:rsidRPr="00027DDA">
              <w:t>NA</w:t>
            </w:r>
          </w:p>
        </w:tc>
        <w:tc>
          <w:tcPr>
            <w:tcW w:w="1097" w:type="dxa"/>
            <w:noWrap/>
            <w:hideMark/>
          </w:tcPr>
          <w:p w14:paraId="254A4729" w14:textId="754E7BBC" w:rsidR="00B37232" w:rsidRPr="00B74FD2" w:rsidRDefault="00B37232" w:rsidP="00B37232">
            <w:pPr>
              <w:spacing w:line="240" w:lineRule="auto"/>
              <w:ind w:firstLine="0"/>
              <w:rPr>
                <w:bCs/>
              </w:rPr>
            </w:pPr>
            <w:r w:rsidRPr="00027DDA">
              <w:t>NA</w:t>
            </w:r>
          </w:p>
        </w:tc>
        <w:tc>
          <w:tcPr>
            <w:tcW w:w="1134" w:type="dxa"/>
            <w:noWrap/>
            <w:hideMark/>
          </w:tcPr>
          <w:p w14:paraId="2D98A937" w14:textId="64AEBED1" w:rsidR="00B37232" w:rsidRPr="00B74FD2" w:rsidRDefault="00B37232" w:rsidP="00B37232">
            <w:pPr>
              <w:spacing w:line="240" w:lineRule="auto"/>
              <w:ind w:firstLine="0"/>
              <w:rPr>
                <w:bCs/>
              </w:rPr>
            </w:pPr>
            <w:r w:rsidRPr="00027DDA">
              <w:t>NA</w:t>
            </w:r>
          </w:p>
        </w:tc>
        <w:tc>
          <w:tcPr>
            <w:tcW w:w="711" w:type="dxa"/>
            <w:noWrap/>
            <w:hideMark/>
          </w:tcPr>
          <w:p w14:paraId="54A07B18" w14:textId="5FBC9C90" w:rsidR="00B37232" w:rsidRPr="00B74FD2" w:rsidRDefault="00B37232" w:rsidP="00B37232">
            <w:pPr>
              <w:spacing w:line="240" w:lineRule="auto"/>
              <w:ind w:firstLine="0"/>
              <w:rPr>
                <w:bCs/>
              </w:rPr>
            </w:pPr>
            <w:r w:rsidRPr="00027DDA">
              <w:t>6.00</w:t>
            </w:r>
          </w:p>
        </w:tc>
        <w:tc>
          <w:tcPr>
            <w:tcW w:w="1274" w:type="dxa"/>
            <w:noWrap/>
            <w:hideMark/>
          </w:tcPr>
          <w:p w14:paraId="2B9F38F0" w14:textId="656C8AD3" w:rsidR="00B37232" w:rsidRPr="00B74FD2" w:rsidRDefault="00B37232" w:rsidP="00B37232">
            <w:pPr>
              <w:spacing w:line="240" w:lineRule="auto"/>
              <w:ind w:firstLine="0"/>
              <w:rPr>
                <w:bCs/>
              </w:rPr>
            </w:pPr>
            <w:r w:rsidRPr="00027DDA">
              <w:t>-11570.44</w:t>
            </w:r>
          </w:p>
        </w:tc>
        <w:tc>
          <w:tcPr>
            <w:tcW w:w="1276" w:type="dxa"/>
            <w:noWrap/>
            <w:hideMark/>
          </w:tcPr>
          <w:p w14:paraId="16581446" w14:textId="4FC6F336" w:rsidR="00B37232" w:rsidRPr="00B74FD2" w:rsidRDefault="00B37232" w:rsidP="00B37232">
            <w:pPr>
              <w:spacing w:line="240" w:lineRule="auto"/>
              <w:ind w:firstLine="0"/>
              <w:rPr>
                <w:bCs/>
              </w:rPr>
            </w:pPr>
            <w:r w:rsidRPr="00027DDA">
              <w:t>23152.92</w:t>
            </w:r>
          </w:p>
        </w:tc>
        <w:tc>
          <w:tcPr>
            <w:tcW w:w="850" w:type="dxa"/>
            <w:noWrap/>
            <w:hideMark/>
          </w:tcPr>
          <w:p w14:paraId="4C0E870A" w14:textId="5E32DCA6" w:rsidR="00B37232" w:rsidRPr="00B74FD2" w:rsidRDefault="00B37232" w:rsidP="00B37232">
            <w:pPr>
              <w:spacing w:line="240" w:lineRule="auto"/>
              <w:ind w:firstLine="0"/>
              <w:rPr>
                <w:bCs/>
              </w:rPr>
            </w:pPr>
            <w:r w:rsidRPr="00027DDA">
              <w:t>0.00</w:t>
            </w:r>
          </w:p>
        </w:tc>
        <w:tc>
          <w:tcPr>
            <w:tcW w:w="992" w:type="dxa"/>
            <w:noWrap/>
            <w:hideMark/>
          </w:tcPr>
          <w:p w14:paraId="645F5AA8" w14:textId="3BB45D76" w:rsidR="00B37232" w:rsidRPr="00B74FD2" w:rsidRDefault="00B37232" w:rsidP="00B37232">
            <w:pPr>
              <w:spacing w:line="240" w:lineRule="auto"/>
              <w:ind w:firstLine="0"/>
              <w:rPr>
                <w:bCs/>
              </w:rPr>
            </w:pPr>
            <w:r w:rsidRPr="00027DDA">
              <w:t>0.45</w:t>
            </w:r>
          </w:p>
        </w:tc>
      </w:tr>
      <w:tr w:rsidR="00B37232" w:rsidRPr="00B74FD2" w14:paraId="245BD6DB" w14:textId="77777777" w:rsidTr="00B37232">
        <w:trPr>
          <w:trHeight w:val="300"/>
        </w:trPr>
        <w:tc>
          <w:tcPr>
            <w:tcW w:w="505" w:type="dxa"/>
            <w:noWrap/>
            <w:hideMark/>
          </w:tcPr>
          <w:p w14:paraId="77269533" w14:textId="6A19F9E6" w:rsidR="00B37232" w:rsidRPr="00B74FD2" w:rsidRDefault="00B37232" w:rsidP="00B37232">
            <w:pPr>
              <w:spacing w:line="240" w:lineRule="auto"/>
              <w:ind w:firstLine="0"/>
              <w:rPr>
                <w:bCs/>
              </w:rPr>
            </w:pPr>
            <w:r w:rsidRPr="00027DDA">
              <w:t>9</w:t>
            </w:r>
          </w:p>
        </w:tc>
        <w:tc>
          <w:tcPr>
            <w:tcW w:w="1090" w:type="dxa"/>
            <w:noWrap/>
            <w:hideMark/>
          </w:tcPr>
          <w:p w14:paraId="1E36AF67" w14:textId="44DC333B" w:rsidR="00B37232" w:rsidRPr="00B74FD2" w:rsidRDefault="00B37232" w:rsidP="00B37232">
            <w:pPr>
              <w:spacing w:line="240" w:lineRule="auto"/>
              <w:ind w:firstLine="0"/>
              <w:rPr>
                <w:bCs/>
              </w:rPr>
            </w:pPr>
            <w:r w:rsidRPr="00027DDA">
              <w:t>196.6202</w:t>
            </w:r>
          </w:p>
        </w:tc>
        <w:tc>
          <w:tcPr>
            <w:tcW w:w="1203" w:type="dxa"/>
            <w:noWrap/>
            <w:hideMark/>
          </w:tcPr>
          <w:p w14:paraId="32F3CF38" w14:textId="5C33B6C2" w:rsidR="00B37232" w:rsidRPr="00B74FD2" w:rsidRDefault="00B37232" w:rsidP="00B37232">
            <w:pPr>
              <w:spacing w:line="240" w:lineRule="auto"/>
              <w:ind w:firstLine="0"/>
              <w:rPr>
                <w:bCs/>
              </w:rPr>
            </w:pPr>
            <w:r w:rsidRPr="00027DDA">
              <w:t>-2.1167</w:t>
            </w:r>
          </w:p>
        </w:tc>
        <w:tc>
          <w:tcPr>
            <w:tcW w:w="1378" w:type="dxa"/>
            <w:noWrap/>
            <w:hideMark/>
          </w:tcPr>
          <w:p w14:paraId="4E617827" w14:textId="1241A9D6" w:rsidR="00B37232" w:rsidRPr="00B74FD2" w:rsidRDefault="00B37232" w:rsidP="00B37232">
            <w:pPr>
              <w:spacing w:line="240" w:lineRule="auto"/>
              <w:ind w:firstLine="0"/>
              <w:rPr>
                <w:bCs/>
              </w:rPr>
            </w:pPr>
            <w:r w:rsidRPr="00027DDA">
              <w:t>NA</w:t>
            </w:r>
          </w:p>
        </w:tc>
        <w:tc>
          <w:tcPr>
            <w:tcW w:w="1006" w:type="dxa"/>
            <w:noWrap/>
            <w:hideMark/>
          </w:tcPr>
          <w:p w14:paraId="0C4B3DB9" w14:textId="08285E27" w:rsidR="00B37232" w:rsidRPr="00B74FD2" w:rsidRDefault="00B37232" w:rsidP="00B37232">
            <w:pPr>
              <w:spacing w:line="240" w:lineRule="auto"/>
              <w:ind w:firstLine="0"/>
              <w:rPr>
                <w:bCs/>
              </w:rPr>
            </w:pPr>
            <w:r w:rsidRPr="00027DDA">
              <w:t>NA</w:t>
            </w:r>
          </w:p>
        </w:tc>
        <w:tc>
          <w:tcPr>
            <w:tcW w:w="1035" w:type="dxa"/>
            <w:noWrap/>
            <w:hideMark/>
          </w:tcPr>
          <w:p w14:paraId="3D8B959C" w14:textId="0B817740" w:rsidR="00B37232" w:rsidRPr="00B74FD2" w:rsidRDefault="00B37232" w:rsidP="00B37232">
            <w:pPr>
              <w:spacing w:line="240" w:lineRule="auto"/>
              <w:ind w:firstLine="0"/>
              <w:rPr>
                <w:bCs/>
              </w:rPr>
            </w:pPr>
            <w:r w:rsidRPr="00027DDA">
              <w:t>+</w:t>
            </w:r>
          </w:p>
        </w:tc>
        <w:tc>
          <w:tcPr>
            <w:tcW w:w="1206" w:type="dxa"/>
            <w:noWrap/>
            <w:hideMark/>
          </w:tcPr>
          <w:p w14:paraId="2EF74C60" w14:textId="29517023" w:rsidR="00B37232" w:rsidRPr="00B74FD2" w:rsidRDefault="00B37232" w:rsidP="00B37232">
            <w:pPr>
              <w:spacing w:line="240" w:lineRule="auto"/>
              <w:ind w:firstLine="0"/>
              <w:rPr>
                <w:bCs/>
              </w:rPr>
            </w:pPr>
            <w:r w:rsidRPr="00027DDA">
              <w:t>NA</w:t>
            </w:r>
          </w:p>
        </w:tc>
        <w:tc>
          <w:tcPr>
            <w:tcW w:w="1097" w:type="dxa"/>
            <w:noWrap/>
            <w:hideMark/>
          </w:tcPr>
          <w:p w14:paraId="6039DC62" w14:textId="409B101F" w:rsidR="00B37232" w:rsidRPr="00B74FD2" w:rsidRDefault="00B37232" w:rsidP="00B37232">
            <w:pPr>
              <w:spacing w:line="240" w:lineRule="auto"/>
              <w:ind w:firstLine="0"/>
              <w:rPr>
                <w:bCs/>
              </w:rPr>
            </w:pPr>
            <w:r w:rsidRPr="00027DDA">
              <w:t>NA</w:t>
            </w:r>
          </w:p>
        </w:tc>
        <w:tc>
          <w:tcPr>
            <w:tcW w:w="1134" w:type="dxa"/>
            <w:noWrap/>
            <w:hideMark/>
          </w:tcPr>
          <w:p w14:paraId="26C88FD1" w14:textId="2EC56F5B" w:rsidR="00B37232" w:rsidRPr="00B74FD2" w:rsidRDefault="00B37232" w:rsidP="00B37232">
            <w:pPr>
              <w:spacing w:line="240" w:lineRule="auto"/>
              <w:ind w:firstLine="0"/>
              <w:rPr>
                <w:bCs/>
              </w:rPr>
            </w:pPr>
            <w:r w:rsidRPr="00027DDA">
              <w:t>NA</w:t>
            </w:r>
          </w:p>
        </w:tc>
        <w:tc>
          <w:tcPr>
            <w:tcW w:w="711" w:type="dxa"/>
            <w:noWrap/>
            <w:hideMark/>
          </w:tcPr>
          <w:p w14:paraId="77421432" w14:textId="2FCE74FC" w:rsidR="00B37232" w:rsidRPr="00B74FD2" w:rsidRDefault="00B37232" w:rsidP="00B37232">
            <w:pPr>
              <w:spacing w:line="240" w:lineRule="auto"/>
              <w:ind w:firstLine="0"/>
              <w:rPr>
                <w:bCs/>
              </w:rPr>
            </w:pPr>
            <w:r w:rsidRPr="00027DDA">
              <w:t>5.00</w:t>
            </w:r>
          </w:p>
        </w:tc>
        <w:tc>
          <w:tcPr>
            <w:tcW w:w="1274" w:type="dxa"/>
            <w:noWrap/>
            <w:hideMark/>
          </w:tcPr>
          <w:p w14:paraId="3D0DC91C" w14:textId="00618674" w:rsidR="00B37232" w:rsidRPr="00B74FD2" w:rsidRDefault="00B37232" w:rsidP="00B37232">
            <w:pPr>
              <w:spacing w:line="240" w:lineRule="auto"/>
              <w:ind w:firstLine="0"/>
              <w:rPr>
                <w:bCs/>
              </w:rPr>
            </w:pPr>
            <w:r w:rsidRPr="00027DDA">
              <w:t>-11571.69</w:t>
            </w:r>
          </w:p>
        </w:tc>
        <w:tc>
          <w:tcPr>
            <w:tcW w:w="1276" w:type="dxa"/>
            <w:noWrap/>
            <w:hideMark/>
          </w:tcPr>
          <w:p w14:paraId="54E91641" w14:textId="2FC4F7B3" w:rsidR="00B37232" w:rsidRPr="00B74FD2" w:rsidRDefault="00B37232" w:rsidP="00B37232">
            <w:pPr>
              <w:spacing w:line="240" w:lineRule="auto"/>
              <w:ind w:firstLine="0"/>
              <w:rPr>
                <w:bCs/>
              </w:rPr>
            </w:pPr>
            <w:r w:rsidRPr="00027DDA">
              <w:t>23153.42</w:t>
            </w:r>
          </w:p>
        </w:tc>
        <w:tc>
          <w:tcPr>
            <w:tcW w:w="850" w:type="dxa"/>
            <w:noWrap/>
            <w:hideMark/>
          </w:tcPr>
          <w:p w14:paraId="0D07A8B6" w14:textId="0D0FF024" w:rsidR="00B37232" w:rsidRPr="00B74FD2" w:rsidRDefault="00B37232" w:rsidP="00B37232">
            <w:pPr>
              <w:spacing w:line="240" w:lineRule="auto"/>
              <w:ind w:firstLine="0"/>
              <w:rPr>
                <w:bCs/>
              </w:rPr>
            </w:pPr>
            <w:r w:rsidRPr="00027DDA">
              <w:t>0.49</w:t>
            </w:r>
          </w:p>
        </w:tc>
        <w:tc>
          <w:tcPr>
            <w:tcW w:w="992" w:type="dxa"/>
            <w:noWrap/>
            <w:hideMark/>
          </w:tcPr>
          <w:p w14:paraId="79E01393" w14:textId="35404989" w:rsidR="00B37232" w:rsidRPr="00B74FD2" w:rsidRDefault="00B37232" w:rsidP="00B37232">
            <w:pPr>
              <w:spacing w:line="240" w:lineRule="auto"/>
              <w:ind w:firstLine="0"/>
              <w:rPr>
                <w:bCs/>
              </w:rPr>
            </w:pPr>
            <w:r w:rsidRPr="00027DDA">
              <w:t>0.35</w:t>
            </w:r>
          </w:p>
        </w:tc>
      </w:tr>
      <w:tr w:rsidR="00B37232" w:rsidRPr="00B74FD2" w14:paraId="1F953CE8" w14:textId="77777777" w:rsidTr="00B37232">
        <w:trPr>
          <w:trHeight w:val="300"/>
        </w:trPr>
        <w:tc>
          <w:tcPr>
            <w:tcW w:w="505" w:type="dxa"/>
            <w:noWrap/>
            <w:hideMark/>
          </w:tcPr>
          <w:p w14:paraId="724E4AF9" w14:textId="263F8966" w:rsidR="00B37232" w:rsidRPr="00B74FD2" w:rsidRDefault="00B37232" w:rsidP="00B37232">
            <w:pPr>
              <w:spacing w:line="240" w:lineRule="auto"/>
              <w:ind w:firstLine="0"/>
              <w:rPr>
                <w:bCs/>
              </w:rPr>
            </w:pPr>
            <w:r w:rsidRPr="00027DDA">
              <w:t>6</w:t>
            </w:r>
          </w:p>
        </w:tc>
        <w:tc>
          <w:tcPr>
            <w:tcW w:w="1090" w:type="dxa"/>
            <w:noWrap/>
            <w:hideMark/>
          </w:tcPr>
          <w:p w14:paraId="409F343C" w14:textId="45A6AE74" w:rsidR="00B37232" w:rsidRPr="00B74FD2" w:rsidRDefault="00B37232" w:rsidP="00B37232">
            <w:pPr>
              <w:spacing w:line="240" w:lineRule="auto"/>
              <w:ind w:firstLine="0"/>
              <w:rPr>
                <w:bCs/>
              </w:rPr>
            </w:pPr>
            <w:r w:rsidRPr="00027DDA">
              <w:t>218.9927</w:t>
            </w:r>
          </w:p>
        </w:tc>
        <w:tc>
          <w:tcPr>
            <w:tcW w:w="1203" w:type="dxa"/>
            <w:noWrap/>
            <w:hideMark/>
          </w:tcPr>
          <w:p w14:paraId="36A3AC5A" w14:textId="029AB7FB" w:rsidR="00B37232" w:rsidRPr="00B74FD2" w:rsidRDefault="00B37232" w:rsidP="00B37232">
            <w:pPr>
              <w:spacing w:line="240" w:lineRule="auto"/>
              <w:ind w:firstLine="0"/>
              <w:rPr>
                <w:bCs/>
              </w:rPr>
            </w:pPr>
            <w:r w:rsidRPr="00027DDA">
              <w:t>-2.1157</w:t>
            </w:r>
          </w:p>
        </w:tc>
        <w:tc>
          <w:tcPr>
            <w:tcW w:w="1378" w:type="dxa"/>
            <w:noWrap/>
            <w:hideMark/>
          </w:tcPr>
          <w:p w14:paraId="4017C845" w14:textId="4088F397" w:rsidR="00B37232" w:rsidRPr="00B74FD2" w:rsidRDefault="00B37232" w:rsidP="00B37232">
            <w:pPr>
              <w:spacing w:line="240" w:lineRule="auto"/>
              <w:ind w:firstLine="0"/>
              <w:rPr>
                <w:bCs/>
              </w:rPr>
            </w:pPr>
            <w:r w:rsidRPr="00027DDA">
              <w:t>-0.8223</w:t>
            </w:r>
          </w:p>
        </w:tc>
        <w:tc>
          <w:tcPr>
            <w:tcW w:w="1006" w:type="dxa"/>
            <w:noWrap/>
            <w:hideMark/>
          </w:tcPr>
          <w:p w14:paraId="6B6AD528" w14:textId="4C14EFDC" w:rsidR="00B37232" w:rsidRPr="00B74FD2" w:rsidRDefault="00B37232" w:rsidP="00B37232">
            <w:pPr>
              <w:spacing w:line="240" w:lineRule="auto"/>
              <w:ind w:firstLine="0"/>
              <w:rPr>
                <w:bCs/>
              </w:rPr>
            </w:pPr>
            <w:r w:rsidRPr="00027DDA">
              <w:t>-1.1762</w:t>
            </w:r>
          </w:p>
        </w:tc>
        <w:tc>
          <w:tcPr>
            <w:tcW w:w="1035" w:type="dxa"/>
            <w:noWrap/>
            <w:hideMark/>
          </w:tcPr>
          <w:p w14:paraId="7C80546A" w14:textId="4A897512" w:rsidR="00B37232" w:rsidRPr="00B74FD2" w:rsidRDefault="00B37232" w:rsidP="00B37232">
            <w:pPr>
              <w:spacing w:line="240" w:lineRule="auto"/>
              <w:ind w:firstLine="0"/>
              <w:rPr>
                <w:bCs/>
              </w:rPr>
            </w:pPr>
            <w:r w:rsidRPr="00027DDA">
              <w:t>+</w:t>
            </w:r>
          </w:p>
        </w:tc>
        <w:tc>
          <w:tcPr>
            <w:tcW w:w="1206" w:type="dxa"/>
            <w:noWrap/>
            <w:hideMark/>
          </w:tcPr>
          <w:p w14:paraId="6233747F" w14:textId="0BAEAA37" w:rsidR="00B37232" w:rsidRPr="00B74FD2" w:rsidRDefault="00B37232" w:rsidP="00B37232">
            <w:pPr>
              <w:spacing w:line="240" w:lineRule="auto"/>
              <w:ind w:firstLine="0"/>
              <w:rPr>
                <w:bCs/>
              </w:rPr>
            </w:pPr>
            <w:r w:rsidRPr="00027DDA">
              <w:t>0.0592</w:t>
            </w:r>
          </w:p>
        </w:tc>
        <w:tc>
          <w:tcPr>
            <w:tcW w:w="1097" w:type="dxa"/>
            <w:noWrap/>
            <w:hideMark/>
          </w:tcPr>
          <w:p w14:paraId="6B090E11" w14:textId="02C0C5B5" w:rsidR="00B37232" w:rsidRPr="00B74FD2" w:rsidRDefault="00B37232" w:rsidP="00B37232">
            <w:pPr>
              <w:spacing w:line="240" w:lineRule="auto"/>
              <w:ind w:firstLine="0"/>
              <w:rPr>
                <w:bCs/>
              </w:rPr>
            </w:pPr>
            <w:r w:rsidRPr="00027DDA">
              <w:t>+</w:t>
            </w:r>
          </w:p>
        </w:tc>
        <w:tc>
          <w:tcPr>
            <w:tcW w:w="1134" w:type="dxa"/>
            <w:noWrap/>
            <w:hideMark/>
          </w:tcPr>
          <w:p w14:paraId="556D8B86" w14:textId="56382DCA" w:rsidR="00B37232" w:rsidRPr="00B74FD2" w:rsidRDefault="00B37232" w:rsidP="00B37232">
            <w:pPr>
              <w:spacing w:line="240" w:lineRule="auto"/>
              <w:ind w:firstLine="0"/>
              <w:rPr>
                <w:bCs/>
              </w:rPr>
            </w:pPr>
            <w:r w:rsidRPr="00027DDA">
              <w:t>NA</w:t>
            </w:r>
          </w:p>
        </w:tc>
        <w:tc>
          <w:tcPr>
            <w:tcW w:w="711" w:type="dxa"/>
            <w:noWrap/>
            <w:hideMark/>
          </w:tcPr>
          <w:p w14:paraId="668E7C5A" w14:textId="213D56E5" w:rsidR="00B37232" w:rsidRPr="00B74FD2" w:rsidRDefault="00B37232" w:rsidP="00B37232">
            <w:pPr>
              <w:spacing w:line="240" w:lineRule="auto"/>
              <w:ind w:firstLine="0"/>
              <w:rPr>
                <w:bCs/>
              </w:rPr>
            </w:pPr>
            <w:r w:rsidRPr="00027DDA">
              <w:t>9.00</w:t>
            </w:r>
          </w:p>
        </w:tc>
        <w:tc>
          <w:tcPr>
            <w:tcW w:w="1274" w:type="dxa"/>
            <w:noWrap/>
            <w:hideMark/>
          </w:tcPr>
          <w:p w14:paraId="03457F63" w14:textId="04538AF3" w:rsidR="00B37232" w:rsidRPr="00B74FD2" w:rsidRDefault="00B37232" w:rsidP="00B37232">
            <w:pPr>
              <w:spacing w:line="240" w:lineRule="auto"/>
              <w:ind w:firstLine="0"/>
              <w:rPr>
                <w:bCs/>
              </w:rPr>
            </w:pPr>
            <w:r w:rsidRPr="00027DDA">
              <w:t>-11568.63</w:t>
            </w:r>
          </w:p>
        </w:tc>
        <w:tc>
          <w:tcPr>
            <w:tcW w:w="1276" w:type="dxa"/>
            <w:noWrap/>
            <w:hideMark/>
          </w:tcPr>
          <w:p w14:paraId="1C34A1A7" w14:textId="4D13B471" w:rsidR="00B37232" w:rsidRPr="00B74FD2" w:rsidRDefault="00B37232" w:rsidP="00B37232">
            <w:pPr>
              <w:spacing w:line="240" w:lineRule="auto"/>
              <w:ind w:firstLine="0"/>
              <w:rPr>
                <w:bCs/>
              </w:rPr>
            </w:pPr>
            <w:r w:rsidRPr="00027DDA">
              <w:t>23155.34</w:t>
            </w:r>
          </w:p>
        </w:tc>
        <w:tc>
          <w:tcPr>
            <w:tcW w:w="850" w:type="dxa"/>
            <w:noWrap/>
            <w:hideMark/>
          </w:tcPr>
          <w:p w14:paraId="2A2A4F59" w14:textId="3EDEA38D" w:rsidR="00B37232" w:rsidRPr="00B74FD2" w:rsidRDefault="00B37232" w:rsidP="00B37232">
            <w:pPr>
              <w:spacing w:line="240" w:lineRule="auto"/>
              <w:ind w:firstLine="0"/>
              <w:rPr>
                <w:bCs/>
              </w:rPr>
            </w:pPr>
            <w:r w:rsidRPr="00027DDA">
              <w:t>2.42</w:t>
            </w:r>
          </w:p>
        </w:tc>
        <w:tc>
          <w:tcPr>
            <w:tcW w:w="992" w:type="dxa"/>
            <w:noWrap/>
            <w:hideMark/>
          </w:tcPr>
          <w:p w14:paraId="3432E558" w14:textId="576CFCE6" w:rsidR="00B37232" w:rsidRPr="00B74FD2" w:rsidRDefault="00B37232" w:rsidP="00B37232">
            <w:pPr>
              <w:spacing w:line="240" w:lineRule="auto"/>
              <w:ind w:firstLine="0"/>
              <w:rPr>
                <w:bCs/>
              </w:rPr>
            </w:pPr>
            <w:r w:rsidRPr="00027DDA">
              <w:t>0.13</w:t>
            </w:r>
          </w:p>
        </w:tc>
      </w:tr>
      <w:tr w:rsidR="00B37232" w:rsidRPr="00B74FD2" w14:paraId="06CA75C7" w14:textId="77777777" w:rsidTr="00B37232">
        <w:trPr>
          <w:trHeight w:val="300"/>
        </w:trPr>
        <w:tc>
          <w:tcPr>
            <w:tcW w:w="505" w:type="dxa"/>
            <w:noWrap/>
            <w:hideMark/>
          </w:tcPr>
          <w:p w14:paraId="3B4E6540" w14:textId="24514AEE" w:rsidR="00B37232" w:rsidRPr="00B74FD2" w:rsidRDefault="00B37232" w:rsidP="00B37232">
            <w:pPr>
              <w:spacing w:line="240" w:lineRule="auto"/>
              <w:ind w:firstLine="0"/>
              <w:rPr>
                <w:bCs/>
              </w:rPr>
            </w:pPr>
            <w:r w:rsidRPr="00027DDA">
              <w:t>5</w:t>
            </w:r>
          </w:p>
        </w:tc>
        <w:tc>
          <w:tcPr>
            <w:tcW w:w="1090" w:type="dxa"/>
            <w:noWrap/>
            <w:hideMark/>
          </w:tcPr>
          <w:p w14:paraId="498F2157" w14:textId="678FA5A6" w:rsidR="00B37232" w:rsidRPr="00B74FD2" w:rsidRDefault="00B37232" w:rsidP="00B37232">
            <w:pPr>
              <w:spacing w:line="240" w:lineRule="auto"/>
              <w:ind w:firstLine="0"/>
              <w:rPr>
                <w:bCs/>
              </w:rPr>
            </w:pPr>
            <w:r w:rsidRPr="00027DDA">
              <w:t>217.0115</w:t>
            </w:r>
          </w:p>
        </w:tc>
        <w:tc>
          <w:tcPr>
            <w:tcW w:w="1203" w:type="dxa"/>
            <w:noWrap/>
            <w:hideMark/>
          </w:tcPr>
          <w:p w14:paraId="12FEDF53" w14:textId="0DC50506" w:rsidR="00B37232" w:rsidRPr="00B74FD2" w:rsidRDefault="00B37232" w:rsidP="00B37232">
            <w:pPr>
              <w:spacing w:line="240" w:lineRule="auto"/>
              <w:ind w:firstLine="0"/>
              <w:rPr>
                <w:bCs/>
              </w:rPr>
            </w:pPr>
            <w:r w:rsidRPr="00027DDA">
              <w:t>-2.1334</w:t>
            </w:r>
          </w:p>
        </w:tc>
        <w:tc>
          <w:tcPr>
            <w:tcW w:w="1378" w:type="dxa"/>
            <w:noWrap/>
            <w:hideMark/>
          </w:tcPr>
          <w:p w14:paraId="56CA2906" w14:textId="747BF1B3" w:rsidR="00B37232" w:rsidRPr="00B74FD2" w:rsidRDefault="00B37232" w:rsidP="00B37232">
            <w:pPr>
              <w:spacing w:line="240" w:lineRule="auto"/>
              <w:ind w:firstLine="0"/>
              <w:rPr>
                <w:bCs/>
              </w:rPr>
            </w:pPr>
            <w:r w:rsidRPr="00027DDA">
              <w:t>-0.7485</w:t>
            </w:r>
          </w:p>
        </w:tc>
        <w:tc>
          <w:tcPr>
            <w:tcW w:w="1006" w:type="dxa"/>
            <w:noWrap/>
            <w:hideMark/>
          </w:tcPr>
          <w:p w14:paraId="2494BC06" w14:textId="2464E87B" w:rsidR="00B37232" w:rsidRPr="00B74FD2" w:rsidRDefault="00B37232" w:rsidP="00B37232">
            <w:pPr>
              <w:spacing w:line="240" w:lineRule="auto"/>
              <w:ind w:firstLine="0"/>
              <w:rPr>
                <w:bCs/>
              </w:rPr>
            </w:pPr>
            <w:r w:rsidRPr="00027DDA">
              <w:t>-1.2691</w:t>
            </w:r>
          </w:p>
        </w:tc>
        <w:tc>
          <w:tcPr>
            <w:tcW w:w="1035" w:type="dxa"/>
            <w:noWrap/>
            <w:hideMark/>
          </w:tcPr>
          <w:p w14:paraId="78FDFAC8" w14:textId="3FE4CD93" w:rsidR="00B37232" w:rsidRPr="00B74FD2" w:rsidRDefault="00B37232" w:rsidP="00B37232">
            <w:pPr>
              <w:spacing w:line="240" w:lineRule="auto"/>
              <w:ind w:firstLine="0"/>
              <w:rPr>
                <w:bCs/>
              </w:rPr>
            </w:pPr>
            <w:r w:rsidRPr="00027DDA">
              <w:t>+</w:t>
            </w:r>
          </w:p>
        </w:tc>
        <w:tc>
          <w:tcPr>
            <w:tcW w:w="1206" w:type="dxa"/>
            <w:noWrap/>
            <w:hideMark/>
          </w:tcPr>
          <w:p w14:paraId="428ACB3C" w14:textId="2C53F7A3" w:rsidR="00B37232" w:rsidRPr="00B74FD2" w:rsidRDefault="00B37232" w:rsidP="00B37232">
            <w:pPr>
              <w:spacing w:line="240" w:lineRule="auto"/>
              <w:ind w:firstLine="0"/>
              <w:rPr>
                <w:bCs/>
              </w:rPr>
            </w:pPr>
            <w:r w:rsidRPr="00027DDA">
              <w:t>0.0626</w:t>
            </w:r>
          </w:p>
        </w:tc>
        <w:tc>
          <w:tcPr>
            <w:tcW w:w="1097" w:type="dxa"/>
            <w:noWrap/>
            <w:hideMark/>
          </w:tcPr>
          <w:p w14:paraId="61A38AF2" w14:textId="13719003" w:rsidR="00B37232" w:rsidRPr="00B74FD2" w:rsidRDefault="00B37232" w:rsidP="00B37232">
            <w:pPr>
              <w:spacing w:line="240" w:lineRule="auto"/>
              <w:ind w:firstLine="0"/>
              <w:rPr>
                <w:bCs/>
              </w:rPr>
            </w:pPr>
            <w:r w:rsidRPr="00027DDA">
              <w:t>NA</w:t>
            </w:r>
          </w:p>
        </w:tc>
        <w:tc>
          <w:tcPr>
            <w:tcW w:w="1134" w:type="dxa"/>
            <w:noWrap/>
            <w:hideMark/>
          </w:tcPr>
          <w:p w14:paraId="5A16510F" w14:textId="6FF2F43B" w:rsidR="00B37232" w:rsidRPr="00B74FD2" w:rsidRDefault="00B37232" w:rsidP="00B37232">
            <w:pPr>
              <w:spacing w:line="240" w:lineRule="auto"/>
              <w:ind w:firstLine="0"/>
              <w:rPr>
                <w:bCs/>
              </w:rPr>
            </w:pPr>
            <w:r w:rsidRPr="00027DDA">
              <w:t>NA</w:t>
            </w:r>
          </w:p>
        </w:tc>
        <w:tc>
          <w:tcPr>
            <w:tcW w:w="711" w:type="dxa"/>
            <w:noWrap/>
            <w:hideMark/>
          </w:tcPr>
          <w:p w14:paraId="2530A2EA" w14:textId="7DB3671A" w:rsidR="00B37232" w:rsidRPr="00B74FD2" w:rsidRDefault="00B37232" w:rsidP="00B37232">
            <w:pPr>
              <w:spacing w:line="240" w:lineRule="auto"/>
              <w:ind w:firstLine="0"/>
              <w:rPr>
                <w:bCs/>
              </w:rPr>
            </w:pPr>
            <w:r w:rsidRPr="00027DDA">
              <w:t>8.00</w:t>
            </w:r>
          </w:p>
        </w:tc>
        <w:tc>
          <w:tcPr>
            <w:tcW w:w="1274" w:type="dxa"/>
            <w:noWrap/>
            <w:hideMark/>
          </w:tcPr>
          <w:p w14:paraId="55E6A527" w14:textId="6FCEE63E" w:rsidR="00B37232" w:rsidRPr="00B74FD2" w:rsidRDefault="00B37232" w:rsidP="00B37232">
            <w:pPr>
              <w:spacing w:line="240" w:lineRule="auto"/>
              <w:ind w:firstLine="0"/>
              <w:rPr>
                <w:bCs/>
              </w:rPr>
            </w:pPr>
            <w:r w:rsidRPr="00027DDA">
              <w:t>-11570.63</w:t>
            </w:r>
          </w:p>
        </w:tc>
        <w:tc>
          <w:tcPr>
            <w:tcW w:w="1276" w:type="dxa"/>
            <w:noWrap/>
            <w:hideMark/>
          </w:tcPr>
          <w:p w14:paraId="0C5AA136" w14:textId="61CF2826" w:rsidR="00B37232" w:rsidRPr="00B74FD2" w:rsidRDefault="00B37232" w:rsidP="00B37232">
            <w:pPr>
              <w:spacing w:line="240" w:lineRule="auto"/>
              <w:ind w:firstLine="0"/>
              <w:rPr>
                <w:bCs/>
              </w:rPr>
            </w:pPr>
            <w:r w:rsidRPr="00027DDA">
              <w:t>23157.33</w:t>
            </w:r>
          </w:p>
        </w:tc>
        <w:tc>
          <w:tcPr>
            <w:tcW w:w="850" w:type="dxa"/>
            <w:noWrap/>
            <w:hideMark/>
          </w:tcPr>
          <w:p w14:paraId="0BE75881" w14:textId="4983C6A4" w:rsidR="00B37232" w:rsidRPr="00B74FD2" w:rsidRDefault="00B37232" w:rsidP="00B37232">
            <w:pPr>
              <w:spacing w:line="240" w:lineRule="auto"/>
              <w:ind w:firstLine="0"/>
              <w:rPr>
                <w:bCs/>
              </w:rPr>
            </w:pPr>
            <w:r w:rsidRPr="00027DDA">
              <w:t>4.40</w:t>
            </w:r>
          </w:p>
        </w:tc>
        <w:tc>
          <w:tcPr>
            <w:tcW w:w="992" w:type="dxa"/>
            <w:noWrap/>
            <w:hideMark/>
          </w:tcPr>
          <w:p w14:paraId="453B1611" w14:textId="44340AC3" w:rsidR="00B37232" w:rsidRPr="00B74FD2" w:rsidRDefault="00B37232" w:rsidP="00B37232">
            <w:pPr>
              <w:spacing w:line="240" w:lineRule="auto"/>
              <w:ind w:firstLine="0"/>
              <w:rPr>
                <w:bCs/>
              </w:rPr>
            </w:pPr>
            <w:r w:rsidRPr="00027DDA">
              <w:t>0.05</w:t>
            </w:r>
          </w:p>
        </w:tc>
      </w:tr>
      <w:tr w:rsidR="00B37232" w:rsidRPr="00B74FD2" w14:paraId="2641E200" w14:textId="77777777" w:rsidTr="00B37232">
        <w:trPr>
          <w:trHeight w:val="300"/>
        </w:trPr>
        <w:tc>
          <w:tcPr>
            <w:tcW w:w="505" w:type="dxa"/>
            <w:noWrap/>
            <w:hideMark/>
          </w:tcPr>
          <w:p w14:paraId="2015007A" w14:textId="28C62CF3" w:rsidR="00B37232" w:rsidRPr="00B74FD2" w:rsidRDefault="00B37232" w:rsidP="00B37232">
            <w:pPr>
              <w:spacing w:line="240" w:lineRule="auto"/>
              <w:ind w:firstLine="0"/>
              <w:rPr>
                <w:bCs/>
              </w:rPr>
            </w:pPr>
            <w:r w:rsidRPr="00027DDA">
              <w:t>17</w:t>
            </w:r>
          </w:p>
        </w:tc>
        <w:tc>
          <w:tcPr>
            <w:tcW w:w="1090" w:type="dxa"/>
            <w:noWrap/>
            <w:hideMark/>
          </w:tcPr>
          <w:p w14:paraId="60C0101A" w14:textId="70E75ECB" w:rsidR="00B37232" w:rsidRPr="00B74FD2" w:rsidRDefault="00B37232" w:rsidP="00B37232">
            <w:pPr>
              <w:spacing w:line="240" w:lineRule="auto"/>
              <w:ind w:firstLine="0"/>
              <w:rPr>
                <w:bCs/>
              </w:rPr>
            </w:pPr>
            <w:r w:rsidRPr="00027DDA">
              <w:t>217.6989</w:t>
            </w:r>
          </w:p>
        </w:tc>
        <w:tc>
          <w:tcPr>
            <w:tcW w:w="1203" w:type="dxa"/>
            <w:noWrap/>
            <w:hideMark/>
          </w:tcPr>
          <w:p w14:paraId="43368FBC" w14:textId="02C875F6" w:rsidR="00B37232" w:rsidRPr="00B74FD2" w:rsidRDefault="00B37232" w:rsidP="00B37232">
            <w:pPr>
              <w:spacing w:line="240" w:lineRule="auto"/>
              <w:ind w:firstLine="0"/>
              <w:rPr>
                <w:bCs/>
              </w:rPr>
            </w:pPr>
            <w:r w:rsidRPr="00027DDA">
              <w:t>-2.1282</w:t>
            </w:r>
          </w:p>
        </w:tc>
        <w:tc>
          <w:tcPr>
            <w:tcW w:w="1378" w:type="dxa"/>
            <w:noWrap/>
            <w:hideMark/>
          </w:tcPr>
          <w:p w14:paraId="1F34F46B" w14:textId="4FD4E2D5" w:rsidR="00B37232" w:rsidRPr="00B74FD2" w:rsidRDefault="00B37232" w:rsidP="00B37232">
            <w:pPr>
              <w:spacing w:line="240" w:lineRule="auto"/>
              <w:ind w:firstLine="0"/>
              <w:rPr>
                <w:bCs/>
              </w:rPr>
            </w:pPr>
            <w:r w:rsidRPr="00027DDA">
              <w:t>-0.7937</w:t>
            </w:r>
          </w:p>
        </w:tc>
        <w:tc>
          <w:tcPr>
            <w:tcW w:w="1006" w:type="dxa"/>
            <w:noWrap/>
            <w:hideMark/>
          </w:tcPr>
          <w:p w14:paraId="4D916D89" w14:textId="18650432" w:rsidR="00B37232" w:rsidRPr="00B74FD2" w:rsidRDefault="00B37232" w:rsidP="00B37232">
            <w:pPr>
              <w:spacing w:line="240" w:lineRule="auto"/>
              <w:ind w:firstLine="0"/>
              <w:rPr>
                <w:bCs/>
              </w:rPr>
            </w:pPr>
            <w:r w:rsidRPr="00027DDA">
              <w:t>NA</w:t>
            </w:r>
          </w:p>
        </w:tc>
        <w:tc>
          <w:tcPr>
            <w:tcW w:w="1035" w:type="dxa"/>
            <w:noWrap/>
            <w:hideMark/>
          </w:tcPr>
          <w:p w14:paraId="5F23F13E" w14:textId="2C01C857" w:rsidR="00B37232" w:rsidRPr="00B74FD2" w:rsidRDefault="00B37232" w:rsidP="00B37232">
            <w:pPr>
              <w:spacing w:line="240" w:lineRule="auto"/>
              <w:ind w:firstLine="0"/>
              <w:rPr>
                <w:bCs/>
              </w:rPr>
            </w:pPr>
            <w:r w:rsidRPr="00027DDA">
              <w:t>+</w:t>
            </w:r>
          </w:p>
        </w:tc>
        <w:tc>
          <w:tcPr>
            <w:tcW w:w="1206" w:type="dxa"/>
            <w:noWrap/>
            <w:hideMark/>
          </w:tcPr>
          <w:p w14:paraId="00EAB483" w14:textId="6070AFA8" w:rsidR="00B37232" w:rsidRPr="00B74FD2" w:rsidRDefault="00B37232" w:rsidP="00B37232">
            <w:pPr>
              <w:spacing w:line="240" w:lineRule="auto"/>
              <w:ind w:firstLine="0"/>
              <w:rPr>
                <w:bCs/>
              </w:rPr>
            </w:pPr>
            <w:r w:rsidRPr="00027DDA">
              <w:t>NA</w:t>
            </w:r>
          </w:p>
        </w:tc>
        <w:tc>
          <w:tcPr>
            <w:tcW w:w="1097" w:type="dxa"/>
            <w:noWrap/>
            <w:hideMark/>
          </w:tcPr>
          <w:p w14:paraId="471BC906" w14:textId="1732D5D3" w:rsidR="00B37232" w:rsidRPr="00B74FD2" w:rsidRDefault="00B37232" w:rsidP="00B37232">
            <w:pPr>
              <w:spacing w:line="240" w:lineRule="auto"/>
              <w:ind w:firstLine="0"/>
              <w:rPr>
                <w:bCs/>
              </w:rPr>
            </w:pPr>
            <w:r w:rsidRPr="00027DDA">
              <w:t>NA</w:t>
            </w:r>
          </w:p>
        </w:tc>
        <w:tc>
          <w:tcPr>
            <w:tcW w:w="1134" w:type="dxa"/>
            <w:noWrap/>
            <w:hideMark/>
          </w:tcPr>
          <w:p w14:paraId="0FFBD74E" w14:textId="39F46E78" w:rsidR="00B37232" w:rsidRPr="00B74FD2" w:rsidRDefault="00B37232" w:rsidP="00B37232">
            <w:pPr>
              <w:spacing w:line="240" w:lineRule="auto"/>
              <w:ind w:firstLine="0"/>
              <w:rPr>
                <w:bCs/>
              </w:rPr>
            </w:pPr>
            <w:r w:rsidRPr="00027DDA">
              <w:t>0.0073</w:t>
            </w:r>
          </w:p>
        </w:tc>
        <w:tc>
          <w:tcPr>
            <w:tcW w:w="711" w:type="dxa"/>
            <w:noWrap/>
            <w:hideMark/>
          </w:tcPr>
          <w:p w14:paraId="4B7F8E65" w14:textId="0E96CF73" w:rsidR="00B37232" w:rsidRPr="00B74FD2" w:rsidRDefault="00B37232" w:rsidP="00B37232">
            <w:pPr>
              <w:spacing w:line="240" w:lineRule="auto"/>
              <w:ind w:firstLine="0"/>
              <w:rPr>
                <w:bCs/>
              </w:rPr>
            </w:pPr>
            <w:r w:rsidRPr="00027DDA">
              <w:t>7.00</w:t>
            </w:r>
          </w:p>
        </w:tc>
        <w:tc>
          <w:tcPr>
            <w:tcW w:w="1274" w:type="dxa"/>
            <w:noWrap/>
            <w:hideMark/>
          </w:tcPr>
          <w:p w14:paraId="7786A855" w14:textId="263E0029" w:rsidR="00B37232" w:rsidRPr="00B74FD2" w:rsidRDefault="00B37232" w:rsidP="00B37232">
            <w:pPr>
              <w:spacing w:line="240" w:lineRule="auto"/>
              <w:ind w:firstLine="0"/>
              <w:rPr>
                <w:bCs/>
              </w:rPr>
            </w:pPr>
            <w:r w:rsidRPr="00027DDA">
              <w:t>-11573.91</w:t>
            </w:r>
          </w:p>
        </w:tc>
        <w:tc>
          <w:tcPr>
            <w:tcW w:w="1276" w:type="dxa"/>
            <w:noWrap/>
            <w:hideMark/>
          </w:tcPr>
          <w:p w14:paraId="03F4B773" w14:textId="0E744F5A" w:rsidR="00B37232" w:rsidRPr="00B74FD2" w:rsidRDefault="00B37232" w:rsidP="00B37232">
            <w:pPr>
              <w:spacing w:line="240" w:lineRule="auto"/>
              <w:ind w:firstLine="0"/>
              <w:rPr>
                <w:bCs/>
              </w:rPr>
            </w:pPr>
            <w:r w:rsidRPr="00027DDA">
              <w:t>23161.88</w:t>
            </w:r>
          </w:p>
        </w:tc>
        <w:tc>
          <w:tcPr>
            <w:tcW w:w="850" w:type="dxa"/>
            <w:noWrap/>
            <w:hideMark/>
          </w:tcPr>
          <w:p w14:paraId="5E2E5FE9" w14:textId="01E5836F" w:rsidR="00B37232" w:rsidRPr="00B74FD2" w:rsidRDefault="00B37232" w:rsidP="00B37232">
            <w:pPr>
              <w:spacing w:line="240" w:lineRule="auto"/>
              <w:ind w:firstLine="0"/>
              <w:rPr>
                <w:bCs/>
              </w:rPr>
            </w:pPr>
            <w:r w:rsidRPr="00027DDA">
              <w:t>8.95</w:t>
            </w:r>
          </w:p>
        </w:tc>
        <w:tc>
          <w:tcPr>
            <w:tcW w:w="992" w:type="dxa"/>
            <w:noWrap/>
            <w:hideMark/>
          </w:tcPr>
          <w:p w14:paraId="34226322" w14:textId="79B2D949" w:rsidR="00B37232" w:rsidRPr="00B74FD2" w:rsidRDefault="00B37232" w:rsidP="00B37232">
            <w:pPr>
              <w:spacing w:line="240" w:lineRule="auto"/>
              <w:ind w:firstLine="0"/>
              <w:rPr>
                <w:bCs/>
              </w:rPr>
            </w:pPr>
            <w:r w:rsidRPr="00027DDA">
              <w:t>0.01</w:t>
            </w:r>
          </w:p>
        </w:tc>
      </w:tr>
      <w:tr w:rsidR="00B37232" w:rsidRPr="00B74FD2" w14:paraId="59AC3D46" w14:textId="77777777" w:rsidTr="00B37232">
        <w:trPr>
          <w:trHeight w:val="300"/>
        </w:trPr>
        <w:tc>
          <w:tcPr>
            <w:tcW w:w="505" w:type="dxa"/>
            <w:noWrap/>
            <w:hideMark/>
          </w:tcPr>
          <w:p w14:paraId="4887DAE3" w14:textId="7C281DE3" w:rsidR="00B37232" w:rsidRPr="00B74FD2" w:rsidRDefault="00B37232" w:rsidP="00B37232">
            <w:pPr>
              <w:spacing w:line="240" w:lineRule="auto"/>
              <w:ind w:firstLine="0"/>
              <w:rPr>
                <w:bCs/>
              </w:rPr>
            </w:pPr>
            <w:r w:rsidRPr="00027DDA">
              <w:t>19</w:t>
            </w:r>
          </w:p>
        </w:tc>
        <w:tc>
          <w:tcPr>
            <w:tcW w:w="1090" w:type="dxa"/>
            <w:noWrap/>
            <w:hideMark/>
          </w:tcPr>
          <w:p w14:paraId="1EE51BD8" w14:textId="331C3AE3" w:rsidR="00B37232" w:rsidRPr="00B74FD2" w:rsidRDefault="00B37232" w:rsidP="00B37232">
            <w:pPr>
              <w:spacing w:line="240" w:lineRule="auto"/>
              <w:ind w:firstLine="0"/>
              <w:rPr>
                <w:bCs/>
              </w:rPr>
            </w:pPr>
            <w:r w:rsidRPr="00027DDA">
              <w:t>195.5132</w:t>
            </w:r>
          </w:p>
        </w:tc>
        <w:tc>
          <w:tcPr>
            <w:tcW w:w="1203" w:type="dxa"/>
            <w:noWrap/>
            <w:hideMark/>
          </w:tcPr>
          <w:p w14:paraId="5669FE17" w14:textId="2CC420E2" w:rsidR="00B37232" w:rsidRPr="00B74FD2" w:rsidRDefault="00B37232" w:rsidP="00B37232">
            <w:pPr>
              <w:spacing w:line="240" w:lineRule="auto"/>
              <w:ind w:firstLine="0"/>
              <w:rPr>
                <w:bCs/>
              </w:rPr>
            </w:pPr>
            <w:r w:rsidRPr="00027DDA">
              <w:t>-2.1124</w:t>
            </w:r>
          </w:p>
        </w:tc>
        <w:tc>
          <w:tcPr>
            <w:tcW w:w="1378" w:type="dxa"/>
            <w:noWrap/>
            <w:hideMark/>
          </w:tcPr>
          <w:p w14:paraId="3B45A347" w14:textId="3827D5CE" w:rsidR="00B37232" w:rsidRPr="00B74FD2" w:rsidRDefault="00B37232" w:rsidP="00B37232">
            <w:pPr>
              <w:spacing w:line="240" w:lineRule="auto"/>
              <w:ind w:firstLine="0"/>
              <w:rPr>
                <w:bCs/>
              </w:rPr>
            </w:pPr>
            <w:r w:rsidRPr="00027DDA">
              <w:t>NA</w:t>
            </w:r>
          </w:p>
        </w:tc>
        <w:tc>
          <w:tcPr>
            <w:tcW w:w="1006" w:type="dxa"/>
            <w:noWrap/>
            <w:hideMark/>
          </w:tcPr>
          <w:p w14:paraId="7995BC59" w14:textId="62F986D8" w:rsidR="00B37232" w:rsidRPr="00B74FD2" w:rsidRDefault="00B37232" w:rsidP="00B37232">
            <w:pPr>
              <w:spacing w:line="240" w:lineRule="auto"/>
              <w:ind w:firstLine="0"/>
              <w:rPr>
                <w:bCs/>
              </w:rPr>
            </w:pPr>
            <w:r w:rsidRPr="00027DDA">
              <w:t>NA</w:t>
            </w:r>
          </w:p>
        </w:tc>
        <w:tc>
          <w:tcPr>
            <w:tcW w:w="1035" w:type="dxa"/>
            <w:noWrap/>
            <w:hideMark/>
          </w:tcPr>
          <w:p w14:paraId="00678F35" w14:textId="1B5497DA" w:rsidR="00B37232" w:rsidRPr="00B74FD2" w:rsidRDefault="00B37232" w:rsidP="00B37232">
            <w:pPr>
              <w:spacing w:line="240" w:lineRule="auto"/>
              <w:ind w:firstLine="0"/>
              <w:rPr>
                <w:bCs/>
              </w:rPr>
            </w:pPr>
            <w:r w:rsidRPr="00027DDA">
              <w:t>+</w:t>
            </w:r>
          </w:p>
        </w:tc>
        <w:tc>
          <w:tcPr>
            <w:tcW w:w="1206" w:type="dxa"/>
            <w:noWrap/>
            <w:hideMark/>
          </w:tcPr>
          <w:p w14:paraId="1FED94E2" w14:textId="4C2462FF" w:rsidR="00B37232" w:rsidRPr="00B74FD2" w:rsidRDefault="00B37232" w:rsidP="00B37232">
            <w:pPr>
              <w:spacing w:line="240" w:lineRule="auto"/>
              <w:ind w:firstLine="0"/>
              <w:rPr>
                <w:bCs/>
              </w:rPr>
            </w:pPr>
            <w:r w:rsidRPr="00027DDA">
              <w:t>NA</w:t>
            </w:r>
          </w:p>
        </w:tc>
        <w:tc>
          <w:tcPr>
            <w:tcW w:w="1097" w:type="dxa"/>
            <w:noWrap/>
            <w:hideMark/>
          </w:tcPr>
          <w:p w14:paraId="78757785" w14:textId="53C8DE0F" w:rsidR="00B37232" w:rsidRPr="00B74FD2" w:rsidRDefault="00B37232" w:rsidP="00B37232">
            <w:pPr>
              <w:spacing w:line="240" w:lineRule="auto"/>
              <w:ind w:firstLine="0"/>
              <w:rPr>
                <w:bCs/>
              </w:rPr>
            </w:pPr>
            <w:r w:rsidRPr="00027DDA">
              <w:t>NA</w:t>
            </w:r>
          </w:p>
        </w:tc>
        <w:tc>
          <w:tcPr>
            <w:tcW w:w="1134" w:type="dxa"/>
            <w:noWrap/>
            <w:hideMark/>
          </w:tcPr>
          <w:p w14:paraId="4D77143D" w14:textId="67F6DCBD" w:rsidR="00B37232" w:rsidRPr="00B74FD2" w:rsidRDefault="00B37232" w:rsidP="00B37232">
            <w:pPr>
              <w:spacing w:line="240" w:lineRule="auto"/>
              <w:ind w:firstLine="0"/>
              <w:rPr>
                <w:bCs/>
              </w:rPr>
            </w:pPr>
            <w:r w:rsidRPr="00027DDA">
              <w:t>0.0072</w:t>
            </w:r>
          </w:p>
        </w:tc>
        <w:tc>
          <w:tcPr>
            <w:tcW w:w="711" w:type="dxa"/>
            <w:noWrap/>
            <w:hideMark/>
          </w:tcPr>
          <w:p w14:paraId="6C5049CA" w14:textId="1B713173" w:rsidR="00B37232" w:rsidRPr="00B74FD2" w:rsidRDefault="00B37232" w:rsidP="00B37232">
            <w:pPr>
              <w:spacing w:line="240" w:lineRule="auto"/>
              <w:ind w:firstLine="0"/>
              <w:rPr>
                <w:bCs/>
              </w:rPr>
            </w:pPr>
            <w:r w:rsidRPr="00027DDA">
              <w:t>6.00</w:t>
            </w:r>
          </w:p>
        </w:tc>
        <w:tc>
          <w:tcPr>
            <w:tcW w:w="1274" w:type="dxa"/>
            <w:noWrap/>
            <w:hideMark/>
          </w:tcPr>
          <w:p w14:paraId="5F2BBE38" w14:textId="14CD00A6" w:rsidR="00B37232" w:rsidRPr="00B74FD2" w:rsidRDefault="00B37232" w:rsidP="00B37232">
            <w:pPr>
              <w:spacing w:line="240" w:lineRule="auto"/>
              <w:ind w:firstLine="0"/>
              <w:rPr>
                <w:bCs/>
              </w:rPr>
            </w:pPr>
            <w:r w:rsidRPr="00027DDA">
              <w:t>-11575.16</w:t>
            </w:r>
          </w:p>
        </w:tc>
        <w:tc>
          <w:tcPr>
            <w:tcW w:w="1276" w:type="dxa"/>
            <w:noWrap/>
            <w:hideMark/>
          </w:tcPr>
          <w:p w14:paraId="2C2D6381" w14:textId="38C93AA4" w:rsidR="00B37232" w:rsidRPr="00B74FD2" w:rsidRDefault="00B37232" w:rsidP="00B37232">
            <w:pPr>
              <w:spacing w:line="240" w:lineRule="auto"/>
              <w:ind w:firstLine="0"/>
              <w:rPr>
                <w:bCs/>
              </w:rPr>
            </w:pPr>
            <w:r w:rsidRPr="00027DDA">
              <w:t>23162.37</w:t>
            </w:r>
          </w:p>
        </w:tc>
        <w:tc>
          <w:tcPr>
            <w:tcW w:w="850" w:type="dxa"/>
            <w:noWrap/>
            <w:hideMark/>
          </w:tcPr>
          <w:p w14:paraId="644F1AB0" w14:textId="701BCFE8" w:rsidR="00B37232" w:rsidRPr="00B74FD2" w:rsidRDefault="00B37232" w:rsidP="00B37232">
            <w:pPr>
              <w:spacing w:line="240" w:lineRule="auto"/>
              <w:ind w:firstLine="0"/>
              <w:rPr>
                <w:bCs/>
              </w:rPr>
            </w:pPr>
            <w:r w:rsidRPr="00027DDA">
              <w:t>9.44</w:t>
            </w:r>
          </w:p>
        </w:tc>
        <w:tc>
          <w:tcPr>
            <w:tcW w:w="992" w:type="dxa"/>
            <w:noWrap/>
            <w:hideMark/>
          </w:tcPr>
          <w:p w14:paraId="49BFAF13" w14:textId="0CDED3FA" w:rsidR="00B37232" w:rsidRPr="00B74FD2" w:rsidRDefault="00B37232" w:rsidP="00B37232">
            <w:pPr>
              <w:spacing w:line="240" w:lineRule="auto"/>
              <w:ind w:firstLine="0"/>
              <w:rPr>
                <w:bCs/>
              </w:rPr>
            </w:pPr>
            <w:r w:rsidRPr="00027DDA">
              <w:t>0.00</w:t>
            </w:r>
          </w:p>
        </w:tc>
      </w:tr>
      <w:tr w:rsidR="00B37232" w:rsidRPr="00B74FD2" w14:paraId="41754D9C" w14:textId="77777777" w:rsidTr="00B37232">
        <w:trPr>
          <w:trHeight w:val="300"/>
        </w:trPr>
        <w:tc>
          <w:tcPr>
            <w:tcW w:w="505" w:type="dxa"/>
            <w:noWrap/>
            <w:hideMark/>
          </w:tcPr>
          <w:p w14:paraId="3FB78A4F" w14:textId="776DAC1B" w:rsidR="00B37232" w:rsidRPr="00B74FD2" w:rsidRDefault="00B37232" w:rsidP="00B37232">
            <w:pPr>
              <w:spacing w:line="240" w:lineRule="auto"/>
              <w:ind w:firstLine="0"/>
              <w:rPr>
                <w:bCs/>
              </w:rPr>
            </w:pPr>
            <w:r w:rsidRPr="00027DDA">
              <w:t>16</w:t>
            </w:r>
          </w:p>
        </w:tc>
        <w:tc>
          <w:tcPr>
            <w:tcW w:w="1090" w:type="dxa"/>
            <w:noWrap/>
            <w:hideMark/>
          </w:tcPr>
          <w:p w14:paraId="7F41D768" w14:textId="09FEE2C1" w:rsidR="00B37232" w:rsidRPr="00B74FD2" w:rsidRDefault="00B37232" w:rsidP="00B37232">
            <w:pPr>
              <w:spacing w:line="240" w:lineRule="auto"/>
              <w:ind w:firstLine="0"/>
              <w:rPr>
                <w:bCs/>
              </w:rPr>
            </w:pPr>
            <w:r w:rsidRPr="00027DDA">
              <w:t>217.7628</w:t>
            </w:r>
          </w:p>
        </w:tc>
        <w:tc>
          <w:tcPr>
            <w:tcW w:w="1203" w:type="dxa"/>
            <w:noWrap/>
            <w:hideMark/>
          </w:tcPr>
          <w:p w14:paraId="1BF1A167" w14:textId="49A2155D" w:rsidR="00B37232" w:rsidRPr="00B74FD2" w:rsidRDefault="00B37232" w:rsidP="00B37232">
            <w:pPr>
              <w:spacing w:line="240" w:lineRule="auto"/>
              <w:ind w:firstLine="0"/>
              <w:rPr>
                <w:bCs/>
              </w:rPr>
            </w:pPr>
            <w:r w:rsidRPr="00027DDA">
              <w:t>-2.1115</w:t>
            </w:r>
          </w:p>
        </w:tc>
        <w:tc>
          <w:tcPr>
            <w:tcW w:w="1378" w:type="dxa"/>
            <w:noWrap/>
            <w:hideMark/>
          </w:tcPr>
          <w:p w14:paraId="1FC9A032" w14:textId="153F4DDB" w:rsidR="00B37232" w:rsidRPr="00B74FD2" w:rsidRDefault="00B37232" w:rsidP="00B37232">
            <w:pPr>
              <w:spacing w:line="240" w:lineRule="auto"/>
              <w:ind w:firstLine="0"/>
              <w:rPr>
                <w:bCs/>
              </w:rPr>
            </w:pPr>
            <w:r w:rsidRPr="00027DDA">
              <w:t>-0.8217</w:t>
            </w:r>
          </w:p>
        </w:tc>
        <w:tc>
          <w:tcPr>
            <w:tcW w:w="1006" w:type="dxa"/>
            <w:noWrap/>
            <w:hideMark/>
          </w:tcPr>
          <w:p w14:paraId="15136559" w14:textId="1C7FB2D0" w:rsidR="00B37232" w:rsidRPr="00B74FD2" w:rsidRDefault="00B37232" w:rsidP="00B37232">
            <w:pPr>
              <w:spacing w:line="240" w:lineRule="auto"/>
              <w:ind w:firstLine="0"/>
              <w:rPr>
                <w:bCs/>
              </w:rPr>
            </w:pPr>
            <w:r w:rsidRPr="00027DDA">
              <w:t>-1.1443</w:t>
            </w:r>
          </w:p>
        </w:tc>
        <w:tc>
          <w:tcPr>
            <w:tcW w:w="1035" w:type="dxa"/>
            <w:noWrap/>
            <w:hideMark/>
          </w:tcPr>
          <w:p w14:paraId="2423D03D" w14:textId="7188B905" w:rsidR="00B37232" w:rsidRPr="00B74FD2" w:rsidRDefault="00B37232" w:rsidP="00B37232">
            <w:pPr>
              <w:spacing w:line="240" w:lineRule="auto"/>
              <w:ind w:firstLine="0"/>
              <w:rPr>
                <w:bCs/>
              </w:rPr>
            </w:pPr>
            <w:r w:rsidRPr="00027DDA">
              <w:t>+</w:t>
            </w:r>
          </w:p>
        </w:tc>
        <w:tc>
          <w:tcPr>
            <w:tcW w:w="1206" w:type="dxa"/>
            <w:noWrap/>
            <w:hideMark/>
          </w:tcPr>
          <w:p w14:paraId="0CF883E3" w14:textId="1122248A" w:rsidR="00B37232" w:rsidRPr="00B74FD2" w:rsidRDefault="00B37232" w:rsidP="00B37232">
            <w:pPr>
              <w:spacing w:line="240" w:lineRule="auto"/>
              <w:ind w:firstLine="0"/>
              <w:rPr>
                <w:bCs/>
              </w:rPr>
            </w:pPr>
            <w:r w:rsidRPr="00027DDA">
              <w:t>0.0585</w:t>
            </w:r>
          </w:p>
        </w:tc>
        <w:tc>
          <w:tcPr>
            <w:tcW w:w="1097" w:type="dxa"/>
            <w:noWrap/>
            <w:hideMark/>
          </w:tcPr>
          <w:p w14:paraId="34E85922" w14:textId="7245AE39" w:rsidR="00B37232" w:rsidRPr="00B74FD2" w:rsidRDefault="00B37232" w:rsidP="00B37232">
            <w:pPr>
              <w:spacing w:line="240" w:lineRule="auto"/>
              <w:ind w:firstLine="0"/>
              <w:rPr>
                <w:bCs/>
              </w:rPr>
            </w:pPr>
            <w:r w:rsidRPr="00027DDA">
              <w:t>+</w:t>
            </w:r>
          </w:p>
        </w:tc>
        <w:tc>
          <w:tcPr>
            <w:tcW w:w="1134" w:type="dxa"/>
            <w:noWrap/>
            <w:hideMark/>
          </w:tcPr>
          <w:p w14:paraId="50B033A2" w14:textId="219351D8" w:rsidR="00B37232" w:rsidRPr="00B74FD2" w:rsidRDefault="00B37232" w:rsidP="00B37232">
            <w:pPr>
              <w:spacing w:line="240" w:lineRule="auto"/>
              <w:ind w:firstLine="0"/>
              <w:rPr>
                <w:bCs/>
              </w:rPr>
            </w:pPr>
            <w:r w:rsidRPr="00027DDA">
              <w:t>0.0077</w:t>
            </w:r>
          </w:p>
        </w:tc>
        <w:tc>
          <w:tcPr>
            <w:tcW w:w="711" w:type="dxa"/>
            <w:noWrap/>
            <w:hideMark/>
          </w:tcPr>
          <w:p w14:paraId="12B9B63B" w14:textId="3B374872" w:rsidR="00B37232" w:rsidRPr="00B74FD2" w:rsidRDefault="00B37232" w:rsidP="00B37232">
            <w:pPr>
              <w:spacing w:line="240" w:lineRule="auto"/>
              <w:ind w:firstLine="0"/>
              <w:rPr>
                <w:bCs/>
              </w:rPr>
            </w:pPr>
            <w:r w:rsidRPr="00027DDA">
              <w:t>10.00</w:t>
            </w:r>
          </w:p>
        </w:tc>
        <w:tc>
          <w:tcPr>
            <w:tcW w:w="1274" w:type="dxa"/>
            <w:noWrap/>
            <w:hideMark/>
          </w:tcPr>
          <w:p w14:paraId="7990A9E1" w14:textId="6D842455" w:rsidR="00B37232" w:rsidRPr="00B74FD2" w:rsidRDefault="00B37232" w:rsidP="00B37232">
            <w:pPr>
              <w:spacing w:line="240" w:lineRule="auto"/>
              <w:ind w:firstLine="0"/>
              <w:rPr>
                <w:bCs/>
              </w:rPr>
            </w:pPr>
            <w:r w:rsidRPr="00027DDA">
              <w:t>-11572.03</w:t>
            </w:r>
          </w:p>
        </w:tc>
        <w:tc>
          <w:tcPr>
            <w:tcW w:w="1276" w:type="dxa"/>
            <w:noWrap/>
            <w:hideMark/>
          </w:tcPr>
          <w:p w14:paraId="3DD222A3" w14:textId="2D10E146" w:rsidR="00B37232" w:rsidRPr="00B74FD2" w:rsidRDefault="00B37232" w:rsidP="00B37232">
            <w:pPr>
              <w:spacing w:line="240" w:lineRule="auto"/>
              <w:ind w:firstLine="0"/>
              <w:rPr>
                <w:bCs/>
              </w:rPr>
            </w:pPr>
            <w:r w:rsidRPr="00027DDA">
              <w:t>23164.17</w:t>
            </w:r>
          </w:p>
        </w:tc>
        <w:tc>
          <w:tcPr>
            <w:tcW w:w="850" w:type="dxa"/>
            <w:noWrap/>
            <w:hideMark/>
          </w:tcPr>
          <w:p w14:paraId="41879178" w14:textId="1E80B345" w:rsidR="00B37232" w:rsidRPr="00B74FD2" w:rsidRDefault="00B37232" w:rsidP="00B37232">
            <w:pPr>
              <w:spacing w:line="240" w:lineRule="auto"/>
              <w:ind w:firstLine="0"/>
              <w:rPr>
                <w:bCs/>
              </w:rPr>
            </w:pPr>
            <w:r w:rsidRPr="00027DDA">
              <w:t>11.25</w:t>
            </w:r>
          </w:p>
        </w:tc>
        <w:tc>
          <w:tcPr>
            <w:tcW w:w="992" w:type="dxa"/>
            <w:noWrap/>
            <w:hideMark/>
          </w:tcPr>
          <w:p w14:paraId="08E482A9" w14:textId="66E71CD9" w:rsidR="00B37232" w:rsidRPr="00B74FD2" w:rsidRDefault="00B37232" w:rsidP="00B37232">
            <w:pPr>
              <w:spacing w:line="240" w:lineRule="auto"/>
              <w:ind w:firstLine="0"/>
              <w:rPr>
                <w:bCs/>
              </w:rPr>
            </w:pPr>
            <w:r w:rsidRPr="00027DDA">
              <w:t>0.00</w:t>
            </w:r>
          </w:p>
        </w:tc>
      </w:tr>
      <w:tr w:rsidR="00B37232" w:rsidRPr="00B74FD2" w14:paraId="2B56B4DF" w14:textId="77777777" w:rsidTr="00B37232">
        <w:trPr>
          <w:trHeight w:val="300"/>
        </w:trPr>
        <w:tc>
          <w:tcPr>
            <w:tcW w:w="505" w:type="dxa"/>
            <w:noWrap/>
            <w:hideMark/>
          </w:tcPr>
          <w:p w14:paraId="4C2F26B3" w14:textId="0AB8C07B" w:rsidR="00B37232" w:rsidRPr="00B74FD2" w:rsidRDefault="00B37232" w:rsidP="00B37232">
            <w:pPr>
              <w:spacing w:line="240" w:lineRule="auto"/>
              <w:ind w:firstLine="0"/>
              <w:rPr>
                <w:bCs/>
              </w:rPr>
            </w:pPr>
            <w:r w:rsidRPr="00027DDA">
              <w:t>15</w:t>
            </w:r>
          </w:p>
        </w:tc>
        <w:tc>
          <w:tcPr>
            <w:tcW w:w="1090" w:type="dxa"/>
            <w:noWrap/>
            <w:hideMark/>
          </w:tcPr>
          <w:p w14:paraId="47EC7060" w14:textId="25B00B65" w:rsidR="00B37232" w:rsidRPr="00B74FD2" w:rsidRDefault="00B37232" w:rsidP="00B37232">
            <w:pPr>
              <w:spacing w:line="240" w:lineRule="auto"/>
              <w:ind w:firstLine="0"/>
              <w:rPr>
                <w:bCs/>
              </w:rPr>
            </w:pPr>
            <w:r w:rsidRPr="00027DDA">
              <w:t>215.7657</w:t>
            </w:r>
          </w:p>
        </w:tc>
        <w:tc>
          <w:tcPr>
            <w:tcW w:w="1203" w:type="dxa"/>
            <w:noWrap/>
            <w:hideMark/>
          </w:tcPr>
          <w:p w14:paraId="549FFA6D" w14:textId="5E453683" w:rsidR="00B37232" w:rsidRPr="00B74FD2" w:rsidRDefault="00B37232" w:rsidP="00B37232">
            <w:pPr>
              <w:spacing w:line="240" w:lineRule="auto"/>
              <w:ind w:firstLine="0"/>
              <w:rPr>
                <w:bCs/>
              </w:rPr>
            </w:pPr>
            <w:r w:rsidRPr="00027DDA">
              <w:t>-2.1292</w:t>
            </w:r>
          </w:p>
        </w:tc>
        <w:tc>
          <w:tcPr>
            <w:tcW w:w="1378" w:type="dxa"/>
            <w:noWrap/>
            <w:hideMark/>
          </w:tcPr>
          <w:p w14:paraId="1857027D" w14:textId="2F27E538" w:rsidR="00B37232" w:rsidRPr="00B74FD2" w:rsidRDefault="00B37232" w:rsidP="00B37232">
            <w:pPr>
              <w:spacing w:line="240" w:lineRule="auto"/>
              <w:ind w:firstLine="0"/>
              <w:rPr>
                <w:bCs/>
              </w:rPr>
            </w:pPr>
            <w:r w:rsidRPr="00027DDA">
              <w:t>-0.7471</w:t>
            </w:r>
          </w:p>
        </w:tc>
        <w:tc>
          <w:tcPr>
            <w:tcW w:w="1006" w:type="dxa"/>
            <w:noWrap/>
            <w:hideMark/>
          </w:tcPr>
          <w:p w14:paraId="5D07358C" w14:textId="6F2C66B1" w:rsidR="00B37232" w:rsidRPr="00B74FD2" w:rsidRDefault="00B37232" w:rsidP="00B37232">
            <w:pPr>
              <w:spacing w:line="240" w:lineRule="auto"/>
              <w:ind w:firstLine="0"/>
              <w:rPr>
                <w:bCs/>
              </w:rPr>
            </w:pPr>
            <w:r w:rsidRPr="00027DDA">
              <w:t>-1.2379</w:t>
            </w:r>
          </w:p>
        </w:tc>
        <w:tc>
          <w:tcPr>
            <w:tcW w:w="1035" w:type="dxa"/>
            <w:noWrap/>
            <w:hideMark/>
          </w:tcPr>
          <w:p w14:paraId="789E2847" w14:textId="7E7C0DC8" w:rsidR="00B37232" w:rsidRPr="00B74FD2" w:rsidRDefault="00B37232" w:rsidP="00B37232">
            <w:pPr>
              <w:spacing w:line="240" w:lineRule="auto"/>
              <w:ind w:firstLine="0"/>
              <w:rPr>
                <w:bCs/>
              </w:rPr>
            </w:pPr>
            <w:r w:rsidRPr="00027DDA">
              <w:t>+</w:t>
            </w:r>
          </w:p>
        </w:tc>
        <w:tc>
          <w:tcPr>
            <w:tcW w:w="1206" w:type="dxa"/>
            <w:noWrap/>
            <w:hideMark/>
          </w:tcPr>
          <w:p w14:paraId="667C25A0" w14:textId="74D51CDB" w:rsidR="00B37232" w:rsidRPr="00B74FD2" w:rsidRDefault="00B37232" w:rsidP="00B37232">
            <w:pPr>
              <w:spacing w:line="240" w:lineRule="auto"/>
              <w:ind w:firstLine="0"/>
              <w:rPr>
                <w:bCs/>
              </w:rPr>
            </w:pPr>
            <w:r w:rsidRPr="00027DDA">
              <w:t>0.0618</w:t>
            </w:r>
          </w:p>
        </w:tc>
        <w:tc>
          <w:tcPr>
            <w:tcW w:w="1097" w:type="dxa"/>
            <w:noWrap/>
            <w:hideMark/>
          </w:tcPr>
          <w:p w14:paraId="43BC524D" w14:textId="3A9ACD32" w:rsidR="00B37232" w:rsidRPr="00B74FD2" w:rsidRDefault="00B37232" w:rsidP="00B37232">
            <w:pPr>
              <w:spacing w:line="240" w:lineRule="auto"/>
              <w:ind w:firstLine="0"/>
              <w:rPr>
                <w:bCs/>
              </w:rPr>
            </w:pPr>
            <w:r w:rsidRPr="00027DDA">
              <w:t>NA</w:t>
            </w:r>
          </w:p>
        </w:tc>
        <w:tc>
          <w:tcPr>
            <w:tcW w:w="1134" w:type="dxa"/>
            <w:noWrap/>
            <w:hideMark/>
          </w:tcPr>
          <w:p w14:paraId="2AAE3262" w14:textId="332BEA27" w:rsidR="00B37232" w:rsidRPr="00B74FD2" w:rsidRDefault="00B37232" w:rsidP="00B37232">
            <w:pPr>
              <w:spacing w:line="240" w:lineRule="auto"/>
              <w:ind w:firstLine="0"/>
              <w:rPr>
                <w:bCs/>
              </w:rPr>
            </w:pPr>
            <w:r w:rsidRPr="00027DDA">
              <w:t>0.0077</w:t>
            </w:r>
          </w:p>
        </w:tc>
        <w:tc>
          <w:tcPr>
            <w:tcW w:w="711" w:type="dxa"/>
            <w:noWrap/>
            <w:hideMark/>
          </w:tcPr>
          <w:p w14:paraId="77CFAE58" w14:textId="65752E6C" w:rsidR="00B37232" w:rsidRPr="00B74FD2" w:rsidRDefault="00B37232" w:rsidP="00B37232">
            <w:pPr>
              <w:spacing w:line="240" w:lineRule="auto"/>
              <w:ind w:firstLine="0"/>
              <w:rPr>
                <w:bCs/>
              </w:rPr>
            </w:pPr>
            <w:r w:rsidRPr="00027DDA">
              <w:t>9.00</w:t>
            </w:r>
          </w:p>
        </w:tc>
        <w:tc>
          <w:tcPr>
            <w:tcW w:w="1274" w:type="dxa"/>
            <w:noWrap/>
            <w:hideMark/>
          </w:tcPr>
          <w:p w14:paraId="75605084" w14:textId="47892CC8" w:rsidR="00B37232" w:rsidRPr="00B74FD2" w:rsidRDefault="00B37232" w:rsidP="00B37232">
            <w:pPr>
              <w:spacing w:line="240" w:lineRule="auto"/>
              <w:ind w:firstLine="0"/>
              <w:rPr>
                <w:bCs/>
              </w:rPr>
            </w:pPr>
            <w:r w:rsidRPr="00027DDA">
              <w:t>-11574.04</w:t>
            </w:r>
          </w:p>
        </w:tc>
        <w:tc>
          <w:tcPr>
            <w:tcW w:w="1276" w:type="dxa"/>
            <w:noWrap/>
            <w:hideMark/>
          </w:tcPr>
          <w:p w14:paraId="0AFDBD09" w14:textId="1A03C48F" w:rsidR="00B37232" w:rsidRPr="00B74FD2" w:rsidRDefault="00B37232" w:rsidP="00B37232">
            <w:pPr>
              <w:spacing w:line="240" w:lineRule="auto"/>
              <w:ind w:firstLine="0"/>
              <w:rPr>
                <w:bCs/>
              </w:rPr>
            </w:pPr>
            <w:r w:rsidRPr="00027DDA">
              <w:t>23166.16</w:t>
            </w:r>
          </w:p>
        </w:tc>
        <w:tc>
          <w:tcPr>
            <w:tcW w:w="850" w:type="dxa"/>
            <w:noWrap/>
            <w:hideMark/>
          </w:tcPr>
          <w:p w14:paraId="4349B718" w14:textId="7BC69D97" w:rsidR="00B37232" w:rsidRPr="00B74FD2" w:rsidRDefault="00B37232" w:rsidP="00B37232">
            <w:pPr>
              <w:spacing w:line="240" w:lineRule="auto"/>
              <w:ind w:firstLine="0"/>
              <w:rPr>
                <w:bCs/>
              </w:rPr>
            </w:pPr>
            <w:r w:rsidRPr="00027DDA">
              <w:t>13.24</w:t>
            </w:r>
          </w:p>
        </w:tc>
        <w:tc>
          <w:tcPr>
            <w:tcW w:w="992" w:type="dxa"/>
            <w:noWrap/>
            <w:hideMark/>
          </w:tcPr>
          <w:p w14:paraId="7E01EFBA" w14:textId="321A71B8" w:rsidR="00B37232" w:rsidRPr="00B74FD2" w:rsidRDefault="00B37232" w:rsidP="00B37232">
            <w:pPr>
              <w:spacing w:line="240" w:lineRule="auto"/>
              <w:ind w:firstLine="0"/>
              <w:rPr>
                <w:bCs/>
              </w:rPr>
            </w:pPr>
            <w:r w:rsidRPr="00027DDA">
              <w:t>0.00</w:t>
            </w:r>
          </w:p>
        </w:tc>
      </w:tr>
      <w:tr w:rsidR="00B37232" w:rsidRPr="00B74FD2" w14:paraId="145FA0C5" w14:textId="77777777" w:rsidTr="00B37232">
        <w:trPr>
          <w:trHeight w:val="300"/>
        </w:trPr>
        <w:tc>
          <w:tcPr>
            <w:tcW w:w="505" w:type="dxa"/>
            <w:noWrap/>
            <w:hideMark/>
          </w:tcPr>
          <w:p w14:paraId="3865A40E" w14:textId="214DBFEF" w:rsidR="00B37232" w:rsidRPr="00B74FD2" w:rsidRDefault="00B37232" w:rsidP="00B37232">
            <w:pPr>
              <w:spacing w:line="240" w:lineRule="auto"/>
              <w:ind w:firstLine="0"/>
              <w:rPr>
                <w:bCs/>
              </w:rPr>
            </w:pPr>
            <w:r w:rsidRPr="00027DDA">
              <w:t>1</w:t>
            </w:r>
          </w:p>
        </w:tc>
        <w:tc>
          <w:tcPr>
            <w:tcW w:w="1090" w:type="dxa"/>
            <w:noWrap/>
            <w:hideMark/>
          </w:tcPr>
          <w:p w14:paraId="2E538D25" w14:textId="3E219257" w:rsidR="00B37232" w:rsidRPr="00B74FD2" w:rsidRDefault="00B37232" w:rsidP="00B37232">
            <w:pPr>
              <w:spacing w:line="240" w:lineRule="auto"/>
              <w:ind w:firstLine="0"/>
              <w:rPr>
                <w:bCs/>
              </w:rPr>
            </w:pPr>
            <w:r w:rsidRPr="00027DDA">
              <w:t>230.6945</w:t>
            </w:r>
          </w:p>
        </w:tc>
        <w:tc>
          <w:tcPr>
            <w:tcW w:w="1203" w:type="dxa"/>
            <w:noWrap/>
            <w:hideMark/>
          </w:tcPr>
          <w:p w14:paraId="565A9909" w14:textId="4B1217F0" w:rsidR="00B37232" w:rsidRPr="00B74FD2" w:rsidRDefault="00B37232" w:rsidP="00B37232">
            <w:pPr>
              <w:spacing w:line="240" w:lineRule="auto"/>
              <w:ind w:firstLine="0"/>
              <w:rPr>
                <w:bCs/>
              </w:rPr>
            </w:pPr>
            <w:r w:rsidRPr="00027DDA">
              <w:t>-2.1815</w:t>
            </w:r>
          </w:p>
        </w:tc>
        <w:tc>
          <w:tcPr>
            <w:tcW w:w="1378" w:type="dxa"/>
            <w:noWrap/>
            <w:hideMark/>
          </w:tcPr>
          <w:p w14:paraId="6CADCAE1" w14:textId="3143AB9A" w:rsidR="00B37232" w:rsidRPr="00B74FD2" w:rsidRDefault="00B37232" w:rsidP="00B37232">
            <w:pPr>
              <w:spacing w:line="240" w:lineRule="auto"/>
              <w:ind w:firstLine="0"/>
              <w:rPr>
                <w:bCs/>
              </w:rPr>
            </w:pPr>
            <w:r w:rsidRPr="00027DDA">
              <w:t>-1.1503</w:t>
            </w:r>
          </w:p>
        </w:tc>
        <w:tc>
          <w:tcPr>
            <w:tcW w:w="1006" w:type="dxa"/>
            <w:noWrap/>
            <w:hideMark/>
          </w:tcPr>
          <w:p w14:paraId="624D070F" w14:textId="03E8F6A7" w:rsidR="00B37232" w:rsidRPr="00B74FD2" w:rsidRDefault="00B37232" w:rsidP="00B37232">
            <w:pPr>
              <w:spacing w:line="240" w:lineRule="auto"/>
              <w:ind w:firstLine="0"/>
              <w:rPr>
                <w:bCs/>
              </w:rPr>
            </w:pPr>
            <w:r w:rsidRPr="00027DDA">
              <w:t>NA</w:t>
            </w:r>
          </w:p>
        </w:tc>
        <w:tc>
          <w:tcPr>
            <w:tcW w:w="1035" w:type="dxa"/>
            <w:noWrap/>
            <w:hideMark/>
          </w:tcPr>
          <w:p w14:paraId="4014A4E3" w14:textId="2C6863EA" w:rsidR="00B37232" w:rsidRPr="00B74FD2" w:rsidRDefault="00B37232" w:rsidP="00B37232">
            <w:pPr>
              <w:spacing w:line="240" w:lineRule="auto"/>
              <w:ind w:firstLine="0"/>
              <w:rPr>
                <w:bCs/>
              </w:rPr>
            </w:pPr>
            <w:r w:rsidRPr="00027DDA">
              <w:t>NA</w:t>
            </w:r>
          </w:p>
        </w:tc>
        <w:tc>
          <w:tcPr>
            <w:tcW w:w="1206" w:type="dxa"/>
            <w:noWrap/>
            <w:hideMark/>
          </w:tcPr>
          <w:p w14:paraId="73067B84" w14:textId="62A6474A" w:rsidR="00B37232" w:rsidRPr="00B74FD2" w:rsidRDefault="00B37232" w:rsidP="00B37232">
            <w:pPr>
              <w:spacing w:line="240" w:lineRule="auto"/>
              <w:ind w:firstLine="0"/>
              <w:rPr>
                <w:bCs/>
              </w:rPr>
            </w:pPr>
            <w:r w:rsidRPr="00027DDA">
              <w:t>NA</w:t>
            </w:r>
          </w:p>
        </w:tc>
        <w:tc>
          <w:tcPr>
            <w:tcW w:w="1097" w:type="dxa"/>
            <w:noWrap/>
            <w:hideMark/>
          </w:tcPr>
          <w:p w14:paraId="5ABD7C19" w14:textId="32E33DD1" w:rsidR="00B37232" w:rsidRPr="00B74FD2" w:rsidRDefault="00B37232" w:rsidP="00B37232">
            <w:pPr>
              <w:spacing w:line="240" w:lineRule="auto"/>
              <w:ind w:firstLine="0"/>
              <w:rPr>
                <w:bCs/>
              </w:rPr>
            </w:pPr>
            <w:r w:rsidRPr="00027DDA">
              <w:t>NA</w:t>
            </w:r>
          </w:p>
        </w:tc>
        <w:tc>
          <w:tcPr>
            <w:tcW w:w="1134" w:type="dxa"/>
            <w:noWrap/>
            <w:hideMark/>
          </w:tcPr>
          <w:p w14:paraId="324EC2BE" w14:textId="42316A37" w:rsidR="00B37232" w:rsidRPr="00B74FD2" w:rsidRDefault="00B37232" w:rsidP="00B37232">
            <w:pPr>
              <w:spacing w:line="240" w:lineRule="auto"/>
              <w:ind w:firstLine="0"/>
              <w:rPr>
                <w:bCs/>
              </w:rPr>
            </w:pPr>
            <w:r w:rsidRPr="00027DDA">
              <w:t>NA</w:t>
            </w:r>
          </w:p>
        </w:tc>
        <w:tc>
          <w:tcPr>
            <w:tcW w:w="711" w:type="dxa"/>
            <w:noWrap/>
            <w:hideMark/>
          </w:tcPr>
          <w:p w14:paraId="1291CFF0" w14:textId="1BA751F9" w:rsidR="00B37232" w:rsidRPr="00B74FD2" w:rsidRDefault="00B37232" w:rsidP="00B37232">
            <w:pPr>
              <w:spacing w:line="240" w:lineRule="auto"/>
              <w:ind w:firstLine="0"/>
              <w:rPr>
                <w:bCs/>
              </w:rPr>
            </w:pPr>
            <w:r w:rsidRPr="00027DDA">
              <w:t>5.00</w:t>
            </w:r>
          </w:p>
        </w:tc>
        <w:tc>
          <w:tcPr>
            <w:tcW w:w="1274" w:type="dxa"/>
            <w:noWrap/>
            <w:hideMark/>
          </w:tcPr>
          <w:p w14:paraId="7EE2E6A7" w14:textId="19771EC5" w:rsidR="00B37232" w:rsidRPr="00B74FD2" w:rsidRDefault="00B37232" w:rsidP="00B37232">
            <w:pPr>
              <w:spacing w:line="240" w:lineRule="auto"/>
              <w:ind w:firstLine="0"/>
              <w:rPr>
                <w:bCs/>
              </w:rPr>
            </w:pPr>
            <w:r w:rsidRPr="00027DDA">
              <w:t>-11581.06</w:t>
            </w:r>
          </w:p>
        </w:tc>
        <w:tc>
          <w:tcPr>
            <w:tcW w:w="1276" w:type="dxa"/>
            <w:noWrap/>
            <w:hideMark/>
          </w:tcPr>
          <w:p w14:paraId="61B784E9" w14:textId="0FA47961" w:rsidR="00B37232" w:rsidRPr="00B74FD2" w:rsidRDefault="00B37232" w:rsidP="00B37232">
            <w:pPr>
              <w:spacing w:line="240" w:lineRule="auto"/>
              <w:ind w:firstLine="0"/>
              <w:rPr>
                <w:bCs/>
              </w:rPr>
            </w:pPr>
            <w:r w:rsidRPr="00027DDA">
              <w:t>23172.16</w:t>
            </w:r>
          </w:p>
        </w:tc>
        <w:tc>
          <w:tcPr>
            <w:tcW w:w="850" w:type="dxa"/>
            <w:noWrap/>
            <w:hideMark/>
          </w:tcPr>
          <w:p w14:paraId="5872BC3B" w14:textId="7AEE90D7" w:rsidR="00B37232" w:rsidRPr="00B74FD2" w:rsidRDefault="00B37232" w:rsidP="00B37232">
            <w:pPr>
              <w:spacing w:line="240" w:lineRule="auto"/>
              <w:ind w:firstLine="0"/>
              <w:rPr>
                <w:bCs/>
              </w:rPr>
            </w:pPr>
            <w:r w:rsidRPr="00027DDA">
              <w:t>19.23</w:t>
            </w:r>
          </w:p>
        </w:tc>
        <w:tc>
          <w:tcPr>
            <w:tcW w:w="992" w:type="dxa"/>
            <w:noWrap/>
            <w:hideMark/>
          </w:tcPr>
          <w:p w14:paraId="44ABF841" w14:textId="44D16354" w:rsidR="00B37232" w:rsidRPr="00B74FD2" w:rsidRDefault="00B37232" w:rsidP="00B37232">
            <w:pPr>
              <w:spacing w:line="240" w:lineRule="auto"/>
              <w:ind w:firstLine="0"/>
              <w:rPr>
                <w:bCs/>
              </w:rPr>
            </w:pPr>
            <w:r w:rsidRPr="00027DDA">
              <w:t>0.00</w:t>
            </w:r>
          </w:p>
        </w:tc>
      </w:tr>
      <w:tr w:rsidR="00B37232" w:rsidRPr="00B74FD2" w14:paraId="6E8474A8" w14:textId="77777777" w:rsidTr="00B37232">
        <w:trPr>
          <w:trHeight w:val="300"/>
        </w:trPr>
        <w:tc>
          <w:tcPr>
            <w:tcW w:w="505" w:type="dxa"/>
            <w:noWrap/>
            <w:hideMark/>
          </w:tcPr>
          <w:p w14:paraId="33A76029" w14:textId="349E496E" w:rsidR="00B37232" w:rsidRPr="00B74FD2" w:rsidRDefault="00B37232" w:rsidP="00B37232">
            <w:pPr>
              <w:spacing w:line="240" w:lineRule="auto"/>
              <w:ind w:firstLine="0"/>
              <w:rPr>
                <w:bCs/>
              </w:rPr>
            </w:pPr>
            <w:r w:rsidRPr="00027DDA">
              <w:t>4</w:t>
            </w:r>
          </w:p>
        </w:tc>
        <w:tc>
          <w:tcPr>
            <w:tcW w:w="1090" w:type="dxa"/>
            <w:noWrap/>
            <w:hideMark/>
          </w:tcPr>
          <w:p w14:paraId="3720E062" w14:textId="72DFD92B" w:rsidR="00B37232" w:rsidRPr="00B74FD2" w:rsidRDefault="00B37232" w:rsidP="00B37232">
            <w:pPr>
              <w:spacing w:line="240" w:lineRule="auto"/>
              <w:ind w:firstLine="0"/>
              <w:rPr>
                <w:bCs/>
              </w:rPr>
            </w:pPr>
            <w:r w:rsidRPr="00027DDA">
              <w:t>226.2411</w:t>
            </w:r>
          </w:p>
        </w:tc>
        <w:tc>
          <w:tcPr>
            <w:tcW w:w="1203" w:type="dxa"/>
            <w:noWrap/>
            <w:hideMark/>
          </w:tcPr>
          <w:p w14:paraId="034CE121" w14:textId="2D32DE45" w:rsidR="00B37232" w:rsidRPr="00B74FD2" w:rsidRDefault="00B37232" w:rsidP="00B37232">
            <w:pPr>
              <w:spacing w:line="240" w:lineRule="auto"/>
              <w:ind w:firstLine="0"/>
              <w:rPr>
                <w:bCs/>
              </w:rPr>
            </w:pPr>
            <w:r w:rsidRPr="00027DDA">
              <w:t>-2.1878</w:t>
            </w:r>
          </w:p>
        </w:tc>
        <w:tc>
          <w:tcPr>
            <w:tcW w:w="1378" w:type="dxa"/>
            <w:noWrap/>
            <w:hideMark/>
          </w:tcPr>
          <w:p w14:paraId="37655414" w14:textId="0DD213A4" w:rsidR="00B37232" w:rsidRPr="00B74FD2" w:rsidRDefault="00B37232" w:rsidP="00B37232">
            <w:pPr>
              <w:spacing w:line="240" w:lineRule="auto"/>
              <w:ind w:firstLine="0"/>
              <w:rPr>
                <w:bCs/>
              </w:rPr>
            </w:pPr>
            <w:r w:rsidRPr="00027DDA">
              <w:t>-1.0110</w:t>
            </w:r>
          </w:p>
        </w:tc>
        <w:tc>
          <w:tcPr>
            <w:tcW w:w="1006" w:type="dxa"/>
            <w:noWrap/>
            <w:hideMark/>
          </w:tcPr>
          <w:p w14:paraId="455759BC" w14:textId="20DEEC75" w:rsidR="00B37232" w:rsidRPr="00B74FD2" w:rsidRDefault="00B37232" w:rsidP="00B37232">
            <w:pPr>
              <w:spacing w:line="240" w:lineRule="auto"/>
              <w:ind w:firstLine="0"/>
              <w:rPr>
                <w:bCs/>
              </w:rPr>
            </w:pPr>
            <w:r w:rsidRPr="00027DDA">
              <w:t>0.4230</w:t>
            </w:r>
          </w:p>
        </w:tc>
        <w:tc>
          <w:tcPr>
            <w:tcW w:w="1035" w:type="dxa"/>
            <w:noWrap/>
            <w:hideMark/>
          </w:tcPr>
          <w:p w14:paraId="431A634E" w14:textId="69E841B5" w:rsidR="00B37232" w:rsidRPr="00B74FD2" w:rsidRDefault="00B37232" w:rsidP="00B37232">
            <w:pPr>
              <w:spacing w:line="240" w:lineRule="auto"/>
              <w:ind w:firstLine="0"/>
              <w:rPr>
                <w:bCs/>
              </w:rPr>
            </w:pPr>
            <w:r w:rsidRPr="00027DDA">
              <w:t>NA</w:t>
            </w:r>
          </w:p>
        </w:tc>
        <w:tc>
          <w:tcPr>
            <w:tcW w:w="1206" w:type="dxa"/>
            <w:noWrap/>
            <w:hideMark/>
          </w:tcPr>
          <w:p w14:paraId="6660714A" w14:textId="073BE848" w:rsidR="00B37232" w:rsidRPr="00B74FD2" w:rsidRDefault="00B37232" w:rsidP="00B37232">
            <w:pPr>
              <w:spacing w:line="240" w:lineRule="auto"/>
              <w:ind w:firstLine="0"/>
              <w:rPr>
                <w:bCs/>
              </w:rPr>
            </w:pPr>
            <w:r w:rsidRPr="00027DDA">
              <w:t>NA</w:t>
            </w:r>
          </w:p>
        </w:tc>
        <w:tc>
          <w:tcPr>
            <w:tcW w:w="1097" w:type="dxa"/>
            <w:noWrap/>
            <w:hideMark/>
          </w:tcPr>
          <w:p w14:paraId="1CE70870" w14:textId="6EAF537B" w:rsidR="00B37232" w:rsidRPr="00B74FD2" w:rsidRDefault="00B37232" w:rsidP="00B37232">
            <w:pPr>
              <w:spacing w:line="240" w:lineRule="auto"/>
              <w:ind w:firstLine="0"/>
              <w:rPr>
                <w:bCs/>
              </w:rPr>
            </w:pPr>
            <w:r w:rsidRPr="00027DDA">
              <w:t>NA</w:t>
            </w:r>
          </w:p>
        </w:tc>
        <w:tc>
          <w:tcPr>
            <w:tcW w:w="1134" w:type="dxa"/>
            <w:noWrap/>
            <w:hideMark/>
          </w:tcPr>
          <w:p w14:paraId="663B8162" w14:textId="609B8826" w:rsidR="00B37232" w:rsidRPr="00B74FD2" w:rsidRDefault="00B37232" w:rsidP="00B37232">
            <w:pPr>
              <w:spacing w:line="240" w:lineRule="auto"/>
              <w:ind w:firstLine="0"/>
              <w:rPr>
                <w:bCs/>
              </w:rPr>
            </w:pPr>
            <w:r w:rsidRPr="00027DDA">
              <w:t>NA</w:t>
            </w:r>
          </w:p>
        </w:tc>
        <w:tc>
          <w:tcPr>
            <w:tcW w:w="711" w:type="dxa"/>
            <w:noWrap/>
            <w:hideMark/>
          </w:tcPr>
          <w:p w14:paraId="13DF7E7F" w14:textId="5B11C42F" w:rsidR="00B37232" w:rsidRPr="00B74FD2" w:rsidRDefault="00B37232" w:rsidP="00B37232">
            <w:pPr>
              <w:spacing w:line="240" w:lineRule="auto"/>
              <w:ind w:firstLine="0"/>
              <w:rPr>
                <w:bCs/>
              </w:rPr>
            </w:pPr>
            <w:r w:rsidRPr="00027DDA">
              <w:t>6.00</w:t>
            </w:r>
          </w:p>
        </w:tc>
        <w:tc>
          <w:tcPr>
            <w:tcW w:w="1274" w:type="dxa"/>
            <w:noWrap/>
            <w:hideMark/>
          </w:tcPr>
          <w:p w14:paraId="00048537" w14:textId="42585E9E" w:rsidR="00B37232" w:rsidRPr="00B74FD2" w:rsidRDefault="00B37232" w:rsidP="00B37232">
            <w:pPr>
              <w:spacing w:line="240" w:lineRule="auto"/>
              <w:ind w:firstLine="0"/>
              <w:rPr>
                <w:bCs/>
              </w:rPr>
            </w:pPr>
            <w:r w:rsidRPr="00027DDA">
              <w:t>-11580.25</w:t>
            </w:r>
          </w:p>
        </w:tc>
        <w:tc>
          <w:tcPr>
            <w:tcW w:w="1276" w:type="dxa"/>
            <w:noWrap/>
            <w:hideMark/>
          </w:tcPr>
          <w:p w14:paraId="48772F80" w14:textId="5852842B" w:rsidR="00B37232" w:rsidRPr="00B74FD2" w:rsidRDefault="00B37232" w:rsidP="00B37232">
            <w:pPr>
              <w:spacing w:line="240" w:lineRule="auto"/>
              <w:ind w:firstLine="0"/>
              <w:rPr>
                <w:bCs/>
              </w:rPr>
            </w:pPr>
            <w:r w:rsidRPr="00027DDA">
              <w:t>23172.54</w:t>
            </w:r>
          </w:p>
        </w:tc>
        <w:tc>
          <w:tcPr>
            <w:tcW w:w="850" w:type="dxa"/>
            <w:noWrap/>
            <w:hideMark/>
          </w:tcPr>
          <w:p w14:paraId="1F6614E6" w14:textId="12999457" w:rsidR="00B37232" w:rsidRPr="00B74FD2" w:rsidRDefault="00B37232" w:rsidP="00B37232">
            <w:pPr>
              <w:spacing w:line="240" w:lineRule="auto"/>
              <w:ind w:firstLine="0"/>
              <w:rPr>
                <w:bCs/>
              </w:rPr>
            </w:pPr>
            <w:r w:rsidRPr="00027DDA">
              <w:t>19.61</w:t>
            </w:r>
          </w:p>
        </w:tc>
        <w:tc>
          <w:tcPr>
            <w:tcW w:w="992" w:type="dxa"/>
            <w:noWrap/>
            <w:hideMark/>
          </w:tcPr>
          <w:p w14:paraId="2A3C8343" w14:textId="2D0EE2C9" w:rsidR="00B37232" w:rsidRPr="00B74FD2" w:rsidRDefault="00B37232" w:rsidP="00B37232">
            <w:pPr>
              <w:spacing w:line="240" w:lineRule="auto"/>
              <w:ind w:firstLine="0"/>
              <w:rPr>
                <w:bCs/>
              </w:rPr>
            </w:pPr>
            <w:r w:rsidRPr="00027DDA">
              <w:t>0.00</w:t>
            </w:r>
          </w:p>
        </w:tc>
      </w:tr>
      <w:tr w:rsidR="00B37232" w:rsidRPr="00B74FD2" w14:paraId="0B1334A8" w14:textId="77777777" w:rsidTr="00B37232">
        <w:trPr>
          <w:trHeight w:val="300"/>
        </w:trPr>
        <w:tc>
          <w:tcPr>
            <w:tcW w:w="505" w:type="dxa"/>
            <w:noWrap/>
            <w:hideMark/>
          </w:tcPr>
          <w:p w14:paraId="6A7C50A2" w14:textId="5640124D" w:rsidR="00B37232" w:rsidRPr="00B74FD2" w:rsidRDefault="00B37232" w:rsidP="00B37232">
            <w:pPr>
              <w:spacing w:line="240" w:lineRule="auto"/>
              <w:ind w:firstLine="0"/>
              <w:rPr>
                <w:bCs/>
              </w:rPr>
            </w:pPr>
            <w:r w:rsidRPr="00027DDA">
              <w:t>2</w:t>
            </w:r>
          </w:p>
        </w:tc>
        <w:tc>
          <w:tcPr>
            <w:tcW w:w="1090" w:type="dxa"/>
            <w:noWrap/>
            <w:hideMark/>
          </w:tcPr>
          <w:p w14:paraId="3E2E3D94" w14:textId="04D39BEE" w:rsidR="00B37232" w:rsidRPr="00B74FD2" w:rsidRDefault="00B37232" w:rsidP="00B37232">
            <w:pPr>
              <w:spacing w:line="240" w:lineRule="auto"/>
              <w:ind w:firstLine="0"/>
              <w:rPr>
                <w:bCs/>
              </w:rPr>
            </w:pPr>
            <w:r w:rsidRPr="00027DDA">
              <w:t>198.6186</w:t>
            </w:r>
          </w:p>
        </w:tc>
        <w:tc>
          <w:tcPr>
            <w:tcW w:w="1203" w:type="dxa"/>
            <w:noWrap/>
            <w:hideMark/>
          </w:tcPr>
          <w:p w14:paraId="0EFD31BB" w14:textId="508097BD" w:rsidR="00B37232" w:rsidRPr="00B74FD2" w:rsidRDefault="00B37232" w:rsidP="00B37232">
            <w:pPr>
              <w:spacing w:line="240" w:lineRule="auto"/>
              <w:ind w:firstLine="0"/>
              <w:rPr>
                <w:bCs/>
              </w:rPr>
            </w:pPr>
            <w:r w:rsidRPr="00027DDA">
              <w:t>-2.1616</w:t>
            </w:r>
          </w:p>
        </w:tc>
        <w:tc>
          <w:tcPr>
            <w:tcW w:w="1378" w:type="dxa"/>
            <w:noWrap/>
            <w:hideMark/>
          </w:tcPr>
          <w:p w14:paraId="22699A0B" w14:textId="66EB5EAF" w:rsidR="00B37232" w:rsidRPr="00B74FD2" w:rsidRDefault="00B37232" w:rsidP="00B37232">
            <w:pPr>
              <w:spacing w:line="240" w:lineRule="auto"/>
              <w:ind w:firstLine="0"/>
              <w:rPr>
                <w:bCs/>
              </w:rPr>
            </w:pPr>
            <w:r w:rsidRPr="00027DDA">
              <w:t>NA</w:t>
            </w:r>
          </w:p>
        </w:tc>
        <w:tc>
          <w:tcPr>
            <w:tcW w:w="1006" w:type="dxa"/>
            <w:noWrap/>
            <w:hideMark/>
          </w:tcPr>
          <w:p w14:paraId="484759EF" w14:textId="7A8726D9" w:rsidR="00B37232" w:rsidRPr="00B74FD2" w:rsidRDefault="00B37232" w:rsidP="00B37232">
            <w:pPr>
              <w:spacing w:line="240" w:lineRule="auto"/>
              <w:ind w:firstLine="0"/>
              <w:rPr>
                <w:bCs/>
              </w:rPr>
            </w:pPr>
            <w:r w:rsidRPr="00027DDA">
              <w:t>NA</w:t>
            </w:r>
          </w:p>
        </w:tc>
        <w:tc>
          <w:tcPr>
            <w:tcW w:w="1035" w:type="dxa"/>
            <w:noWrap/>
            <w:hideMark/>
          </w:tcPr>
          <w:p w14:paraId="7451F9AB" w14:textId="11D0CE66" w:rsidR="00B37232" w:rsidRPr="00B74FD2" w:rsidRDefault="00B37232" w:rsidP="00B37232">
            <w:pPr>
              <w:spacing w:line="240" w:lineRule="auto"/>
              <w:ind w:firstLine="0"/>
              <w:rPr>
                <w:bCs/>
              </w:rPr>
            </w:pPr>
            <w:r w:rsidRPr="00027DDA">
              <w:t>NA</w:t>
            </w:r>
          </w:p>
        </w:tc>
        <w:tc>
          <w:tcPr>
            <w:tcW w:w="1206" w:type="dxa"/>
            <w:noWrap/>
            <w:hideMark/>
          </w:tcPr>
          <w:p w14:paraId="07E3F8C8" w14:textId="73AA1257" w:rsidR="00B37232" w:rsidRPr="00B74FD2" w:rsidRDefault="00B37232" w:rsidP="00B37232">
            <w:pPr>
              <w:spacing w:line="240" w:lineRule="auto"/>
              <w:ind w:firstLine="0"/>
              <w:rPr>
                <w:bCs/>
              </w:rPr>
            </w:pPr>
            <w:r w:rsidRPr="00027DDA">
              <w:t>NA</w:t>
            </w:r>
          </w:p>
        </w:tc>
        <w:tc>
          <w:tcPr>
            <w:tcW w:w="1097" w:type="dxa"/>
            <w:noWrap/>
            <w:hideMark/>
          </w:tcPr>
          <w:p w14:paraId="4FCBB419" w14:textId="1F339917" w:rsidR="00B37232" w:rsidRPr="00B74FD2" w:rsidRDefault="00B37232" w:rsidP="00B37232">
            <w:pPr>
              <w:spacing w:line="240" w:lineRule="auto"/>
              <w:ind w:firstLine="0"/>
              <w:rPr>
                <w:bCs/>
              </w:rPr>
            </w:pPr>
            <w:r w:rsidRPr="00027DDA">
              <w:t>NA</w:t>
            </w:r>
          </w:p>
        </w:tc>
        <w:tc>
          <w:tcPr>
            <w:tcW w:w="1134" w:type="dxa"/>
            <w:noWrap/>
            <w:hideMark/>
          </w:tcPr>
          <w:p w14:paraId="54C8F9B3" w14:textId="14146E26" w:rsidR="00B37232" w:rsidRPr="00B74FD2" w:rsidRDefault="00B37232" w:rsidP="00B37232">
            <w:pPr>
              <w:spacing w:line="240" w:lineRule="auto"/>
              <w:ind w:firstLine="0"/>
              <w:rPr>
                <w:bCs/>
              </w:rPr>
            </w:pPr>
            <w:r w:rsidRPr="00027DDA">
              <w:t>NA</w:t>
            </w:r>
          </w:p>
        </w:tc>
        <w:tc>
          <w:tcPr>
            <w:tcW w:w="711" w:type="dxa"/>
            <w:noWrap/>
            <w:hideMark/>
          </w:tcPr>
          <w:p w14:paraId="3D2020F8" w14:textId="18607B2F" w:rsidR="00B37232" w:rsidRPr="00B74FD2" w:rsidRDefault="00B37232" w:rsidP="00B37232">
            <w:pPr>
              <w:spacing w:line="240" w:lineRule="auto"/>
              <w:ind w:firstLine="0"/>
              <w:rPr>
                <w:bCs/>
              </w:rPr>
            </w:pPr>
            <w:r w:rsidRPr="00027DDA">
              <w:t>4.00</w:t>
            </w:r>
          </w:p>
        </w:tc>
        <w:tc>
          <w:tcPr>
            <w:tcW w:w="1274" w:type="dxa"/>
            <w:noWrap/>
            <w:hideMark/>
          </w:tcPr>
          <w:p w14:paraId="149D94E0" w14:textId="03060C6A" w:rsidR="00B37232" w:rsidRPr="00B74FD2" w:rsidRDefault="00B37232" w:rsidP="00B37232">
            <w:pPr>
              <w:spacing w:line="240" w:lineRule="auto"/>
              <w:ind w:firstLine="0"/>
              <w:rPr>
                <w:bCs/>
              </w:rPr>
            </w:pPr>
            <w:r w:rsidRPr="00027DDA">
              <w:t>-11583.22</w:t>
            </w:r>
          </w:p>
        </w:tc>
        <w:tc>
          <w:tcPr>
            <w:tcW w:w="1276" w:type="dxa"/>
            <w:noWrap/>
            <w:hideMark/>
          </w:tcPr>
          <w:p w14:paraId="7C65137D" w14:textId="7FB5468B" w:rsidR="00B37232" w:rsidRPr="00B74FD2" w:rsidRDefault="00B37232" w:rsidP="00B37232">
            <w:pPr>
              <w:spacing w:line="240" w:lineRule="auto"/>
              <w:ind w:firstLine="0"/>
              <w:rPr>
                <w:bCs/>
              </w:rPr>
            </w:pPr>
            <w:r w:rsidRPr="00027DDA">
              <w:t>23174.46</w:t>
            </w:r>
          </w:p>
        </w:tc>
        <w:tc>
          <w:tcPr>
            <w:tcW w:w="850" w:type="dxa"/>
            <w:noWrap/>
            <w:hideMark/>
          </w:tcPr>
          <w:p w14:paraId="4CA99281" w14:textId="4D9E5936" w:rsidR="00B37232" w:rsidRPr="00B74FD2" w:rsidRDefault="00B37232" w:rsidP="00B37232">
            <w:pPr>
              <w:spacing w:line="240" w:lineRule="auto"/>
              <w:ind w:firstLine="0"/>
              <w:rPr>
                <w:bCs/>
              </w:rPr>
            </w:pPr>
            <w:r w:rsidRPr="00027DDA">
              <w:t>21.53</w:t>
            </w:r>
          </w:p>
        </w:tc>
        <w:tc>
          <w:tcPr>
            <w:tcW w:w="992" w:type="dxa"/>
            <w:noWrap/>
            <w:hideMark/>
          </w:tcPr>
          <w:p w14:paraId="20662E84" w14:textId="4D972787" w:rsidR="00B37232" w:rsidRPr="00B74FD2" w:rsidRDefault="00B37232" w:rsidP="00B37232">
            <w:pPr>
              <w:spacing w:line="240" w:lineRule="auto"/>
              <w:ind w:firstLine="0"/>
              <w:rPr>
                <w:bCs/>
              </w:rPr>
            </w:pPr>
            <w:r w:rsidRPr="00027DDA">
              <w:t>0.00</w:t>
            </w:r>
          </w:p>
        </w:tc>
      </w:tr>
      <w:tr w:rsidR="00B37232" w:rsidRPr="00B74FD2" w14:paraId="5DE8E02F" w14:textId="77777777" w:rsidTr="00B37232">
        <w:trPr>
          <w:trHeight w:val="300"/>
        </w:trPr>
        <w:tc>
          <w:tcPr>
            <w:tcW w:w="505" w:type="dxa"/>
            <w:noWrap/>
            <w:hideMark/>
          </w:tcPr>
          <w:p w14:paraId="7AD7B512" w14:textId="7E3B94E5" w:rsidR="00B37232" w:rsidRPr="00B74FD2" w:rsidRDefault="00B37232" w:rsidP="00B37232">
            <w:pPr>
              <w:spacing w:line="240" w:lineRule="auto"/>
              <w:ind w:firstLine="0"/>
              <w:rPr>
                <w:bCs/>
              </w:rPr>
            </w:pPr>
            <w:r w:rsidRPr="00027DDA">
              <w:t>11</w:t>
            </w:r>
          </w:p>
        </w:tc>
        <w:tc>
          <w:tcPr>
            <w:tcW w:w="1090" w:type="dxa"/>
            <w:noWrap/>
            <w:hideMark/>
          </w:tcPr>
          <w:p w14:paraId="404A5B8A" w14:textId="075D69DB" w:rsidR="00B37232" w:rsidRPr="00B74FD2" w:rsidRDefault="00B37232" w:rsidP="00B37232">
            <w:pPr>
              <w:spacing w:line="240" w:lineRule="auto"/>
              <w:ind w:firstLine="0"/>
              <w:rPr>
                <w:bCs/>
              </w:rPr>
            </w:pPr>
            <w:r w:rsidRPr="00027DDA">
              <w:t>229.8870</w:t>
            </w:r>
          </w:p>
        </w:tc>
        <w:tc>
          <w:tcPr>
            <w:tcW w:w="1203" w:type="dxa"/>
            <w:noWrap/>
            <w:hideMark/>
          </w:tcPr>
          <w:p w14:paraId="7FA69B77" w14:textId="54A7709E" w:rsidR="00B37232" w:rsidRPr="00B74FD2" w:rsidRDefault="00B37232" w:rsidP="00B37232">
            <w:pPr>
              <w:spacing w:line="240" w:lineRule="auto"/>
              <w:ind w:firstLine="0"/>
              <w:rPr>
                <w:bCs/>
              </w:rPr>
            </w:pPr>
            <w:r w:rsidRPr="00027DDA">
              <w:t>-2.1785</w:t>
            </w:r>
          </w:p>
        </w:tc>
        <w:tc>
          <w:tcPr>
            <w:tcW w:w="1378" w:type="dxa"/>
            <w:noWrap/>
            <w:hideMark/>
          </w:tcPr>
          <w:p w14:paraId="35A7185F" w14:textId="0B35322F" w:rsidR="00B37232" w:rsidRPr="00B74FD2" w:rsidRDefault="00B37232" w:rsidP="00B37232">
            <w:pPr>
              <w:spacing w:line="240" w:lineRule="auto"/>
              <w:ind w:firstLine="0"/>
              <w:rPr>
                <w:bCs/>
              </w:rPr>
            </w:pPr>
            <w:r w:rsidRPr="00027DDA">
              <w:t>-1.1524</w:t>
            </w:r>
          </w:p>
        </w:tc>
        <w:tc>
          <w:tcPr>
            <w:tcW w:w="1006" w:type="dxa"/>
            <w:noWrap/>
            <w:hideMark/>
          </w:tcPr>
          <w:p w14:paraId="665EBCD1" w14:textId="433B37D9" w:rsidR="00B37232" w:rsidRPr="00B74FD2" w:rsidRDefault="00B37232" w:rsidP="00B37232">
            <w:pPr>
              <w:spacing w:line="240" w:lineRule="auto"/>
              <w:ind w:firstLine="0"/>
              <w:rPr>
                <w:bCs/>
              </w:rPr>
            </w:pPr>
            <w:r w:rsidRPr="00027DDA">
              <w:t>NA</w:t>
            </w:r>
          </w:p>
        </w:tc>
        <w:tc>
          <w:tcPr>
            <w:tcW w:w="1035" w:type="dxa"/>
            <w:noWrap/>
            <w:hideMark/>
          </w:tcPr>
          <w:p w14:paraId="5B7E82A1" w14:textId="3FF9D54E" w:rsidR="00B37232" w:rsidRPr="00B74FD2" w:rsidRDefault="00B37232" w:rsidP="00B37232">
            <w:pPr>
              <w:spacing w:line="240" w:lineRule="auto"/>
              <w:ind w:firstLine="0"/>
              <w:rPr>
                <w:bCs/>
              </w:rPr>
            </w:pPr>
            <w:r w:rsidRPr="00027DDA">
              <w:t>NA</w:t>
            </w:r>
          </w:p>
        </w:tc>
        <w:tc>
          <w:tcPr>
            <w:tcW w:w="1206" w:type="dxa"/>
            <w:noWrap/>
            <w:hideMark/>
          </w:tcPr>
          <w:p w14:paraId="1F663920" w14:textId="2E7B9F30" w:rsidR="00B37232" w:rsidRPr="00B74FD2" w:rsidRDefault="00B37232" w:rsidP="00B37232">
            <w:pPr>
              <w:spacing w:line="240" w:lineRule="auto"/>
              <w:ind w:firstLine="0"/>
              <w:rPr>
                <w:bCs/>
              </w:rPr>
            </w:pPr>
            <w:r w:rsidRPr="00027DDA">
              <w:t>NA</w:t>
            </w:r>
          </w:p>
        </w:tc>
        <w:tc>
          <w:tcPr>
            <w:tcW w:w="1097" w:type="dxa"/>
            <w:noWrap/>
            <w:hideMark/>
          </w:tcPr>
          <w:p w14:paraId="2FAA43E9" w14:textId="4C1BB201" w:rsidR="00B37232" w:rsidRPr="00B74FD2" w:rsidRDefault="00B37232" w:rsidP="00B37232">
            <w:pPr>
              <w:spacing w:line="240" w:lineRule="auto"/>
              <w:ind w:firstLine="0"/>
              <w:rPr>
                <w:bCs/>
              </w:rPr>
            </w:pPr>
            <w:r w:rsidRPr="00027DDA">
              <w:t>NA</w:t>
            </w:r>
          </w:p>
        </w:tc>
        <w:tc>
          <w:tcPr>
            <w:tcW w:w="1134" w:type="dxa"/>
            <w:noWrap/>
            <w:hideMark/>
          </w:tcPr>
          <w:p w14:paraId="31FC1FD5" w14:textId="5EF65E90" w:rsidR="00B37232" w:rsidRPr="00B74FD2" w:rsidRDefault="00B37232" w:rsidP="00B37232">
            <w:pPr>
              <w:spacing w:line="240" w:lineRule="auto"/>
              <w:ind w:firstLine="0"/>
              <w:rPr>
                <w:bCs/>
              </w:rPr>
            </w:pPr>
            <w:r w:rsidRPr="00027DDA">
              <w:t>0.0056</w:t>
            </w:r>
          </w:p>
        </w:tc>
        <w:tc>
          <w:tcPr>
            <w:tcW w:w="711" w:type="dxa"/>
            <w:noWrap/>
            <w:hideMark/>
          </w:tcPr>
          <w:p w14:paraId="305DEE38" w14:textId="27AD2E9E" w:rsidR="00B37232" w:rsidRPr="00B74FD2" w:rsidRDefault="00B37232" w:rsidP="00B37232">
            <w:pPr>
              <w:spacing w:line="240" w:lineRule="auto"/>
              <w:ind w:firstLine="0"/>
              <w:rPr>
                <w:bCs/>
              </w:rPr>
            </w:pPr>
            <w:r w:rsidRPr="00027DDA">
              <w:t>6.00</w:t>
            </w:r>
          </w:p>
        </w:tc>
        <w:tc>
          <w:tcPr>
            <w:tcW w:w="1274" w:type="dxa"/>
            <w:noWrap/>
            <w:hideMark/>
          </w:tcPr>
          <w:p w14:paraId="1E88AAE5" w14:textId="3537B725" w:rsidR="00B37232" w:rsidRPr="00B74FD2" w:rsidRDefault="00B37232" w:rsidP="00B37232">
            <w:pPr>
              <w:spacing w:line="240" w:lineRule="auto"/>
              <w:ind w:firstLine="0"/>
              <w:rPr>
                <w:bCs/>
              </w:rPr>
            </w:pPr>
            <w:r w:rsidRPr="00027DDA">
              <w:t>-11584.88</w:t>
            </w:r>
          </w:p>
        </w:tc>
        <w:tc>
          <w:tcPr>
            <w:tcW w:w="1276" w:type="dxa"/>
            <w:noWrap/>
            <w:hideMark/>
          </w:tcPr>
          <w:p w14:paraId="7C10D0C7" w14:textId="20AC2FAC" w:rsidR="00B37232" w:rsidRPr="00B74FD2" w:rsidRDefault="00B37232" w:rsidP="00B37232">
            <w:pPr>
              <w:spacing w:line="240" w:lineRule="auto"/>
              <w:ind w:firstLine="0"/>
              <w:rPr>
                <w:bCs/>
              </w:rPr>
            </w:pPr>
            <w:r w:rsidRPr="00027DDA">
              <w:t>23181.80</w:t>
            </w:r>
          </w:p>
        </w:tc>
        <w:tc>
          <w:tcPr>
            <w:tcW w:w="850" w:type="dxa"/>
            <w:noWrap/>
            <w:hideMark/>
          </w:tcPr>
          <w:p w14:paraId="2C266E56" w14:textId="0A245012" w:rsidR="00B37232" w:rsidRPr="00B74FD2" w:rsidRDefault="00B37232" w:rsidP="00B37232">
            <w:pPr>
              <w:spacing w:line="240" w:lineRule="auto"/>
              <w:ind w:firstLine="0"/>
              <w:rPr>
                <w:bCs/>
              </w:rPr>
            </w:pPr>
            <w:r w:rsidRPr="00027DDA">
              <w:t>28.88</w:t>
            </w:r>
          </w:p>
        </w:tc>
        <w:tc>
          <w:tcPr>
            <w:tcW w:w="992" w:type="dxa"/>
            <w:noWrap/>
            <w:hideMark/>
          </w:tcPr>
          <w:p w14:paraId="59639F73" w14:textId="2E6208DE" w:rsidR="00B37232" w:rsidRPr="00B74FD2" w:rsidRDefault="00B37232" w:rsidP="00B37232">
            <w:pPr>
              <w:spacing w:line="240" w:lineRule="auto"/>
              <w:ind w:firstLine="0"/>
              <w:rPr>
                <w:bCs/>
              </w:rPr>
            </w:pPr>
            <w:r w:rsidRPr="00027DDA">
              <w:t>0.00</w:t>
            </w:r>
          </w:p>
        </w:tc>
      </w:tr>
      <w:tr w:rsidR="00B37232" w:rsidRPr="00B74FD2" w14:paraId="4D60983D" w14:textId="77777777" w:rsidTr="00B37232">
        <w:trPr>
          <w:trHeight w:val="300"/>
        </w:trPr>
        <w:tc>
          <w:tcPr>
            <w:tcW w:w="505" w:type="dxa"/>
            <w:noWrap/>
            <w:hideMark/>
          </w:tcPr>
          <w:p w14:paraId="49ED4A02" w14:textId="14E74A16" w:rsidR="00B37232" w:rsidRPr="00B74FD2" w:rsidRDefault="00B37232" w:rsidP="00B37232">
            <w:pPr>
              <w:spacing w:line="240" w:lineRule="auto"/>
              <w:ind w:firstLine="0"/>
              <w:rPr>
                <w:bCs/>
              </w:rPr>
            </w:pPr>
            <w:r w:rsidRPr="00027DDA">
              <w:t>14</w:t>
            </w:r>
          </w:p>
        </w:tc>
        <w:tc>
          <w:tcPr>
            <w:tcW w:w="1090" w:type="dxa"/>
            <w:noWrap/>
            <w:hideMark/>
          </w:tcPr>
          <w:p w14:paraId="2F3D0DE3" w14:textId="3398C386" w:rsidR="00B37232" w:rsidRPr="00B74FD2" w:rsidRDefault="00B37232" w:rsidP="00B37232">
            <w:pPr>
              <w:spacing w:line="240" w:lineRule="auto"/>
              <w:ind w:firstLine="0"/>
              <w:rPr>
                <w:bCs/>
              </w:rPr>
            </w:pPr>
            <w:r w:rsidRPr="00027DDA">
              <w:t>225.3269</w:t>
            </w:r>
          </w:p>
        </w:tc>
        <w:tc>
          <w:tcPr>
            <w:tcW w:w="1203" w:type="dxa"/>
            <w:noWrap/>
            <w:hideMark/>
          </w:tcPr>
          <w:p w14:paraId="544A8B2A" w14:textId="21956E04" w:rsidR="00B37232" w:rsidRPr="00B74FD2" w:rsidRDefault="00B37232" w:rsidP="00B37232">
            <w:pPr>
              <w:spacing w:line="240" w:lineRule="auto"/>
              <w:ind w:firstLine="0"/>
              <w:rPr>
                <w:bCs/>
              </w:rPr>
            </w:pPr>
            <w:r w:rsidRPr="00027DDA">
              <w:t>-2.1848</w:t>
            </w:r>
          </w:p>
        </w:tc>
        <w:tc>
          <w:tcPr>
            <w:tcW w:w="1378" w:type="dxa"/>
            <w:noWrap/>
            <w:hideMark/>
          </w:tcPr>
          <w:p w14:paraId="4AC9B1F5" w14:textId="2DD033DD" w:rsidR="00B37232" w:rsidRPr="00B74FD2" w:rsidRDefault="00B37232" w:rsidP="00B37232">
            <w:pPr>
              <w:spacing w:line="240" w:lineRule="auto"/>
              <w:ind w:firstLine="0"/>
              <w:rPr>
                <w:bCs/>
              </w:rPr>
            </w:pPr>
            <w:r w:rsidRPr="00027DDA">
              <w:t>-1.0120</w:t>
            </w:r>
          </w:p>
        </w:tc>
        <w:tc>
          <w:tcPr>
            <w:tcW w:w="1006" w:type="dxa"/>
            <w:noWrap/>
            <w:hideMark/>
          </w:tcPr>
          <w:p w14:paraId="36BCECD4" w14:textId="05F65FDB" w:rsidR="00B37232" w:rsidRPr="00B74FD2" w:rsidRDefault="00B37232" w:rsidP="00B37232">
            <w:pPr>
              <w:spacing w:line="240" w:lineRule="auto"/>
              <w:ind w:firstLine="0"/>
              <w:rPr>
                <w:bCs/>
              </w:rPr>
            </w:pPr>
            <w:r w:rsidRPr="00027DDA">
              <w:t>0.4325</w:t>
            </w:r>
          </w:p>
        </w:tc>
        <w:tc>
          <w:tcPr>
            <w:tcW w:w="1035" w:type="dxa"/>
            <w:noWrap/>
            <w:hideMark/>
          </w:tcPr>
          <w:p w14:paraId="08D65F47" w14:textId="310E45C0" w:rsidR="00B37232" w:rsidRPr="00B74FD2" w:rsidRDefault="00B37232" w:rsidP="00B37232">
            <w:pPr>
              <w:spacing w:line="240" w:lineRule="auto"/>
              <w:ind w:firstLine="0"/>
              <w:rPr>
                <w:bCs/>
              </w:rPr>
            </w:pPr>
            <w:r w:rsidRPr="00027DDA">
              <w:t>NA</w:t>
            </w:r>
          </w:p>
        </w:tc>
        <w:tc>
          <w:tcPr>
            <w:tcW w:w="1206" w:type="dxa"/>
            <w:noWrap/>
            <w:hideMark/>
          </w:tcPr>
          <w:p w14:paraId="2311ED9A" w14:textId="2F2F6076" w:rsidR="00B37232" w:rsidRPr="00B74FD2" w:rsidRDefault="00B37232" w:rsidP="00B37232">
            <w:pPr>
              <w:spacing w:line="240" w:lineRule="auto"/>
              <w:ind w:firstLine="0"/>
              <w:rPr>
                <w:bCs/>
              </w:rPr>
            </w:pPr>
            <w:r w:rsidRPr="00027DDA">
              <w:t>NA</w:t>
            </w:r>
          </w:p>
        </w:tc>
        <w:tc>
          <w:tcPr>
            <w:tcW w:w="1097" w:type="dxa"/>
            <w:noWrap/>
            <w:hideMark/>
          </w:tcPr>
          <w:p w14:paraId="01D4F960" w14:textId="1F4EA9CC" w:rsidR="00B37232" w:rsidRPr="00B74FD2" w:rsidRDefault="00B37232" w:rsidP="00B37232">
            <w:pPr>
              <w:spacing w:line="240" w:lineRule="auto"/>
              <w:ind w:firstLine="0"/>
              <w:rPr>
                <w:bCs/>
              </w:rPr>
            </w:pPr>
            <w:r w:rsidRPr="00027DDA">
              <w:t>NA</w:t>
            </w:r>
          </w:p>
        </w:tc>
        <w:tc>
          <w:tcPr>
            <w:tcW w:w="1134" w:type="dxa"/>
            <w:noWrap/>
            <w:hideMark/>
          </w:tcPr>
          <w:p w14:paraId="626F95D7" w14:textId="2592834D" w:rsidR="00B37232" w:rsidRPr="00B74FD2" w:rsidRDefault="00B37232" w:rsidP="00B37232">
            <w:pPr>
              <w:spacing w:line="240" w:lineRule="auto"/>
              <w:ind w:firstLine="0"/>
              <w:rPr>
                <w:bCs/>
              </w:rPr>
            </w:pPr>
            <w:r w:rsidRPr="00027DDA">
              <w:t>0.0060</w:t>
            </w:r>
          </w:p>
        </w:tc>
        <w:tc>
          <w:tcPr>
            <w:tcW w:w="711" w:type="dxa"/>
            <w:noWrap/>
            <w:hideMark/>
          </w:tcPr>
          <w:p w14:paraId="6DD43B43" w14:textId="7946118F" w:rsidR="00B37232" w:rsidRPr="00B74FD2" w:rsidRDefault="00B37232" w:rsidP="00B37232">
            <w:pPr>
              <w:spacing w:line="240" w:lineRule="auto"/>
              <w:ind w:firstLine="0"/>
              <w:rPr>
                <w:bCs/>
              </w:rPr>
            </w:pPr>
            <w:r w:rsidRPr="00027DDA">
              <w:t>7.00</w:t>
            </w:r>
          </w:p>
        </w:tc>
        <w:tc>
          <w:tcPr>
            <w:tcW w:w="1274" w:type="dxa"/>
            <w:noWrap/>
            <w:hideMark/>
          </w:tcPr>
          <w:p w14:paraId="01F2683D" w14:textId="3406097A" w:rsidR="00B37232" w:rsidRPr="00B74FD2" w:rsidRDefault="00B37232" w:rsidP="00B37232">
            <w:pPr>
              <w:spacing w:line="240" w:lineRule="auto"/>
              <w:ind w:firstLine="0"/>
              <w:rPr>
                <w:bCs/>
              </w:rPr>
            </w:pPr>
            <w:r w:rsidRPr="00027DDA">
              <w:t>-11584.01</w:t>
            </w:r>
          </w:p>
        </w:tc>
        <w:tc>
          <w:tcPr>
            <w:tcW w:w="1276" w:type="dxa"/>
            <w:noWrap/>
            <w:hideMark/>
          </w:tcPr>
          <w:p w14:paraId="4B95990B" w14:textId="19407C86" w:rsidR="00B37232" w:rsidRPr="00B74FD2" w:rsidRDefault="00B37232" w:rsidP="00B37232">
            <w:pPr>
              <w:spacing w:line="240" w:lineRule="auto"/>
              <w:ind w:firstLine="0"/>
              <w:rPr>
                <w:bCs/>
              </w:rPr>
            </w:pPr>
            <w:r w:rsidRPr="00027DDA">
              <w:t>23182.08</w:t>
            </w:r>
          </w:p>
        </w:tc>
        <w:tc>
          <w:tcPr>
            <w:tcW w:w="850" w:type="dxa"/>
            <w:noWrap/>
            <w:hideMark/>
          </w:tcPr>
          <w:p w14:paraId="451D0D45" w14:textId="4B707F4F" w:rsidR="00B37232" w:rsidRPr="00B74FD2" w:rsidRDefault="00B37232" w:rsidP="00B37232">
            <w:pPr>
              <w:spacing w:line="240" w:lineRule="auto"/>
              <w:ind w:firstLine="0"/>
              <w:rPr>
                <w:bCs/>
              </w:rPr>
            </w:pPr>
            <w:r w:rsidRPr="00027DDA">
              <w:t>29.15</w:t>
            </w:r>
          </w:p>
        </w:tc>
        <w:tc>
          <w:tcPr>
            <w:tcW w:w="992" w:type="dxa"/>
            <w:noWrap/>
            <w:hideMark/>
          </w:tcPr>
          <w:p w14:paraId="0692EB7C" w14:textId="279DC351" w:rsidR="00B37232" w:rsidRPr="00B74FD2" w:rsidRDefault="00B37232" w:rsidP="00B37232">
            <w:pPr>
              <w:spacing w:line="240" w:lineRule="auto"/>
              <w:ind w:firstLine="0"/>
              <w:rPr>
                <w:bCs/>
              </w:rPr>
            </w:pPr>
            <w:r w:rsidRPr="00027DDA">
              <w:t>0.00</w:t>
            </w:r>
          </w:p>
        </w:tc>
      </w:tr>
      <w:tr w:rsidR="00B37232" w:rsidRPr="00B74FD2" w14:paraId="5E25B22F" w14:textId="77777777" w:rsidTr="00B37232">
        <w:trPr>
          <w:trHeight w:val="300"/>
        </w:trPr>
        <w:tc>
          <w:tcPr>
            <w:tcW w:w="505" w:type="dxa"/>
            <w:noWrap/>
            <w:hideMark/>
          </w:tcPr>
          <w:p w14:paraId="0DBD2BBD" w14:textId="344FA2C5" w:rsidR="00B37232" w:rsidRPr="00B74FD2" w:rsidRDefault="00B37232" w:rsidP="00B37232">
            <w:pPr>
              <w:spacing w:line="240" w:lineRule="auto"/>
              <w:ind w:firstLine="0"/>
              <w:rPr>
                <w:bCs/>
              </w:rPr>
            </w:pPr>
            <w:r w:rsidRPr="00027DDA">
              <w:t>12</w:t>
            </w:r>
          </w:p>
        </w:tc>
        <w:tc>
          <w:tcPr>
            <w:tcW w:w="1090" w:type="dxa"/>
            <w:noWrap/>
            <w:hideMark/>
          </w:tcPr>
          <w:p w14:paraId="2D43A164" w14:textId="7F9E323C" w:rsidR="00B37232" w:rsidRPr="00B74FD2" w:rsidRDefault="00B37232" w:rsidP="00B37232">
            <w:pPr>
              <w:spacing w:line="240" w:lineRule="auto"/>
              <w:ind w:firstLine="0"/>
              <w:rPr>
                <w:bCs/>
              </w:rPr>
            </w:pPr>
            <w:r w:rsidRPr="00027DDA">
              <w:t>197.7833</w:t>
            </w:r>
          </w:p>
        </w:tc>
        <w:tc>
          <w:tcPr>
            <w:tcW w:w="1203" w:type="dxa"/>
            <w:noWrap/>
            <w:hideMark/>
          </w:tcPr>
          <w:p w14:paraId="169347DB" w14:textId="7F033A98" w:rsidR="00B37232" w:rsidRPr="00B74FD2" w:rsidRDefault="00B37232" w:rsidP="00B37232">
            <w:pPr>
              <w:spacing w:line="240" w:lineRule="auto"/>
              <w:ind w:firstLine="0"/>
              <w:rPr>
                <w:bCs/>
              </w:rPr>
            </w:pPr>
            <w:r w:rsidRPr="00027DDA">
              <w:t>-2.1584</w:t>
            </w:r>
          </w:p>
        </w:tc>
        <w:tc>
          <w:tcPr>
            <w:tcW w:w="1378" w:type="dxa"/>
            <w:noWrap/>
            <w:hideMark/>
          </w:tcPr>
          <w:p w14:paraId="2B385DD3" w14:textId="24E1B9F0" w:rsidR="00B37232" w:rsidRPr="00B74FD2" w:rsidRDefault="00B37232" w:rsidP="00B37232">
            <w:pPr>
              <w:spacing w:line="240" w:lineRule="auto"/>
              <w:ind w:firstLine="0"/>
              <w:rPr>
                <w:bCs/>
              </w:rPr>
            </w:pPr>
            <w:r w:rsidRPr="00027DDA">
              <w:t>NA</w:t>
            </w:r>
          </w:p>
        </w:tc>
        <w:tc>
          <w:tcPr>
            <w:tcW w:w="1006" w:type="dxa"/>
            <w:noWrap/>
            <w:hideMark/>
          </w:tcPr>
          <w:p w14:paraId="2C742326" w14:textId="57102C3B" w:rsidR="00B37232" w:rsidRPr="00B74FD2" w:rsidRDefault="00B37232" w:rsidP="00B37232">
            <w:pPr>
              <w:spacing w:line="240" w:lineRule="auto"/>
              <w:ind w:firstLine="0"/>
              <w:rPr>
                <w:bCs/>
              </w:rPr>
            </w:pPr>
            <w:r w:rsidRPr="00027DDA">
              <w:t>NA</w:t>
            </w:r>
          </w:p>
        </w:tc>
        <w:tc>
          <w:tcPr>
            <w:tcW w:w="1035" w:type="dxa"/>
            <w:noWrap/>
            <w:hideMark/>
          </w:tcPr>
          <w:p w14:paraId="7E7524D2" w14:textId="4B5BD45F" w:rsidR="00B37232" w:rsidRPr="00B74FD2" w:rsidRDefault="00B37232" w:rsidP="00B37232">
            <w:pPr>
              <w:spacing w:line="240" w:lineRule="auto"/>
              <w:ind w:firstLine="0"/>
              <w:rPr>
                <w:bCs/>
              </w:rPr>
            </w:pPr>
            <w:r w:rsidRPr="00027DDA">
              <w:t>NA</w:t>
            </w:r>
          </w:p>
        </w:tc>
        <w:tc>
          <w:tcPr>
            <w:tcW w:w="1206" w:type="dxa"/>
            <w:noWrap/>
            <w:hideMark/>
          </w:tcPr>
          <w:p w14:paraId="6F127915" w14:textId="1AE14B3C" w:rsidR="00B37232" w:rsidRPr="00B74FD2" w:rsidRDefault="00B37232" w:rsidP="00B37232">
            <w:pPr>
              <w:spacing w:line="240" w:lineRule="auto"/>
              <w:ind w:firstLine="0"/>
              <w:rPr>
                <w:bCs/>
              </w:rPr>
            </w:pPr>
            <w:r w:rsidRPr="00027DDA">
              <w:t>NA</w:t>
            </w:r>
          </w:p>
        </w:tc>
        <w:tc>
          <w:tcPr>
            <w:tcW w:w="1097" w:type="dxa"/>
            <w:noWrap/>
            <w:hideMark/>
          </w:tcPr>
          <w:p w14:paraId="32BC10F1" w14:textId="0E92BE54" w:rsidR="00B37232" w:rsidRPr="00B74FD2" w:rsidRDefault="00B37232" w:rsidP="00B37232">
            <w:pPr>
              <w:spacing w:line="240" w:lineRule="auto"/>
              <w:ind w:firstLine="0"/>
              <w:rPr>
                <w:bCs/>
              </w:rPr>
            </w:pPr>
            <w:r w:rsidRPr="00027DDA">
              <w:t>NA</w:t>
            </w:r>
          </w:p>
        </w:tc>
        <w:tc>
          <w:tcPr>
            <w:tcW w:w="1134" w:type="dxa"/>
            <w:noWrap/>
            <w:hideMark/>
          </w:tcPr>
          <w:p w14:paraId="73E2C032" w14:textId="3FAF7E2F" w:rsidR="00B37232" w:rsidRPr="00B74FD2" w:rsidRDefault="00B37232" w:rsidP="00B37232">
            <w:pPr>
              <w:spacing w:line="240" w:lineRule="auto"/>
              <w:ind w:firstLine="0"/>
              <w:rPr>
                <w:bCs/>
              </w:rPr>
            </w:pPr>
            <w:r w:rsidRPr="00027DDA">
              <w:t>0.0055</w:t>
            </w:r>
          </w:p>
        </w:tc>
        <w:tc>
          <w:tcPr>
            <w:tcW w:w="711" w:type="dxa"/>
            <w:noWrap/>
            <w:hideMark/>
          </w:tcPr>
          <w:p w14:paraId="5CF4256A" w14:textId="788A5F3F" w:rsidR="00B37232" w:rsidRPr="00B74FD2" w:rsidRDefault="00B37232" w:rsidP="00B37232">
            <w:pPr>
              <w:spacing w:line="240" w:lineRule="auto"/>
              <w:ind w:firstLine="0"/>
              <w:rPr>
                <w:bCs/>
              </w:rPr>
            </w:pPr>
            <w:r w:rsidRPr="00027DDA">
              <w:t>5.00</w:t>
            </w:r>
          </w:p>
        </w:tc>
        <w:tc>
          <w:tcPr>
            <w:tcW w:w="1274" w:type="dxa"/>
            <w:noWrap/>
            <w:hideMark/>
          </w:tcPr>
          <w:p w14:paraId="1D4C38E3" w14:textId="71C28AC2" w:rsidR="00B37232" w:rsidRPr="00B74FD2" w:rsidRDefault="00B37232" w:rsidP="00B37232">
            <w:pPr>
              <w:spacing w:line="240" w:lineRule="auto"/>
              <w:ind w:firstLine="0"/>
              <w:rPr>
                <w:bCs/>
              </w:rPr>
            </w:pPr>
            <w:r w:rsidRPr="00027DDA">
              <w:t>-11587.04</w:t>
            </w:r>
          </w:p>
        </w:tc>
        <w:tc>
          <w:tcPr>
            <w:tcW w:w="1276" w:type="dxa"/>
            <w:noWrap/>
            <w:hideMark/>
          </w:tcPr>
          <w:p w14:paraId="102F2D17" w14:textId="1F824B8C" w:rsidR="00B37232" w:rsidRPr="00B74FD2" w:rsidRDefault="00B37232" w:rsidP="00B37232">
            <w:pPr>
              <w:spacing w:line="240" w:lineRule="auto"/>
              <w:ind w:firstLine="0"/>
              <w:rPr>
                <w:bCs/>
              </w:rPr>
            </w:pPr>
            <w:r w:rsidRPr="00027DDA">
              <w:t>23184.10</w:t>
            </w:r>
          </w:p>
        </w:tc>
        <w:tc>
          <w:tcPr>
            <w:tcW w:w="850" w:type="dxa"/>
            <w:noWrap/>
            <w:hideMark/>
          </w:tcPr>
          <w:p w14:paraId="7CE18FE9" w14:textId="5BAA58D5" w:rsidR="00B37232" w:rsidRPr="00B74FD2" w:rsidRDefault="00B37232" w:rsidP="00B37232">
            <w:pPr>
              <w:spacing w:line="240" w:lineRule="auto"/>
              <w:ind w:firstLine="0"/>
              <w:rPr>
                <w:bCs/>
              </w:rPr>
            </w:pPr>
            <w:r w:rsidRPr="00027DDA">
              <w:t>31.18</w:t>
            </w:r>
          </w:p>
        </w:tc>
        <w:tc>
          <w:tcPr>
            <w:tcW w:w="992" w:type="dxa"/>
            <w:noWrap/>
            <w:hideMark/>
          </w:tcPr>
          <w:p w14:paraId="745AE590" w14:textId="060E1F56" w:rsidR="00B37232" w:rsidRPr="00B74FD2" w:rsidRDefault="00B37232" w:rsidP="00B37232">
            <w:pPr>
              <w:spacing w:line="240" w:lineRule="auto"/>
              <w:ind w:firstLine="0"/>
              <w:rPr>
                <w:bCs/>
              </w:rPr>
            </w:pPr>
            <w:r w:rsidRPr="00027DDA">
              <w:t>0.00</w:t>
            </w:r>
          </w:p>
        </w:tc>
      </w:tr>
      <w:tr w:rsidR="00B37232" w:rsidRPr="00B74FD2" w14:paraId="2914B7FB" w14:textId="77777777" w:rsidTr="00B37232">
        <w:trPr>
          <w:trHeight w:val="300"/>
        </w:trPr>
        <w:tc>
          <w:tcPr>
            <w:tcW w:w="505" w:type="dxa"/>
            <w:noWrap/>
            <w:hideMark/>
          </w:tcPr>
          <w:p w14:paraId="67318C10" w14:textId="0CCB6F60" w:rsidR="00B37232" w:rsidRPr="00B74FD2" w:rsidRDefault="00B37232" w:rsidP="00B37232">
            <w:pPr>
              <w:spacing w:line="240" w:lineRule="auto"/>
              <w:ind w:firstLine="0"/>
              <w:rPr>
                <w:bCs/>
              </w:rPr>
            </w:pPr>
            <w:r w:rsidRPr="00027DDA">
              <w:t>10</w:t>
            </w:r>
          </w:p>
        </w:tc>
        <w:tc>
          <w:tcPr>
            <w:tcW w:w="1090" w:type="dxa"/>
            <w:noWrap/>
            <w:hideMark/>
          </w:tcPr>
          <w:p w14:paraId="72D73D97" w14:textId="07B449EE" w:rsidR="00B37232" w:rsidRPr="00B74FD2" w:rsidRDefault="00B37232" w:rsidP="00B37232">
            <w:pPr>
              <w:spacing w:line="240" w:lineRule="auto"/>
              <w:ind w:firstLine="0"/>
              <w:rPr>
                <w:bCs/>
              </w:rPr>
            </w:pPr>
            <w:r w:rsidRPr="00027DDA">
              <w:t>188.2002</w:t>
            </w:r>
          </w:p>
        </w:tc>
        <w:tc>
          <w:tcPr>
            <w:tcW w:w="1203" w:type="dxa"/>
            <w:noWrap/>
            <w:hideMark/>
          </w:tcPr>
          <w:p w14:paraId="4662CCC1" w14:textId="47DD5908" w:rsidR="00B37232" w:rsidRPr="00B74FD2" w:rsidRDefault="00B37232" w:rsidP="00B37232">
            <w:pPr>
              <w:spacing w:line="240" w:lineRule="auto"/>
              <w:ind w:firstLine="0"/>
              <w:rPr>
                <w:bCs/>
              </w:rPr>
            </w:pPr>
            <w:r w:rsidRPr="00027DDA">
              <w:t>NA</w:t>
            </w:r>
          </w:p>
        </w:tc>
        <w:tc>
          <w:tcPr>
            <w:tcW w:w="1378" w:type="dxa"/>
            <w:noWrap/>
            <w:hideMark/>
          </w:tcPr>
          <w:p w14:paraId="5755EE8A" w14:textId="4288F9B3" w:rsidR="00B37232" w:rsidRPr="00B74FD2" w:rsidRDefault="00B37232" w:rsidP="00B37232">
            <w:pPr>
              <w:spacing w:line="240" w:lineRule="auto"/>
              <w:ind w:firstLine="0"/>
              <w:rPr>
                <w:bCs/>
              </w:rPr>
            </w:pPr>
            <w:r w:rsidRPr="00027DDA">
              <w:t>NA</w:t>
            </w:r>
          </w:p>
        </w:tc>
        <w:tc>
          <w:tcPr>
            <w:tcW w:w="1006" w:type="dxa"/>
            <w:noWrap/>
            <w:hideMark/>
          </w:tcPr>
          <w:p w14:paraId="16AD0997" w14:textId="7E862A14" w:rsidR="00B37232" w:rsidRPr="00B74FD2" w:rsidRDefault="00B37232" w:rsidP="00B37232">
            <w:pPr>
              <w:spacing w:line="240" w:lineRule="auto"/>
              <w:ind w:firstLine="0"/>
              <w:rPr>
                <w:bCs/>
              </w:rPr>
            </w:pPr>
            <w:r w:rsidRPr="00027DDA">
              <w:t>NA</w:t>
            </w:r>
          </w:p>
        </w:tc>
        <w:tc>
          <w:tcPr>
            <w:tcW w:w="1035" w:type="dxa"/>
            <w:noWrap/>
            <w:hideMark/>
          </w:tcPr>
          <w:p w14:paraId="07559716" w14:textId="09863154" w:rsidR="00B37232" w:rsidRPr="00B74FD2" w:rsidRDefault="00B37232" w:rsidP="00B37232">
            <w:pPr>
              <w:spacing w:line="240" w:lineRule="auto"/>
              <w:ind w:firstLine="0"/>
              <w:rPr>
                <w:bCs/>
              </w:rPr>
            </w:pPr>
            <w:r w:rsidRPr="00027DDA">
              <w:t>+</w:t>
            </w:r>
          </w:p>
        </w:tc>
        <w:tc>
          <w:tcPr>
            <w:tcW w:w="1206" w:type="dxa"/>
            <w:noWrap/>
            <w:hideMark/>
          </w:tcPr>
          <w:p w14:paraId="7991E76D" w14:textId="4F99A1C1" w:rsidR="00B37232" w:rsidRPr="00B74FD2" w:rsidRDefault="00B37232" w:rsidP="00B37232">
            <w:pPr>
              <w:spacing w:line="240" w:lineRule="auto"/>
              <w:ind w:firstLine="0"/>
              <w:rPr>
                <w:bCs/>
              </w:rPr>
            </w:pPr>
            <w:r w:rsidRPr="00027DDA">
              <w:t>NA</w:t>
            </w:r>
          </w:p>
        </w:tc>
        <w:tc>
          <w:tcPr>
            <w:tcW w:w="1097" w:type="dxa"/>
            <w:noWrap/>
            <w:hideMark/>
          </w:tcPr>
          <w:p w14:paraId="6D6848E4" w14:textId="39ECBBB9" w:rsidR="00B37232" w:rsidRPr="00B74FD2" w:rsidRDefault="00B37232" w:rsidP="00B37232">
            <w:pPr>
              <w:spacing w:line="240" w:lineRule="auto"/>
              <w:ind w:firstLine="0"/>
              <w:rPr>
                <w:bCs/>
              </w:rPr>
            </w:pPr>
            <w:r w:rsidRPr="00027DDA">
              <w:t>NA</w:t>
            </w:r>
          </w:p>
        </w:tc>
        <w:tc>
          <w:tcPr>
            <w:tcW w:w="1134" w:type="dxa"/>
            <w:noWrap/>
            <w:hideMark/>
          </w:tcPr>
          <w:p w14:paraId="54C13C40" w14:textId="44131D77" w:rsidR="00B37232" w:rsidRPr="00B74FD2" w:rsidRDefault="00B37232" w:rsidP="00B37232">
            <w:pPr>
              <w:spacing w:line="240" w:lineRule="auto"/>
              <w:ind w:firstLine="0"/>
              <w:rPr>
                <w:bCs/>
              </w:rPr>
            </w:pPr>
            <w:r w:rsidRPr="00027DDA">
              <w:t>NA</w:t>
            </w:r>
          </w:p>
        </w:tc>
        <w:tc>
          <w:tcPr>
            <w:tcW w:w="711" w:type="dxa"/>
            <w:noWrap/>
            <w:hideMark/>
          </w:tcPr>
          <w:p w14:paraId="143152F9" w14:textId="32B9FD52" w:rsidR="00B37232" w:rsidRPr="00B74FD2" w:rsidRDefault="00B37232" w:rsidP="00B37232">
            <w:pPr>
              <w:spacing w:line="240" w:lineRule="auto"/>
              <w:ind w:firstLine="0"/>
              <w:rPr>
                <w:bCs/>
              </w:rPr>
            </w:pPr>
            <w:r w:rsidRPr="00027DDA">
              <w:t>4.00</w:t>
            </w:r>
          </w:p>
        </w:tc>
        <w:tc>
          <w:tcPr>
            <w:tcW w:w="1274" w:type="dxa"/>
            <w:noWrap/>
            <w:hideMark/>
          </w:tcPr>
          <w:p w14:paraId="4348C744" w14:textId="1258300C" w:rsidR="00B37232" w:rsidRPr="00B74FD2" w:rsidRDefault="00B37232" w:rsidP="00B37232">
            <w:pPr>
              <w:spacing w:line="240" w:lineRule="auto"/>
              <w:ind w:firstLine="0"/>
              <w:rPr>
                <w:bCs/>
              </w:rPr>
            </w:pPr>
            <w:r w:rsidRPr="00027DDA">
              <w:t>-11591.24</w:t>
            </w:r>
          </w:p>
        </w:tc>
        <w:tc>
          <w:tcPr>
            <w:tcW w:w="1276" w:type="dxa"/>
            <w:noWrap/>
            <w:hideMark/>
          </w:tcPr>
          <w:p w14:paraId="5A114701" w14:textId="69BC2D9E" w:rsidR="00B37232" w:rsidRPr="00B74FD2" w:rsidRDefault="00B37232" w:rsidP="00B37232">
            <w:pPr>
              <w:spacing w:line="240" w:lineRule="auto"/>
              <w:ind w:firstLine="0"/>
              <w:rPr>
                <w:bCs/>
              </w:rPr>
            </w:pPr>
            <w:r w:rsidRPr="00027DDA">
              <w:t>23190.50</w:t>
            </w:r>
          </w:p>
        </w:tc>
        <w:tc>
          <w:tcPr>
            <w:tcW w:w="850" w:type="dxa"/>
            <w:noWrap/>
            <w:hideMark/>
          </w:tcPr>
          <w:p w14:paraId="63DDE041" w14:textId="6C4B6891" w:rsidR="00B37232" w:rsidRPr="00B74FD2" w:rsidRDefault="00B37232" w:rsidP="00B37232">
            <w:pPr>
              <w:spacing w:line="240" w:lineRule="auto"/>
              <w:ind w:firstLine="0"/>
              <w:rPr>
                <w:bCs/>
              </w:rPr>
            </w:pPr>
            <w:r w:rsidRPr="00027DDA">
              <w:t>37.57</w:t>
            </w:r>
          </w:p>
        </w:tc>
        <w:tc>
          <w:tcPr>
            <w:tcW w:w="992" w:type="dxa"/>
            <w:noWrap/>
            <w:hideMark/>
          </w:tcPr>
          <w:p w14:paraId="51F11739" w14:textId="65E3EBD5" w:rsidR="00B37232" w:rsidRPr="00B74FD2" w:rsidRDefault="00B37232" w:rsidP="00B37232">
            <w:pPr>
              <w:spacing w:line="240" w:lineRule="auto"/>
              <w:ind w:firstLine="0"/>
              <w:rPr>
                <w:bCs/>
              </w:rPr>
            </w:pPr>
            <w:r w:rsidRPr="00027DDA">
              <w:t>0.00</w:t>
            </w:r>
          </w:p>
        </w:tc>
      </w:tr>
      <w:tr w:rsidR="00B37232" w:rsidRPr="00B74FD2" w14:paraId="15EB3AC3" w14:textId="77777777" w:rsidTr="00B37232">
        <w:trPr>
          <w:trHeight w:val="300"/>
        </w:trPr>
        <w:tc>
          <w:tcPr>
            <w:tcW w:w="505" w:type="dxa"/>
            <w:noWrap/>
            <w:hideMark/>
          </w:tcPr>
          <w:p w14:paraId="1AE2DC99" w14:textId="3CFA3C9F" w:rsidR="00B37232" w:rsidRPr="00B74FD2" w:rsidRDefault="00B37232" w:rsidP="00B37232">
            <w:pPr>
              <w:spacing w:line="240" w:lineRule="auto"/>
              <w:ind w:firstLine="0"/>
              <w:rPr>
                <w:bCs/>
              </w:rPr>
            </w:pPr>
            <w:r w:rsidRPr="00027DDA">
              <w:t>8</w:t>
            </w:r>
          </w:p>
        </w:tc>
        <w:tc>
          <w:tcPr>
            <w:tcW w:w="1090" w:type="dxa"/>
            <w:noWrap/>
            <w:hideMark/>
          </w:tcPr>
          <w:p w14:paraId="0C3586D8" w14:textId="4D8D87BC" w:rsidR="00B37232" w:rsidRPr="00B74FD2" w:rsidRDefault="00B37232" w:rsidP="00B37232">
            <w:pPr>
              <w:spacing w:line="240" w:lineRule="auto"/>
              <w:ind w:firstLine="0"/>
              <w:rPr>
                <w:bCs/>
              </w:rPr>
            </w:pPr>
            <w:r w:rsidRPr="00027DDA">
              <w:t>206.2062</w:t>
            </w:r>
          </w:p>
        </w:tc>
        <w:tc>
          <w:tcPr>
            <w:tcW w:w="1203" w:type="dxa"/>
            <w:noWrap/>
            <w:hideMark/>
          </w:tcPr>
          <w:p w14:paraId="7C82B4DA" w14:textId="2B67A937" w:rsidR="00B37232" w:rsidRPr="00B74FD2" w:rsidRDefault="00B37232" w:rsidP="00B37232">
            <w:pPr>
              <w:spacing w:line="240" w:lineRule="auto"/>
              <w:ind w:firstLine="0"/>
              <w:rPr>
                <w:bCs/>
              </w:rPr>
            </w:pPr>
            <w:r w:rsidRPr="00027DDA">
              <w:t>NA</w:t>
            </w:r>
          </w:p>
        </w:tc>
        <w:tc>
          <w:tcPr>
            <w:tcW w:w="1378" w:type="dxa"/>
            <w:noWrap/>
            <w:hideMark/>
          </w:tcPr>
          <w:p w14:paraId="3D610BBA" w14:textId="41FBC8EA" w:rsidR="00B37232" w:rsidRPr="00B74FD2" w:rsidRDefault="00B37232" w:rsidP="00B37232">
            <w:pPr>
              <w:spacing w:line="240" w:lineRule="auto"/>
              <w:ind w:firstLine="0"/>
              <w:rPr>
                <w:bCs/>
              </w:rPr>
            </w:pPr>
            <w:r w:rsidRPr="00027DDA">
              <w:t>-0.6453</w:t>
            </w:r>
          </w:p>
        </w:tc>
        <w:tc>
          <w:tcPr>
            <w:tcW w:w="1006" w:type="dxa"/>
            <w:noWrap/>
            <w:hideMark/>
          </w:tcPr>
          <w:p w14:paraId="4F0BB410" w14:textId="03754BD1" w:rsidR="00B37232" w:rsidRPr="00B74FD2" w:rsidRDefault="00B37232" w:rsidP="00B37232">
            <w:pPr>
              <w:spacing w:line="240" w:lineRule="auto"/>
              <w:ind w:firstLine="0"/>
              <w:rPr>
                <w:bCs/>
              </w:rPr>
            </w:pPr>
            <w:r w:rsidRPr="00027DDA">
              <w:t>NA</w:t>
            </w:r>
          </w:p>
        </w:tc>
        <w:tc>
          <w:tcPr>
            <w:tcW w:w="1035" w:type="dxa"/>
            <w:noWrap/>
            <w:hideMark/>
          </w:tcPr>
          <w:p w14:paraId="0F07AD52" w14:textId="4629C248" w:rsidR="00B37232" w:rsidRPr="00B74FD2" w:rsidRDefault="00B37232" w:rsidP="00B37232">
            <w:pPr>
              <w:spacing w:line="240" w:lineRule="auto"/>
              <w:ind w:firstLine="0"/>
              <w:rPr>
                <w:bCs/>
              </w:rPr>
            </w:pPr>
            <w:r w:rsidRPr="00027DDA">
              <w:t>+</w:t>
            </w:r>
          </w:p>
        </w:tc>
        <w:tc>
          <w:tcPr>
            <w:tcW w:w="1206" w:type="dxa"/>
            <w:noWrap/>
            <w:hideMark/>
          </w:tcPr>
          <w:p w14:paraId="3490DEA8" w14:textId="1DAE14EF" w:rsidR="00B37232" w:rsidRPr="00B74FD2" w:rsidRDefault="00B37232" w:rsidP="00B37232">
            <w:pPr>
              <w:spacing w:line="240" w:lineRule="auto"/>
              <w:ind w:firstLine="0"/>
              <w:rPr>
                <w:bCs/>
              </w:rPr>
            </w:pPr>
            <w:r w:rsidRPr="00027DDA">
              <w:t>NA</w:t>
            </w:r>
          </w:p>
        </w:tc>
        <w:tc>
          <w:tcPr>
            <w:tcW w:w="1097" w:type="dxa"/>
            <w:noWrap/>
            <w:hideMark/>
          </w:tcPr>
          <w:p w14:paraId="34BAB1E4" w14:textId="6DBC43E7" w:rsidR="00B37232" w:rsidRPr="00B74FD2" w:rsidRDefault="00B37232" w:rsidP="00B37232">
            <w:pPr>
              <w:spacing w:line="240" w:lineRule="auto"/>
              <w:ind w:firstLine="0"/>
              <w:rPr>
                <w:bCs/>
              </w:rPr>
            </w:pPr>
            <w:r w:rsidRPr="00027DDA">
              <w:t>NA</w:t>
            </w:r>
          </w:p>
        </w:tc>
        <w:tc>
          <w:tcPr>
            <w:tcW w:w="1134" w:type="dxa"/>
            <w:noWrap/>
            <w:hideMark/>
          </w:tcPr>
          <w:p w14:paraId="79475004" w14:textId="2B84ACC6" w:rsidR="00B37232" w:rsidRPr="00B74FD2" w:rsidRDefault="00B37232" w:rsidP="00B37232">
            <w:pPr>
              <w:spacing w:line="240" w:lineRule="auto"/>
              <w:ind w:firstLine="0"/>
              <w:rPr>
                <w:bCs/>
              </w:rPr>
            </w:pPr>
            <w:r w:rsidRPr="00027DDA">
              <w:t>NA</w:t>
            </w:r>
          </w:p>
        </w:tc>
        <w:tc>
          <w:tcPr>
            <w:tcW w:w="711" w:type="dxa"/>
            <w:noWrap/>
            <w:hideMark/>
          </w:tcPr>
          <w:p w14:paraId="3FD5A1A3" w14:textId="3B7ED45E" w:rsidR="00B37232" w:rsidRPr="00B74FD2" w:rsidRDefault="00B37232" w:rsidP="00B37232">
            <w:pPr>
              <w:spacing w:line="240" w:lineRule="auto"/>
              <w:ind w:firstLine="0"/>
              <w:rPr>
                <w:bCs/>
              </w:rPr>
            </w:pPr>
            <w:r w:rsidRPr="00027DDA">
              <w:t>5.00</w:t>
            </w:r>
          </w:p>
        </w:tc>
        <w:tc>
          <w:tcPr>
            <w:tcW w:w="1274" w:type="dxa"/>
            <w:noWrap/>
            <w:hideMark/>
          </w:tcPr>
          <w:p w14:paraId="01A6D18C" w14:textId="791ADC3E" w:rsidR="00B37232" w:rsidRPr="00B74FD2" w:rsidRDefault="00B37232" w:rsidP="00B37232">
            <w:pPr>
              <w:spacing w:line="240" w:lineRule="auto"/>
              <w:ind w:firstLine="0"/>
              <w:rPr>
                <w:bCs/>
              </w:rPr>
            </w:pPr>
            <w:r w:rsidRPr="00027DDA">
              <w:t>-11590.26</w:t>
            </w:r>
          </w:p>
        </w:tc>
        <w:tc>
          <w:tcPr>
            <w:tcW w:w="1276" w:type="dxa"/>
            <w:noWrap/>
            <w:hideMark/>
          </w:tcPr>
          <w:p w14:paraId="77C1877A" w14:textId="4E2B017A" w:rsidR="00B37232" w:rsidRPr="00B74FD2" w:rsidRDefault="00B37232" w:rsidP="00B37232">
            <w:pPr>
              <w:spacing w:line="240" w:lineRule="auto"/>
              <w:ind w:firstLine="0"/>
              <w:rPr>
                <w:bCs/>
              </w:rPr>
            </w:pPr>
            <w:r w:rsidRPr="00027DDA">
              <w:t>23190.54</w:t>
            </w:r>
          </w:p>
        </w:tc>
        <w:tc>
          <w:tcPr>
            <w:tcW w:w="850" w:type="dxa"/>
            <w:noWrap/>
            <w:hideMark/>
          </w:tcPr>
          <w:p w14:paraId="5677462F" w14:textId="73B570A4" w:rsidR="00B37232" w:rsidRPr="00B74FD2" w:rsidRDefault="00B37232" w:rsidP="00B37232">
            <w:pPr>
              <w:spacing w:line="240" w:lineRule="auto"/>
              <w:ind w:firstLine="0"/>
              <w:rPr>
                <w:bCs/>
              </w:rPr>
            </w:pPr>
            <w:r w:rsidRPr="00027DDA">
              <w:t>37.62</w:t>
            </w:r>
          </w:p>
        </w:tc>
        <w:tc>
          <w:tcPr>
            <w:tcW w:w="992" w:type="dxa"/>
            <w:noWrap/>
            <w:hideMark/>
          </w:tcPr>
          <w:p w14:paraId="38CC6FD6" w14:textId="66585D64" w:rsidR="00B37232" w:rsidRPr="00B74FD2" w:rsidRDefault="00B37232" w:rsidP="00B37232">
            <w:pPr>
              <w:spacing w:line="240" w:lineRule="auto"/>
              <w:ind w:firstLine="0"/>
              <w:rPr>
                <w:bCs/>
              </w:rPr>
            </w:pPr>
            <w:r w:rsidRPr="00027DDA">
              <w:t>0.00</w:t>
            </w:r>
          </w:p>
        </w:tc>
      </w:tr>
      <w:tr w:rsidR="00B37232" w:rsidRPr="00B74FD2" w14:paraId="03EAAFFE" w14:textId="77777777" w:rsidTr="00B37232">
        <w:trPr>
          <w:trHeight w:val="300"/>
        </w:trPr>
        <w:tc>
          <w:tcPr>
            <w:tcW w:w="505" w:type="dxa"/>
            <w:noWrap/>
            <w:hideMark/>
          </w:tcPr>
          <w:p w14:paraId="7C3A1265" w14:textId="12B5D282" w:rsidR="00B37232" w:rsidRPr="00B74FD2" w:rsidRDefault="00B37232" w:rsidP="00B37232">
            <w:pPr>
              <w:spacing w:line="240" w:lineRule="auto"/>
              <w:ind w:firstLine="0"/>
              <w:rPr>
                <w:bCs/>
              </w:rPr>
            </w:pPr>
            <w:r w:rsidRPr="00027DDA">
              <w:t>18</w:t>
            </w:r>
          </w:p>
        </w:tc>
        <w:tc>
          <w:tcPr>
            <w:tcW w:w="1090" w:type="dxa"/>
            <w:noWrap/>
            <w:hideMark/>
          </w:tcPr>
          <w:p w14:paraId="5AE09870" w14:textId="5AA5DE76" w:rsidR="00B37232" w:rsidRPr="00B74FD2" w:rsidRDefault="00B37232" w:rsidP="00B37232">
            <w:pPr>
              <w:spacing w:line="240" w:lineRule="auto"/>
              <w:ind w:firstLine="0"/>
              <w:rPr>
                <w:bCs/>
              </w:rPr>
            </w:pPr>
            <w:r w:rsidRPr="00027DDA">
              <w:t>205.0565</w:t>
            </w:r>
          </w:p>
        </w:tc>
        <w:tc>
          <w:tcPr>
            <w:tcW w:w="1203" w:type="dxa"/>
            <w:noWrap/>
            <w:hideMark/>
          </w:tcPr>
          <w:p w14:paraId="7544E22B" w14:textId="43F1E080" w:rsidR="00B37232" w:rsidRPr="00B74FD2" w:rsidRDefault="00B37232" w:rsidP="00B37232">
            <w:pPr>
              <w:spacing w:line="240" w:lineRule="auto"/>
              <w:ind w:firstLine="0"/>
              <w:rPr>
                <w:bCs/>
              </w:rPr>
            </w:pPr>
            <w:r w:rsidRPr="00027DDA">
              <w:t>NA</w:t>
            </w:r>
          </w:p>
        </w:tc>
        <w:tc>
          <w:tcPr>
            <w:tcW w:w="1378" w:type="dxa"/>
            <w:noWrap/>
            <w:hideMark/>
          </w:tcPr>
          <w:p w14:paraId="6EA57185" w14:textId="4038DA2B" w:rsidR="00B37232" w:rsidRPr="00B74FD2" w:rsidRDefault="00B37232" w:rsidP="00B37232">
            <w:pPr>
              <w:spacing w:line="240" w:lineRule="auto"/>
              <w:ind w:firstLine="0"/>
              <w:rPr>
                <w:bCs/>
              </w:rPr>
            </w:pPr>
            <w:r w:rsidRPr="00027DDA">
              <w:t>-0.6453</w:t>
            </w:r>
          </w:p>
        </w:tc>
        <w:tc>
          <w:tcPr>
            <w:tcW w:w="1006" w:type="dxa"/>
            <w:noWrap/>
            <w:hideMark/>
          </w:tcPr>
          <w:p w14:paraId="5C00FCB7" w14:textId="59DAC969" w:rsidR="00B37232" w:rsidRPr="00B74FD2" w:rsidRDefault="00B37232" w:rsidP="00B37232">
            <w:pPr>
              <w:spacing w:line="240" w:lineRule="auto"/>
              <w:ind w:firstLine="0"/>
              <w:rPr>
                <w:bCs/>
              </w:rPr>
            </w:pPr>
            <w:r w:rsidRPr="00027DDA">
              <w:t>NA</w:t>
            </w:r>
          </w:p>
        </w:tc>
        <w:tc>
          <w:tcPr>
            <w:tcW w:w="1035" w:type="dxa"/>
            <w:noWrap/>
            <w:hideMark/>
          </w:tcPr>
          <w:p w14:paraId="2CEBECFF" w14:textId="3C302F1C" w:rsidR="00B37232" w:rsidRPr="00B74FD2" w:rsidRDefault="00B37232" w:rsidP="00B37232">
            <w:pPr>
              <w:spacing w:line="240" w:lineRule="auto"/>
              <w:ind w:firstLine="0"/>
              <w:rPr>
                <w:bCs/>
              </w:rPr>
            </w:pPr>
            <w:r w:rsidRPr="00027DDA">
              <w:t>+</w:t>
            </w:r>
          </w:p>
        </w:tc>
        <w:tc>
          <w:tcPr>
            <w:tcW w:w="1206" w:type="dxa"/>
            <w:noWrap/>
            <w:hideMark/>
          </w:tcPr>
          <w:p w14:paraId="71EFB76B" w14:textId="5AEB0627" w:rsidR="00B37232" w:rsidRPr="00B74FD2" w:rsidRDefault="00B37232" w:rsidP="00B37232">
            <w:pPr>
              <w:spacing w:line="240" w:lineRule="auto"/>
              <w:ind w:firstLine="0"/>
              <w:rPr>
                <w:bCs/>
              </w:rPr>
            </w:pPr>
            <w:r w:rsidRPr="00027DDA">
              <w:t>NA</w:t>
            </w:r>
          </w:p>
        </w:tc>
        <w:tc>
          <w:tcPr>
            <w:tcW w:w="1097" w:type="dxa"/>
            <w:noWrap/>
            <w:hideMark/>
          </w:tcPr>
          <w:p w14:paraId="145C7A56" w14:textId="188F8F03" w:rsidR="00B37232" w:rsidRPr="00B74FD2" w:rsidRDefault="00B37232" w:rsidP="00B37232">
            <w:pPr>
              <w:spacing w:line="240" w:lineRule="auto"/>
              <w:ind w:firstLine="0"/>
              <w:rPr>
                <w:bCs/>
              </w:rPr>
            </w:pPr>
            <w:r w:rsidRPr="00027DDA">
              <w:t>NA</w:t>
            </w:r>
          </w:p>
        </w:tc>
        <w:tc>
          <w:tcPr>
            <w:tcW w:w="1134" w:type="dxa"/>
            <w:noWrap/>
            <w:hideMark/>
          </w:tcPr>
          <w:p w14:paraId="3ACDEF76" w14:textId="5A0573C4" w:rsidR="00B37232" w:rsidRPr="00B74FD2" w:rsidRDefault="00B37232" w:rsidP="00B37232">
            <w:pPr>
              <w:spacing w:line="240" w:lineRule="auto"/>
              <w:ind w:firstLine="0"/>
              <w:rPr>
                <w:bCs/>
              </w:rPr>
            </w:pPr>
            <w:r w:rsidRPr="00027DDA">
              <w:t>0.0076</w:t>
            </w:r>
          </w:p>
        </w:tc>
        <w:tc>
          <w:tcPr>
            <w:tcW w:w="711" w:type="dxa"/>
            <w:noWrap/>
            <w:hideMark/>
          </w:tcPr>
          <w:p w14:paraId="096860E1" w14:textId="431CE8B9" w:rsidR="00B37232" w:rsidRPr="00B74FD2" w:rsidRDefault="00B37232" w:rsidP="00B37232">
            <w:pPr>
              <w:spacing w:line="240" w:lineRule="auto"/>
              <w:ind w:firstLine="0"/>
              <w:rPr>
                <w:bCs/>
              </w:rPr>
            </w:pPr>
            <w:r w:rsidRPr="00027DDA">
              <w:t>6.00</w:t>
            </w:r>
          </w:p>
        </w:tc>
        <w:tc>
          <w:tcPr>
            <w:tcW w:w="1274" w:type="dxa"/>
            <w:noWrap/>
            <w:hideMark/>
          </w:tcPr>
          <w:p w14:paraId="04595782" w14:textId="1F8F8D6C" w:rsidR="00B37232" w:rsidRPr="00B74FD2" w:rsidRDefault="00B37232" w:rsidP="00B37232">
            <w:pPr>
              <w:spacing w:line="240" w:lineRule="auto"/>
              <w:ind w:firstLine="0"/>
              <w:rPr>
                <w:bCs/>
              </w:rPr>
            </w:pPr>
            <w:r w:rsidRPr="00027DDA">
              <w:t>-11593.66</w:t>
            </w:r>
          </w:p>
        </w:tc>
        <w:tc>
          <w:tcPr>
            <w:tcW w:w="1276" w:type="dxa"/>
            <w:noWrap/>
            <w:hideMark/>
          </w:tcPr>
          <w:p w14:paraId="727EB971" w14:textId="35C9F23A" w:rsidR="00B37232" w:rsidRPr="00B74FD2" w:rsidRDefault="00B37232" w:rsidP="00B37232">
            <w:pPr>
              <w:spacing w:line="240" w:lineRule="auto"/>
              <w:ind w:firstLine="0"/>
              <w:rPr>
                <w:bCs/>
              </w:rPr>
            </w:pPr>
            <w:r w:rsidRPr="00027DDA">
              <w:t>23199.36</w:t>
            </w:r>
          </w:p>
        </w:tc>
        <w:tc>
          <w:tcPr>
            <w:tcW w:w="850" w:type="dxa"/>
            <w:noWrap/>
            <w:hideMark/>
          </w:tcPr>
          <w:p w14:paraId="029D0C21" w14:textId="0530C666" w:rsidR="00B37232" w:rsidRPr="00B74FD2" w:rsidRDefault="00B37232" w:rsidP="00B37232">
            <w:pPr>
              <w:spacing w:line="240" w:lineRule="auto"/>
              <w:ind w:firstLine="0"/>
              <w:rPr>
                <w:bCs/>
              </w:rPr>
            </w:pPr>
            <w:r w:rsidRPr="00027DDA">
              <w:t>46.43</w:t>
            </w:r>
          </w:p>
        </w:tc>
        <w:tc>
          <w:tcPr>
            <w:tcW w:w="992" w:type="dxa"/>
            <w:noWrap/>
            <w:hideMark/>
          </w:tcPr>
          <w:p w14:paraId="5DE70D00" w14:textId="6B63D29E" w:rsidR="00B37232" w:rsidRPr="00B74FD2" w:rsidRDefault="00B37232" w:rsidP="00B37232">
            <w:pPr>
              <w:spacing w:line="240" w:lineRule="auto"/>
              <w:ind w:firstLine="0"/>
              <w:rPr>
                <w:bCs/>
              </w:rPr>
            </w:pPr>
            <w:r w:rsidRPr="00027DDA">
              <w:t>0.00</w:t>
            </w:r>
          </w:p>
        </w:tc>
      </w:tr>
      <w:tr w:rsidR="00B37232" w:rsidRPr="00B74FD2" w14:paraId="02348119" w14:textId="77777777" w:rsidTr="00B37232">
        <w:trPr>
          <w:trHeight w:val="300"/>
        </w:trPr>
        <w:tc>
          <w:tcPr>
            <w:tcW w:w="505" w:type="dxa"/>
            <w:noWrap/>
            <w:hideMark/>
          </w:tcPr>
          <w:p w14:paraId="5D6E5879" w14:textId="1A41041D" w:rsidR="00B37232" w:rsidRPr="00B74FD2" w:rsidRDefault="00B37232" w:rsidP="00B37232">
            <w:pPr>
              <w:spacing w:line="240" w:lineRule="auto"/>
              <w:ind w:firstLine="0"/>
              <w:rPr>
                <w:bCs/>
              </w:rPr>
            </w:pPr>
            <w:r w:rsidRPr="00027DDA">
              <w:t>3</w:t>
            </w:r>
          </w:p>
        </w:tc>
        <w:tc>
          <w:tcPr>
            <w:tcW w:w="1090" w:type="dxa"/>
            <w:noWrap/>
            <w:hideMark/>
          </w:tcPr>
          <w:p w14:paraId="6D44F272" w14:textId="1065CC02" w:rsidR="00B37232" w:rsidRPr="00B74FD2" w:rsidRDefault="00B37232" w:rsidP="00B37232">
            <w:pPr>
              <w:spacing w:line="240" w:lineRule="auto"/>
              <w:ind w:firstLine="0"/>
              <w:rPr>
                <w:bCs/>
              </w:rPr>
            </w:pPr>
            <w:r w:rsidRPr="00027DDA">
              <w:t>218.5219</w:t>
            </w:r>
          </w:p>
        </w:tc>
        <w:tc>
          <w:tcPr>
            <w:tcW w:w="1203" w:type="dxa"/>
            <w:noWrap/>
            <w:hideMark/>
          </w:tcPr>
          <w:p w14:paraId="0915ED1D" w14:textId="185C884E" w:rsidR="00B37232" w:rsidRPr="00B74FD2" w:rsidRDefault="00B37232" w:rsidP="00B37232">
            <w:pPr>
              <w:spacing w:line="240" w:lineRule="auto"/>
              <w:ind w:firstLine="0"/>
              <w:rPr>
                <w:bCs/>
              </w:rPr>
            </w:pPr>
            <w:r w:rsidRPr="00027DDA">
              <w:t>NA</w:t>
            </w:r>
          </w:p>
        </w:tc>
        <w:tc>
          <w:tcPr>
            <w:tcW w:w="1378" w:type="dxa"/>
            <w:noWrap/>
            <w:hideMark/>
          </w:tcPr>
          <w:p w14:paraId="29362204" w14:textId="7F3B0905" w:rsidR="00B37232" w:rsidRPr="00B74FD2" w:rsidRDefault="00B37232" w:rsidP="00B37232">
            <w:pPr>
              <w:spacing w:line="240" w:lineRule="auto"/>
              <w:ind w:firstLine="0"/>
              <w:rPr>
                <w:bCs/>
              </w:rPr>
            </w:pPr>
            <w:r w:rsidRPr="00027DDA">
              <w:t>-1.0220</w:t>
            </w:r>
          </w:p>
        </w:tc>
        <w:tc>
          <w:tcPr>
            <w:tcW w:w="1006" w:type="dxa"/>
            <w:noWrap/>
            <w:hideMark/>
          </w:tcPr>
          <w:p w14:paraId="1CC3BAF0" w14:textId="2860C709" w:rsidR="00B37232" w:rsidRPr="00B74FD2" w:rsidRDefault="00B37232" w:rsidP="00B37232">
            <w:pPr>
              <w:spacing w:line="240" w:lineRule="auto"/>
              <w:ind w:firstLine="0"/>
              <w:rPr>
                <w:bCs/>
              </w:rPr>
            </w:pPr>
            <w:r w:rsidRPr="00027DDA">
              <w:t>NA</w:t>
            </w:r>
          </w:p>
        </w:tc>
        <w:tc>
          <w:tcPr>
            <w:tcW w:w="1035" w:type="dxa"/>
            <w:noWrap/>
            <w:hideMark/>
          </w:tcPr>
          <w:p w14:paraId="1BE7479B" w14:textId="279C4D69" w:rsidR="00B37232" w:rsidRPr="00B74FD2" w:rsidRDefault="00B37232" w:rsidP="00B37232">
            <w:pPr>
              <w:spacing w:line="240" w:lineRule="auto"/>
              <w:ind w:firstLine="0"/>
              <w:rPr>
                <w:bCs/>
              </w:rPr>
            </w:pPr>
            <w:r w:rsidRPr="00027DDA">
              <w:t>NA</w:t>
            </w:r>
          </w:p>
        </w:tc>
        <w:tc>
          <w:tcPr>
            <w:tcW w:w="1206" w:type="dxa"/>
            <w:noWrap/>
            <w:hideMark/>
          </w:tcPr>
          <w:p w14:paraId="12B2C48D" w14:textId="218F6A63" w:rsidR="00B37232" w:rsidRPr="00B74FD2" w:rsidRDefault="00B37232" w:rsidP="00B37232">
            <w:pPr>
              <w:spacing w:line="240" w:lineRule="auto"/>
              <w:ind w:firstLine="0"/>
              <w:rPr>
                <w:bCs/>
              </w:rPr>
            </w:pPr>
            <w:r w:rsidRPr="00027DDA">
              <w:t>NA</w:t>
            </w:r>
          </w:p>
        </w:tc>
        <w:tc>
          <w:tcPr>
            <w:tcW w:w="1097" w:type="dxa"/>
            <w:noWrap/>
            <w:hideMark/>
          </w:tcPr>
          <w:p w14:paraId="6F2B1462" w14:textId="605B65A7" w:rsidR="00B37232" w:rsidRPr="00B74FD2" w:rsidRDefault="00B37232" w:rsidP="00B37232">
            <w:pPr>
              <w:spacing w:line="240" w:lineRule="auto"/>
              <w:ind w:firstLine="0"/>
              <w:rPr>
                <w:bCs/>
              </w:rPr>
            </w:pPr>
            <w:r w:rsidRPr="00027DDA">
              <w:t>NA</w:t>
            </w:r>
          </w:p>
        </w:tc>
        <w:tc>
          <w:tcPr>
            <w:tcW w:w="1134" w:type="dxa"/>
            <w:noWrap/>
            <w:hideMark/>
          </w:tcPr>
          <w:p w14:paraId="62B9F886" w14:textId="17CE67DA" w:rsidR="00B37232" w:rsidRPr="00B74FD2" w:rsidRDefault="00B37232" w:rsidP="00B37232">
            <w:pPr>
              <w:spacing w:line="240" w:lineRule="auto"/>
              <w:ind w:firstLine="0"/>
              <w:rPr>
                <w:bCs/>
              </w:rPr>
            </w:pPr>
            <w:r w:rsidRPr="00027DDA">
              <w:t>NA</w:t>
            </w:r>
          </w:p>
        </w:tc>
        <w:tc>
          <w:tcPr>
            <w:tcW w:w="711" w:type="dxa"/>
            <w:noWrap/>
            <w:hideMark/>
          </w:tcPr>
          <w:p w14:paraId="13800F5D" w14:textId="2513E19D" w:rsidR="00B37232" w:rsidRPr="00B74FD2" w:rsidRDefault="00B37232" w:rsidP="00B37232">
            <w:pPr>
              <w:spacing w:line="240" w:lineRule="auto"/>
              <w:ind w:firstLine="0"/>
              <w:rPr>
                <w:bCs/>
              </w:rPr>
            </w:pPr>
            <w:r w:rsidRPr="00027DDA">
              <w:t>4.00</w:t>
            </w:r>
          </w:p>
        </w:tc>
        <w:tc>
          <w:tcPr>
            <w:tcW w:w="1274" w:type="dxa"/>
            <w:noWrap/>
            <w:hideMark/>
          </w:tcPr>
          <w:p w14:paraId="32DA1EBB" w14:textId="013C4727" w:rsidR="00B37232" w:rsidRPr="00B74FD2" w:rsidRDefault="00B37232" w:rsidP="00B37232">
            <w:pPr>
              <w:spacing w:line="240" w:lineRule="auto"/>
              <w:ind w:firstLine="0"/>
              <w:rPr>
                <w:bCs/>
              </w:rPr>
            </w:pPr>
            <w:r w:rsidRPr="00027DDA">
              <w:t>-11601.67</w:t>
            </w:r>
          </w:p>
        </w:tc>
        <w:tc>
          <w:tcPr>
            <w:tcW w:w="1276" w:type="dxa"/>
            <w:noWrap/>
            <w:hideMark/>
          </w:tcPr>
          <w:p w14:paraId="74D9AB65" w14:textId="23B8A450" w:rsidR="00B37232" w:rsidRPr="00B74FD2" w:rsidRDefault="00B37232" w:rsidP="00B37232">
            <w:pPr>
              <w:spacing w:line="240" w:lineRule="auto"/>
              <w:ind w:firstLine="0"/>
              <w:rPr>
                <w:bCs/>
              </w:rPr>
            </w:pPr>
            <w:r w:rsidRPr="00027DDA">
              <w:t>23211.35</w:t>
            </w:r>
          </w:p>
        </w:tc>
        <w:tc>
          <w:tcPr>
            <w:tcW w:w="850" w:type="dxa"/>
            <w:noWrap/>
            <w:hideMark/>
          </w:tcPr>
          <w:p w14:paraId="5D913C1F" w14:textId="5B5AD248" w:rsidR="00B37232" w:rsidRPr="00B74FD2" w:rsidRDefault="00B37232" w:rsidP="00B37232">
            <w:pPr>
              <w:spacing w:line="240" w:lineRule="auto"/>
              <w:ind w:firstLine="0"/>
              <w:rPr>
                <w:bCs/>
              </w:rPr>
            </w:pPr>
            <w:r w:rsidRPr="00027DDA">
              <w:t>58.43</w:t>
            </w:r>
          </w:p>
        </w:tc>
        <w:tc>
          <w:tcPr>
            <w:tcW w:w="992" w:type="dxa"/>
            <w:noWrap/>
            <w:hideMark/>
          </w:tcPr>
          <w:p w14:paraId="27BC69D3" w14:textId="6B00998C" w:rsidR="00B37232" w:rsidRPr="00B74FD2" w:rsidRDefault="00B37232" w:rsidP="00B37232">
            <w:pPr>
              <w:spacing w:line="240" w:lineRule="auto"/>
              <w:ind w:firstLine="0"/>
              <w:rPr>
                <w:bCs/>
              </w:rPr>
            </w:pPr>
            <w:r w:rsidRPr="00027DDA">
              <w:t>0.00</w:t>
            </w:r>
          </w:p>
        </w:tc>
      </w:tr>
      <w:tr w:rsidR="00B37232" w:rsidRPr="00B74FD2" w14:paraId="6AA51987" w14:textId="77777777" w:rsidTr="00B37232">
        <w:trPr>
          <w:trHeight w:val="300"/>
        </w:trPr>
        <w:tc>
          <w:tcPr>
            <w:tcW w:w="505" w:type="dxa"/>
            <w:noWrap/>
            <w:hideMark/>
          </w:tcPr>
          <w:p w14:paraId="33494D76" w14:textId="1A75E5D3" w:rsidR="00B37232" w:rsidRPr="00B74FD2" w:rsidRDefault="00B37232" w:rsidP="00B37232">
            <w:pPr>
              <w:spacing w:line="240" w:lineRule="auto"/>
              <w:ind w:firstLine="0"/>
              <w:rPr>
                <w:bCs/>
              </w:rPr>
            </w:pPr>
            <w:r w:rsidRPr="00027DDA">
              <w:t>21</w:t>
            </w:r>
          </w:p>
        </w:tc>
        <w:tc>
          <w:tcPr>
            <w:tcW w:w="1090" w:type="dxa"/>
            <w:noWrap/>
            <w:hideMark/>
          </w:tcPr>
          <w:p w14:paraId="1E2D763F" w14:textId="3BBCA65B" w:rsidR="00B37232" w:rsidRPr="00B74FD2" w:rsidRDefault="00B37232" w:rsidP="00B37232">
            <w:pPr>
              <w:spacing w:line="240" w:lineRule="auto"/>
              <w:ind w:firstLine="0"/>
              <w:rPr>
                <w:bCs/>
              </w:rPr>
            </w:pPr>
            <w:r w:rsidRPr="00027DDA">
              <w:t>190.0923</w:t>
            </w:r>
          </w:p>
        </w:tc>
        <w:tc>
          <w:tcPr>
            <w:tcW w:w="1203" w:type="dxa"/>
            <w:noWrap/>
            <w:hideMark/>
          </w:tcPr>
          <w:p w14:paraId="511E1937" w14:textId="6A97C314" w:rsidR="00B37232" w:rsidRPr="00B74FD2" w:rsidRDefault="00B37232" w:rsidP="00B37232">
            <w:pPr>
              <w:spacing w:line="240" w:lineRule="auto"/>
              <w:ind w:firstLine="0"/>
              <w:rPr>
                <w:bCs/>
              </w:rPr>
            </w:pPr>
            <w:r w:rsidRPr="00027DDA">
              <w:t>NA</w:t>
            </w:r>
          </w:p>
        </w:tc>
        <w:tc>
          <w:tcPr>
            <w:tcW w:w="1378" w:type="dxa"/>
            <w:noWrap/>
            <w:hideMark/>
          </w:tcPr>
          <w:p w14:paraId="0ABA3404" w14:textId="046C9EDF" w:rsidR="00B37232" w:rsidRPr="00B74FD2" w:rsidRDefault="00B37232" w:rsidP="00B37232">
            <w:pPr>
              <w:spacing w:line="240" w:lineRule="auto"/>
              <w:ind w:firstLine="0"/>
              <w:rPr>
                <w:bCs/>
              </w:rPr>
            </w:pPr>
            <w:r w:rsidRPr="00027DDA">
              <w:t>NA</w:t>
            </w:r>
          </w:p>
        </w:tc>
        <w:tc>
          <w:tcPr>
            <w:tcW w:w="1006" w:type="dxa"/>
            <w:noWrap/>
            <w:hideMark/>
          </w:tcPr>
          <w:p w14:paraId="246A398C" w14:textId="5E652B0A" w:rsidR="00B37232" w:rsidRPr="00B74FD2" w:rsidRDefault="00B37232" w:rsidP="00B37232">
            <w:pPr>
              <w:spacing w:line="240" w:lineRule="auto"/>
              <w:ind w:firstLine="0"/>
              <w:rPr>
                <w:bCs/>
              </w:rPr>
            </w:pPr>
            <w:r w:rsidRPr="00027DDA">
              <w:t>NA</w:t>
            </w:r>
          </w:p>
        </w:tc>
        <w:tc>
          <w:tcPr>
            <w:tcW w:w="1035" w:type="dxa"/>
            <w:noWrap/>
            <w:hideMark/>
          </w:tcPr>
          <w:p w14:paraId="1A2E7D43" w14:textId="75375A6D" w:rsidR="00B37232" w:rsidRPr="00B74FD2" w:rsidRDefault="00B37232" w:rsidP="00B37232">
            <w:pPr>
              <w:spacing w:line="240" w:lineRule="auto"/>
              <w:ind w:firstLine="0"/>
              <w:rPr>
                <w:bCs/>
              </w:rPr>
            </w:pPr>
            <w:r w:rsidRPr="00027DDA">
              <w:t>NA</w:t>
            </w:r>
          </w:p>
        </w:tc>
        <w:tc>
          <w:tcPr>
            <w:tcW w:w="1206" w:type="dxa"/>
            <w:noWrap/>
            <w:hideMark/>
          </w:tcPr>
          <w:p w14:paraId="04883F2C" w14:textId="59A148EE" w:rsidR="00B37232" w:rsidRPr="00B74FD2" w:rsidRDefault="00B37232" w:rsidP="00B37232">
            <w:pPr>
              <w:spacing w:line="240" w:lineRule="auto"/>
              <w:ind w:firstLine="0"/>
              <w:rPr>
                <w:bCs/>
              </w:rPr>
            </w:pPr>
            <w:r w:rsidRPr="00027DDA">
              <w:t>NA</w:t>
            </w:r>
          </w:p>
        </w:tc>
        <w:tc>
          <w:tcPr>
            <w:tcW w:w="1097" w:type="dxa"/>
            <w:noWrap/>
            <w:hideMark/>
          </w:tcPr>
          <w:p w14:paraId="79EC2790" w14:textId="5B899B94" w:rsidR="00B37232" w:rsidRPr="00B74FD2" w:rsidRDefault="00B37232" w:rsidP="00B37232">
            <w:pPr>
              <w:spacing w:line="240" w:lineRule="auto"/>
              <w:ind w:firstLine="0"/>
              <w:rPr>
                <w:bCs/>
              </w:rPr>
            </w:pPr>
            <w:r w:rsidRPr="00027DDA">
              <w:t>NA</w:t>
            </w:r>
          </w:p>
        </w:tc>
        <w:tc>
          <w:tcPr>
            <w:tcW w:w="1134" w:type="dxa"/>
            <w:noWrap/>
            <w:hideMark/>
          </w:tcPr>
          <w:p w14:paraId="73B6C26F" w14:textId="4946BD1B" w:rsidR="00B37232" w:rsidRPr="00B74FD2" w:rsidRDefault="00B37232" w:rsidP="00B37232">
            <w:pPr>
              <w:spacing w:line="240" w:lineRule="auto"/>
              <w:ind w:firstLine="0"/>
              <w:rPr>
                <w:bCs/>
              </w:rPr>
            </w:pPr>
            <w:r w:rsidRPr="00027DDA">
              <w:t>NA</w:t>
            </w:r>
          </w:p>
        </w:tc>
        <w:tc>
          <w:tcPr>
            <w:tcW w:w="711" w:type="dxa"/>
            <w:noWrap/>
            <w:hideMark/>
          </w:tcPr>
          <w:p w14:paraId="454E1795" w14:textId="35B3BAFD" w:rsidR="00B37232" w:rsidRPr="00B74FD2" w:rsidRDefault="00B37232" w:rsidP="00B37232">
            <w:pPr>
              <w:spacing w:line="240" w:lineRule="auto"/>
              <w:ind w:firstLine="0"/>
              <w:rPr>
                <w:bCs/>
              </w:rPr>
            </w:pPr>
            <w:r w:rsidRPr="00027DDA">
              <w:t>3.00</w:t>
            </w:r>
          </w:p>
        </w:tc>
        <w:tc>
          <w:tcPr>
            <w:tcW w:w="1274" w:type="dxa"/>
            <w:noWrap/>
            <w:hideMark/>
          </w:tcPr>
          <w:p w14:paraId="5FEB8153" w14:textId="24B6A70A" w:rsidR="00B37232" w:rsidRPr="00B74FD2" w:rsidRDefault="00B37232" w:rsidP="00B37232">
            <w:pPr>
              <w:spacing w:line="240" w:lineRule="auto"/>
              <w:ind w:firstLine="0"/>
              <w:rPr>
                <w:bCs/>
              </w:rPr>
            </w:pPr>
            <w:r w:rsidRPr="00027DDA">
              <w:t>-11603.45</w:t>
            </w:r>
          </w:p>
        </w:tc>
        <w:tc>
          <w:tcPr>
            <w:tcW w:w="1276" w:type="dxa"/>
            <w:noWrap/>
            <w:hideMark/>
          </w:tcPr>
          <w:p w14:paraId="68CD30F4" w14:textId="513A8170" w:rsidR="00B37232" w:rsidRPr="00B74FD2" w:rsidRDefault="00B37232" w:rsidP="00B37232">
            <w:pPr>
              <w:spacing w:line="240" w:lineRule="auto"/>
              <w:ind w:firstLine="0"/>
              <w:rPr>
                <w:bCs/>
              </w:rPr>
            </w:pPr>
            <w:r w:rsidRPr="00027DDA">
              <w:t>23212.91</w:t>
            </w:r>
          </w:p>
        </w:tc>
        <w:tc>
          <w:tcPr>
            <w:tcW w:w="850" w:type="dxa"/>
            <w:noWrap/>
            <w:hideMark/>
          </w:tcPr>
          <w:p w14:paraId="22DBFEBF" w14:textId="1225CF54" w:rsidR="00B37232" w:rsidRPr="00B74FD2" w:rsidRDefault="00B37232" w:rsidP="00B37232">
            <w:pPr>
              <w:spacing w:line="240" w:lineRule="auto"/>
              <w:ind w:firstLine="0"/>
              <w:rPr>
                <w:bCs/>
              </w:rPr>
            </w:pPr>
            <w:r w:rsidRPr="00027DDA">
              <w:t>59.98</w:t>
            </w:r>
          </w:p>
        </w:tc>
        <w:tc>
          <w:tcPr>
            <w:tcW w:w="992" w:type="dxa"/>
            <w:noWrap/>
            <w:hideMark/>
          </w:tcPr>
          <w:p w14:paraId="6CC8B3C2" w14:textId="528F21D8" w:rsidR="00B37232" w:rsidRPr="00B74FD2" w:rsidRDefault="00B37232" w:rsidP="00B37232">
            <w:pPr>
              <w:spacing w:line="240" w:lineRule="auto"/>
              <w:ind w:firstLine="0"/>
              <w:rPr>
                <w:bCs/>
              </w:rPr>
            </w:pPr>
            <w:r w:rsidRPr="00027DDA">
              <w:t>0.00</w:t>
            </w:r>
          </w:p>
        </w:tc>
      </w:tr>
      <w:tr w:rsidR="00B37232" w:rsidRPr="00B74FD2" w14:paraId="48455532" w14:textId="77777777" w:rsidTr="00B37232">
        <w:trPr>
          <w:trHeight w:val="300"/>
        </w:trPr>
        <w:tc>
          <w:tcPr>
            <w:tcW w:w="505" w:type="dxa"/>
            <w:noWrap/>
            <w:hideMark/>
          </w:tcPr>
          <w:p w14:paraId="5AD13A37" w14:textId="4FA1F1B4" w:rsidR="00B37232" w:rsidRPr="00B74FD2" w:rsidRDefault="00B37232" w:rsidP="00B37232">
            <w:pPr>
              <w:spacing w:line="240" w:lineRule="auto"/>
              <w:ind w:firstLine="0"/>
              <w:rPr>
                <w:bCs/>
              </w:rPr>
            </w:pPr>
            <w:r w:rsidRPr="00027DDA">
              <w:t>13</w:t>
            </w:r>
          </w:p>
        </w:tc>
        <w:tc>
          <w:tcPr>
            <w:tcW w:w="1090" w:type="dxa"/>
            <w:noWrap/>
            <w:hideMark/>
          </w:tcPr>
          <w:p w14:paraId="27B33895" w14:textId="47D85340" w:rsidR="00B37232" w:rsidRPr="00B74FD2" w:rsidRDefault="00B37232" w:rsidP="00B37232">
            <w:pPr>
              <w:spacing w:line="240" w:lineRule="auto"/>
              <w:ind w:firstLine="0"/>
              <w:rPr>
                <w:bCs/>
              </w:rPr>
            </w:pPr>
            <w:r w:rsidRPr="00027DDA">
              <w:t>217.6450</w:t>
            </w:r>
          </w:p>
        </w:tc>
        <w:tc>
          <w:tcPr>
            <w:tcW w:w="1203" w:type="dxa"/>
            <w:noWrap/>
            <w:hideMark/>
          </w:tcPr>
          <w:p w14:paraId="218E757C" w14:textId="51292705" w:rsidR="00B37232" w:rsidRPr="00B74FD2" w:rsidRDefault="00B37232" w:rsidP="00B37232">
            <w:pPr>
              <w:spacing w:line="240" w:lineRule="auto"/>
              <w:ind w:firstLine="0"/>
              <w:rPr>
                <w:bCs/>
              </w:rPr>
            </w:pPr>
            <w:r w:rsidRPr="00027DDA">
              <w:t>NA</w:t>
            </w:r>
          </w:p>
        </w:tc>
        <w:tc>
          <w:tcPr>
            <w:tcW w:w="1378" w:type="dxa"/>
            <w:noWrap/>
            <w:hideMark/>
          </w:tcPr>
          <w:p w14:paraId="713DE937" w14:textId="28968AD1" w:rsidR="00B37232" w:rsidRPr="00B74FD2" w:rsidRDefault="00B37232" w:rsidP="00B37232">
            <w:pPr>
              <w:spacing w:line="240" w:lineRule="auto"/>
              <w:ind w:firstLine="0"/>
              <w:rPr>
                <w:bCs/>
              </w:rPr>
            </w:pPr>
            <w:r w:rsidRPr="00027DDA">
              <w:t>-1.0221</w:t>
            </w:r>
          </w:p>
        </w:tc>
        <w:tc>
          <w:tcPr>
            <w:tcW w:w="1006" w:type="dxa"/>
            <w:noWrap/>
            <w:hideMark/>
          </w:tcPr>
          <w:p w14:paraId="6F28D4A5" w14:textId="7D6D6F3F" w:rsidR="00B37232" w:rsidRPr="00B74FD2" w:rsidRDefault="00B37232" w:rsidP="00B37232">
            <w:pPr>
              <w:spacing w:line="240" w:lineRule="auto"/>
              <w:ind w:firstLine="0"/>
              <w:rPr>
                <w:bCs/>
              </w:rPr>
            </w:pPr>
            <w:r w:rsidRPr="00027DDA">
              <w:t>NA</w:t>
            </w:r>
          </w:p>
        </w:tc>
        <w:tc>
          <w:tcPr>
            <w:tcW w:w="1035" w:type="dxa"/>
            <w:noWrap/>
            <w:hideMark/>
          </w:tcPr>
          <w:p w14:paraId="0C72ACEA" w14:textId="5E0D55D4" w:rsidR="00B37232" w:rsidRPr="00B74FD2" w:rsidRDefault="00B37232" w:rsidP="00B37232">
            <w:pPr>
              <w:spacing w:line="240" w:lineRule="auto"/>
              <w:ind w:firstLine="0"/>
              <w:rPr>
                <w:bCs/>
              </w:rPr>
            </w:pPr>
            <w:r w:rsidRPr="00027DDA">
              <w:t>NA</w:t>
            </w:r>
          </w:p>
        </w:tc>
        <w:tc>
          <w:tcPr>
            <w:tcW w:w="1206" w:type="dxa"/>
            <w:noWrap/>
            <w:hideMark/>
          </w:tcPr>
          <w:p w14:paraId="266040EF" w14:textId="35FE5B7F" w:rsidR="00B37232" w:rsidRPr="00B74FD2" w:rsidRDefault="00B37232" w:rsidP="00B37232">
            <w:pPr>
              <w:spacing w:line="240" w:lineRule="auto"/>
              <w:ind w:firstLine="0"/>
              <w:rPr>
                <w:bCs/>
              </w:rPr>
            </w:pPr>
            <w:r w:rsidRPr="00027DDA">
              <w:t>NA</w:t>
            </w:r>
          </w:p>
        </w:tc>
        <w:tc>
          <w:tcPr>
            <w:tcW w:w="1097" w:type="dxa"/>
            <w:noWrap/>
            <w:hideMark/>
          </w:tcPr>
          <w:p w14:paraId="55A7E5F1" w14:textId="447BD3B5" w:rsidR="00B37232" w:rsidRPr="00B74FD2" w:rsidRDefault="00B37232" w:rsidP="00B37232">
            <w:pPr>
              <w:spacing w:line="240" w:lineRule="auto"/>
              <w:ind w:firstLine="0"/>
              <w:rPr>
                <w:bCs/>
              </w:rPr>
            </w:pPr>
            <w:r w:rsidRPr="00027DDA">
              <w:t>NA</w:t>
            </w:r>
          </w:p>
        </w:tc>
        <w:tc>
          <w:tcPr>
            <w:tcW w:w="1134" w:type="dxa"/>
            <w:noWrap/>
            <w:hideMark/>
          </w:tcPr>
          <w:p w14:paraId="252D3594" w14:textId="04B5B7DC" w:rsidR="00B37232" w:rsidRPr="00B74FD2" w:rsidRDefault="00B37232" w:rsidP="00B37232">
            <w:pPr>
              <w:spacing w:line="240" w:lineRule="auto"/>
              <w:ind w:firstLine="0"/>
              <w:rPr>
                <w:bCs/>
              </w:rPr>
            </w:pPr>
            <w:r w:rsidRPr="00027DDA">
              <w:t>0.0058</w:t>
            </w:r>
          </w:p>
        </w:tc>
        <w:tc>
          <w:tcPr>
            <w:tcW w:w="711" w:type="dxa"/>
            <w:noWrap/>
            <w:hideMark/>
          </w:tcPr>
          <w:p w14:paraId="526D3F3D" w14:textId="269AA031" w:rsidR="00B37232" w:rsidRPr="00B74FD2" w:rsidRDefault="00B37232" w:rsidP="00B37232">
            <w:pPr>
              <w:spacing w:line="240" w:lineRule="auto"/>
              <w:ind w:firstLine="0"/>
              <w:rPr>
                <w:bCs/>
              </w:rPr>
            </w:pPr>
            <w:r w:rsidRPr="00027DDA">
              <w:t>5.00</w:t>
            </w:r>
          </w:p>
        </w:tc>
        <w:tc>
          <w:tcPr>
            <w:tcW w:w="1274" w:type="dxa"/>
            <w:noWrap/>
            <w:hideMark/>
          </w:tcPr>
          <w:p w14:paraId="441FE425" w14:textId="47B358FA" w:rsidR="00B37232" w:rsidRPr="00B74FD2" w:rsidRDefault="00B37232" w:rsidP="00B37232">
            <w:pPr>
              <w:spacing w:line="240" w:lineRule="auto"/>
              <w:ind w:firstLine="0"/>
              <w:rPr>
                <w:bCs/>
              </w:rPr>
            </w:pPr>
            <w:r w:rsidRPr="00027DDA">
              <w:t>-11605.43</w:t>
            </w:r>
          </w:p>
        </w:tc>
        <w:tc>
          <w:tcPr>
            <w:tcW w:w="1276" w:type="dxa"/>
            <w:noWrap/>
            <w:hideMark/>
          </w:tcPr>
          <w:p w14:paraId="1680493E" w14:textId="4DA2A942" w:rsidR="00B37232" w:rsidRPr="00B74FD2" w:rsidRDefault="00B37232" w:rsidP="00B37232">
            <w:pPr>
              <w:spacing w:line="240" w:lineRule="auto"/>
              <w:ind w:firstLine="0"/>
              <w:rPr>
                <w:bCs/>
              </w:rPr>
            </w:pPr>
            <w:r w:rsidRPr="00027DDA">
              <w:t>23220.90</w:t>
            </w:r>
          </w:p>
        </w:tc>
        <w:tc>
          <w:tcPr>
            <w:tcW w:w="850" w:type="dxa"/>
            <w:noWrap/>
            <w:hideMark/>
          </w:tcPr>
          <w:p w14:paraId="52869548" w14:textId="774E62B2" w:rsidR="00B37232" w:rsidRPr="00B74FD2" w:rsidRDefault="00B37232" w:rsidP="00B37232">
            <w:pPr>
              <w:spacing w:line="240" w:lineRule="auto"/>
              <w:ind w:firstLine="0"/>
              <w:rPr>
                <w:bCs/>
              </w:rPr>
            </w:pPr>
            <w:r w:rsidRPr="00027DDA">
              <w:t>67.97</w:t>
            </w:r>
          </w:p>
        </w:tc>
        <w:tc>
          <w:tcPr>
            <w:tcW w:w="992" w:type="dxa"/>
            <w:noWrap/>
            <w:hideMark/>
          </w:tcPr>
          <w:p w14:paraId="1019C91F" w14:textId="02F95BF0" w:rsidR="00B37232" w:rsidRPr="00B74FD2" w:rsidRDefault="00B37232" w:rsidP="00B37232">
            <w:pPr>
              <w:spacing w:line="240" w:lineRule="auto"/>
              <w:ind w:firstLine="0"/>
              <w:rPr>
                <w:bCs/>
              </w:rPr>
            </w:pPr>
            <w:r w:rsidRPr="00027DDA">
              <w:t>0.00</w:t>
            </w:r>
          </w:p>
        </w:tc>
      </w:tr>
      <w:tr w:rsidR="00B37232" w:rsidRPr="00B74FD2" w14:paraId="3F803527" w14:textId="77777777" w:rsidTr="00B37232">
        <w:trPr>
          <w:trHeight w:val="300"/>
        </w:trPr>
        <w:tc>
          <w:tcPr>
            <w:tcW w:w="505" w:type="dxa"/>
            <w:noWrap/>
            <w:hideMark/>
          </w:tcPr>
          <w:p w14:paraId="26E23C14" w14:textId="066C72EE" w:rsidR="00B37232" w:rsidRPr="00B74FD2" w:rsidRDefault="00B37232" w:rsidP="00B37232">
            <w:pPr>
              <w:spacing w:line="240" w:lineRule="auto"/>
              <w:ind w:firstLine="0"/>
              <w:rPr>
                <w:bCs/>
              </w:rPr>
            </w:pPr>
            <w:r w:rsidRPr="00027DDA">
              <w:t>20</w:t>
            </w:r>
          </w:p>
        </w:tc>
        <w:tc>
          <w:tcPr>
            <w:tcW w:w="1090" w:type="dxa"/>
            <w:noWrap/>
            <w:hideMark/>
          </w:tcPr>
          <w:p w14:paraId="502787BB" w14:textId="52955739" w:rsidR="00B37232" w:rsidRPr="00B74FD2" w:rsidRDefault="00B37232" w:rsidP="00B37232">
            <w:pPr>
              <w:spacing w:line="240" w:lineRule="auto"/>
              <w:ind w:firstLine="0"/>
              <w:rPr>
                <w:bCs/>
              </w:rPr>
            </w:pPr>
            <w:r w:rsidRPr="00027DDA">
              <w:t>189.2357</w:t>
            </w:r>
          </w:p>
        </w:tc>
        <w:tc>
          <w:tcPr>
            <w:tcW w:w="1203" w:type="dxa"/>
            <w:noWrap/>
            <w:hideMark/>
          </w:tcPr>
          <w:p w14:paraId="178F012E" w14:textId="1EF97E05" w:rsidR="00B37232" w:rsidRPr="00B74FD2" w:rsidRDefault="00B37232" w:rsidP="00B37232">
            <w:pPr>
              <w:spacing w:line="240" w:lineRule="auto"/>
              <w:ind w:firstLine="0"/>
              <w:rPr>
                <w:bCs/>
              </w:rPr>
            </w:pPr>
            <w:r w:rsidRPr="00027DDA">
              <w:t>NA</w:t>
            </w:r>
          </w:p>
        </w:tc>
        <w:tc>
          <w:tcPr>
            <w:tcW w:w="1378" w:type="dxa"/>
            <w:noWrap/>
            <w:hideMark/>
          </w:tcPr>
          <w:p w14:paraId="642CF8EE" w14:textId="7413829F" w:rsidR="00B37232" w:rsidRPr="00B74FD2" w:rsidRDefault="00B37232" w:rsidP="00B37232">
            <w:pPr>
              <w:spacing w:line="240" w:lineRule="auto"/>
              <w:ind w:firstLine="0"/>
              <w:rPr>
                <w:bCs/>
              </w:rPr>
            </w:pPr>
            <w:r w:rsidRPr="00027DDA">
              <w:t>NA</w:t>
            </w:r>
          </w:p>
        </w:tc>
        <w:tc>
          <w:tcPr>
            <w:tcW w:w="1006" w:type="dxa"/>
            <w:noWrap/>
            <w:hideMark/>
          </w:tcPr>
          <w:p w14:paraId="2C56BDA5" w14:textId="76B1142A" w:rsidR="00B37232" w:rsidRPr="00B74FD2" w:rsidRDefault="00B37232" w:rsidP="00B37232">
            <w:pPr>
              <w:spacing w:line="240" w:lineRule="auto"/>
              <w:ind w:firstLine="0"/>
              <w:rPr>
                <w:bCs/>
              </w:rPr>
            </w:pPr>
            <w:r w:rsidRPr="00027DDA">
              <w:t>NA</w:t>
            </w:r>
          </w:p>
        </w:tc>
        <w:tc>
          <w:tcPr>
            <w:tcW w:w="1035" w:type="dxa"/>
            <w:noWrap/>
            <w:hideMark/>
          </w:tcPr>
          <w:p w14:paraId="16B62E19" w14:textId="26771A65" w:rsidR="00B37232" w:rsidRPr="00B74FD2" w:rsidRDefault="00B37232" w:rsidP="00B37232">
            <w:pPr>
              <w:spacing w:line="240" w:lineRule="auto"/>
              <w:ind w:firstLine="0"/>
              <w:rPr>
                <w:bCs/>
              </w:rPr>
            </w:pPr>
            <w:r w:rsidRPr="00027DDA">
              <w:t>NA</w:t>
            </w:r>
          </w:p>
        </w:tc>
        <w:tc>
          <w:tcPr>
            <w:tcW w:w="1206" w:type="dxa"/>
            <w:noWrap/>
            <w:hideMark/>
          </w:tcPr>
          <w:p w14:paraId="66132FAD" w14:textId="2194B52A" w:rsidR="00B37232" w:rsidRPr="00B74FD2" w:rsidRDefault="00B37232" w:rsidP="00B37232">
            <w:pPr>
              <w:spacing w:line="240" w:lineRule="auto"/>
              <w:ind w:firstLine="0"/>
              <w:rPr>
                <w:bCs/>
              </w:rPr>
            </w:pPr>
            <w:r w:rsidRPr="00027DDA">
              <w:t>NA</w:t>
            </w:r>
          </w:p>
        </w:tc>
        <w:tc>
          <w:tcPr>
            <w:tcW w:w="1097" w:type="dxa"/>
            <w:noWrap/>
            <w:hideMark/>
          </w:tcPr>
          <w:p w14:paraId="0918DB57" w14:textId="76A78FA3" w:rsidR="00B37232" w:rsidRPr="00B74FD2" w:rsidRDefault="00B37232" w:rsidP="00B37232">
            <w:pPr>
              <w:spacing w:line="240" w:lineRule="auto"/>
              <w:ind w:firstLine="0"/>
              <w:rPr>
                <w:bCs/>
              </w:rPr>
            </w:pPr>
            <w:r w:rsidRPr="00027DDA">
              <w:t>NA</w:t>
            </w:r>
          </w:p>
        </w:tc>
        <w:tc>
          <w:tcPr>
            <w:tcW w:w="1134" w:type="dxa"/>
            <w:noWrap/>
            <w:hideMark/>
          </w:tcPr>
          <w:p w14:paraId="19A343C4" w14:textId="12AFD585" w:rsidR="00B37232" w:rsidRPr="00B74FD2" w:rsidRDefault="00B37232" w:rsidP="00B37232">
            <w:pPr>
              <w:spacing w:line="240" w:lineRule="auto"/>
              <w:ind w:firstLine="0"/>
              <w:rPr>
                <w:bCs/>
              </w:rPr>
            </w:pPr>
            <w:r w:rsidRPr="00027DDA">
              <w:t>0.0058</w:t>
            </w:r>
          </w:p>
        </w:tc>
        <w:tc>
          <w:tcPr>
            <w:tcW w:w="711" w:type="dxa"/>
            <w:noWrap/>
            <w:hideMark/>
          </w:tcPr>
          <w:p w14:paraId="276B81A8" w14:textId="382EF568" w:rsidR="00B37232" w:rsidRPr="00B74FD2" w:rsidRDefault="00B37232" w:rsidP="00B37232">
            <w:pPr>
              <w:spacing w:line="240" w:lineRule="auto"/>
              <w:ind w:firstLine="0"/>
              <w:rPr>
                <w:bCs/>
              </w:rPr>
            </w:pPr>
            <w:r w:rsidRPr="00027DDA">
              <w:t>4.00</w:t>
            </w:r>
          </w:p>
        </w:tc>
        <w:tc>
          <w:tcPr>
            <w:tcW w:w="1274" w:type="dxa"/>
            <w:noWrap/>
            <w:hideMark/>
          </w:tcPr>
          <w:p w14:paraId="6259E07F" w14:textId="3E3126C3" w:rsidR="00B37232" w:rsidRPr="00B74FD2" w:rsidRDefault="00B37232" w:rsidP="00B37232">
            <w:pPr>
              <w:spacing w:line="240" w:lineRule="auto"/>
              <w:ind w:firstLine="0"/>
              <w:rPr>
                <w:bCs/>
              </w:rPr>
            </w:pPr>
            <w:r w:rsidRPr="00027DDA">
              <w:t>-11607.21</w:t>
            </w:r>
          </w:p>
        </w:tc>
        <w:tc>
          <w:tcPr>
            <w:tcW w:w="1276" w:type="dxa"/>
            <w:noWrap/>
            <w:hideMark/>
          </w:tcPr>
          <w:p w14:paraId="2D065981" w14:textId="31F3AB89" w:rsidR="00B37232" w:rsidRPr="00B74FD2" w:rsidRDefault="00B37232" w:rsidP="00B37232">
            <w:pPr>
              <w:spacing w:line="240" w:lineRule="auto"/>
              <w:ind w:firstLine="0"/>
              <w:rPr>
                <w:bCs/>
              </w:rPr>
            </w:pPr>
            <w:r w:rsidRPr="00027DDA">
              <w:t>23222.44</w:t>
            </w:r>
          </w:p>
        </w:tc>
        <w:tc>
          <w:tcPr>
            <w:tcW w:w="850" w:type="dxa"/>
            <w:noWrap/>
            <w:hideMark/>
          </w:tcPr>
          <w:p w14:paraId="67A47CE2" w14:textId="1CD8F6BE" w:rsidR="00B37232" w:rsidRPr="00B74FD2" w:rsidRDefault="00B37232" w:rsidP="00B37232">
            <w:pPr>
              <w:spacing w:line="240" w:lineRule="auto"/>
              <w:ind w:firstLine="0"/>
              <w:rPr>
                <w:bCs/>
              </w:rPr>
            </w:pPr>
            <w:r w:rsidRPr="00027DDA">
              <w:t>69.52</w:t>
            </w:r>
          </w:p>
        </w:tc>
        <w:tc>
          <w:tcPr>
            <w:tcW w:w="992" w:type="dxa"/>
            <w:noWrap/>
            <w:hideMark/>
          </w:tcPr>
          <w:p w14:paraId="2C57CDD5" w14:textId="7742F7C0" w:rsidR="00B37232" w:rsidRPr="00B74FD2" w:rsidRDefault="00B37232" w:rsidP="00B37232">
            <w:pPr>
              <w:spacing w:line="240" w:lineRule="auto"/>
              <w:ind w:firstLine="0"/>
              <w:rPr>
                <w:bCs/>
              </w:rPr>
            </w:pPr>
            <w:r w:rsidRPr="00027DDA">
              <w:t>0.00</w:t>
            </w:r>
          </w:p>
        </w:tc>
      </w:tr>
    </w:tbl>
    <w:p w14:paraId="36FE4FBA" w14:textId="6339349D" w:rsidR="003F55E8" w:rsidRDefault="003F55E8">
      <w:pPr>
        <w:spacing w:line="240" w:lineRule="auto"/>
        <w:ind w:firstLine="0"/>
        <w:rPr>
          <w:bCs/>
        </w:rPr>
      </w:pPr>
    </w:p>
    <w:p w14:paraId="788E5376" w14:textId="77777777" w:rsidR="00B37232" w:rsidRDefault="00B37232">
      <w:pPr>
        <w:spacing w:line="240" w:lineRule="auto"/>
        <w:ind w:firstLine="0"/>
        <w:rPr>
          <w:bCs/>
        </w:rPr>
      </w:pPr>
    </w:p>
    <w:p w14:paraId="0724C763" w14:textId="77777777" w:rsidR="00B37232" w:rsidRDefault="00B37232">
      <w:pPr>
        <w:spacing w:line="240" w:lineRule="auto"/>
        <w:ind w:firstLine="0"/>
        <w:rPr>
          <w:bCs/>
        </w:rPr>
      </w:pPr>
    </w:p>
    <w:p w14:paraId="2901DBA3" w14:textId="77777777" w:rsidR="00B37232" w:rsidRDefault="00B37232">
      <w:pPr>
        <w:spacing w:line="240" w:lineRule="auto"/>
        <w:ind w:firstLine="0"/>
        <w:rPr>
          <w:bCs/>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5A69B4B7"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68B3F277" w14:textId="67329BCD" w:rsidR="00B37232" w:rsidRPr="00B74FD2" w:rsidRDefault="00B37232" w:rsidP="00B37232">
            <w:pPr>
              <w:spacing w:line="240" w:lineRule="auto"/>
              <w:ind w:firstLine="0"/>
              <w:rPr>
                <w:bCs/>
              </w:rPr>
            </w:pPr>
            <w:r>
              <w:rPr>
                <w:bCs/>
              </w:rPr>
              <w:lastRenderedPageBreak/>
              <w:t>Table S1</w:t>
            </w:r>
            <w:r w:rsidR="00207EEF">
              <w:rPr>
                <w:bCs/>
              </w:rPr>
              <w:t>2</w:t>
            </w:r>
            <w:r>
              <w:rPr>
                <w:bCs/>
              </w:rPr>
              <w:t>c Model selection table for models of morning hunt intensity</w:t>
            </w:r>
          </w:p>
        </w:tc>
      </w:tr>
      <w:tr w:rsidR="00B37232" w:rsidRPr="00B74FD2" w14:paraId="3E352914" w14:textId="77777777" w:rsidTr="00B37232">
        <w:trPr>
          <w:trHeight w:val="300"/>
        </w:trPr>
        <w:tc>
          <w:tcPr>
            <w:tcW w:w="505" w:type="dxa"/>
            <w:noWrap/>
            <w:hideMark/>
          </w:tcPr>
          <w:p w14:paraId="2446C97E" w14:textId="77777777" w:rsidR="00B37232" w:rsidRPr="00B74FD2" w:rsidRDefault="00B37232" w:rsidP="00B37232">
            <w:pPr>
              <w:spacing w:line="240" w:lineRule="auto"/>
              <w:ind w:firstLine="0"/>
              <w:rPr>
                <w:bCs/>
              </w:rPr>
            </w:pPr>
          </w:p>
        </w:tc>
        <w:tc>
          <w:tcPr>
            <w:tcW w:w="1090" w:type="dxa"/>
            <w:noWrap/>
            <w:hideMark/>
          </w:tcPr>
          <w:p w14:paraId="4AACA7A9" w14:textId="77777777" w:rsidR="00B37232" w:rsidRPr="00B74FD2" w:rsidRDefault="00B37232" w:rsidP="00B37232">
            <w:pPr>
              <w:spacing w:line="240" w:lineRule="auto"/>
              <w:ind w:firstLine="0"/>
              <w:rPr>
                <w:bCs/>
              </w:rPr>
            </w:pPr>
            <w:r>
              <w:rPr>
                <w:bCs/>
              </w:rPr>
              <w:t>Intercept</w:t>
            </w:r>
          </w:p>
        </w:tc>
        <w:tc>
          <w:tcPr>
            <w:tcW w:w="1203" w:type="dxa"/>
            <w:noWrap/>
            <w:hideMark/>
          </w:tcPr>
          <w:p w14:paraId="5CA8E3C5"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5636F38D"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152A5326"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13C49400"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776E8A81" w14:textId="77777777" w:rsidR="00B37232" w:rsidRPr="00B74FD2" w:rsidRDefault="00B37232" w:rsidP="00B37232">
            <w:pPr>
              <w:spacing w:line="240" w:lineRule="auto"/>
              <w:ind w:firstLine="0"/>
              <w:rPr>
                <w:bCs/>
              </w:rPr>
            </w:pPr>
            <w:r>
              <w:rPr>
                <w:bCs/>
              </w:rPr>
              <w:t>Temp:Rain</w:t>
            </w:r>
          </w:p>
        </w:tc>
        <w:tc>
          <w:tcPr>
            <w:tcW w:w="1097" w:type="dxa"/>
            <w:noWrap/>
            <w:hideMark/>
          </w:tcPr>
          <w:p w14:paraId="66C47424" w14:textId="77777777"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19A87DE5"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6FF2747C" w14:textId="77777777" w:rsidR="00B37232" w:rsidRPr="00B74FD2" w:rsidRDefault="00B37232" w:rsidP="00B37232">
            <w:pPr>
              <w:spacing w:line="240" w:lineRule="auto"/>
              <w:ind w:firstLine="0"/>
              <w:rPr>
                <w:bCs/>
              </w:rPr>
            </w:pPr>
            <w:r w:rsidRPr="00B74FD2">
              <w:rPr>
                <w:bCs/>
              </w:rPr>
              <w:t>df</w:t>
            </w:r>
          </w:p>
        </w:tc>
        <w:tc>
          <w:tcPr>
            <w:tcW w:w="1274" w:type="dxa"/>
            <w:noWrap/>
            <w:hideMark/>
          </w:tcPr>
          <w:p w14:paraId="436B9F06" w14:textId="77777777" w:rsidR="00B37232" w:rsidRPr="00B74FD2" w:rsidRDefault="00B37232" w:rsidP="00B37232">
            <w:pPr>
              <w:spacing w:line="240" w:lineRule="auto"/>
              <w:ind w:firstLine="0"/>
              <w:rPr>
                <w:bCs/>
              </w:rPr>
            </w:pPr>
            <w:r w:rsidRPr="00B74FD2">
              <w:rPr>
                <w:bCs/>
              </w:rPr>
              <w:t>logLik</w:t>
            </w:r>
          </w:p>
        </w:tc>
        <w:tc>
          <w:tcPr>
            <w:tcW w:w="1276" w:type="dxa"/>
            <w:noWrap/>
            <w:hideMark/>
          </w:tcPr>
          <w:p w14:paraId="12C08B44" w14:textId="77777777" w:rsidR="00B37232" w:rsidRPr="00B74FD2" w:rsidRDefault="00B37232" w:rsidP="00B37232">
            <w:pPr>
              <w:spacing w:line="240" w:lineRule="auto"/>
              <w:ind w:firstLine="0"/>
              <w:rPr>
                <w:bCs/>
              </w:rPr>
            </w:pPr>
            <w:r w:rsidRPr="00B74FD2">
              <w:rPr>
                <w:bCs/>
              </w:rPr>
              <w:t>AICc</w:t>
            </w:r>
          </w:p>
        </w:tc>
        <w:tc>
          <w:tcPr>
            <w:tcW w:w="850" w:type="dxa"/>
            <w:noWrap/>
            <w:hideMark/>
          </w:tcPr>
          <w:p w14:paraId="7FAB5A4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6BB29CC5" w14:textId="77777777" w:rsidR="00B37232" w:rsidRPr="00B74FD2" w:rsidRDefault="00B37232" w:rsidP="00B37232">
            <w:pPr>
              <w:spacing w:line="240" w:lineRule="auto"/>
              <w:ind w:firstLine="0"/>
              <w:rPr>
                <w:bCs/>
              </w:rPr>
            </w:pPr>
            <w:r w:rsidRPr="00B74FD2">
              <w:rPr>
                <w:bCs/>
              </w:rPr>
              <w:t>weight</w:t>
            </w:r>
          </w:p>
        </w:tc>
      </w:tr>
      <w:tr w:rsidR="00B37232" w:rsidRPr="00B74FD2" w14:paraId="3E35E645" w14:textId="77777777" w:rsidTr="00B37232">
        <w:trPr>
          <w:trHeight w:val="300"/>
        </w:trPr>
        <w:tc>
          <w:tcPr>
            <w:tcW w:w="505" w:type="dxa"/>
            <w:noWrap/>
            <w:hideMark/>
          </w:tcPr>
          <w:p w14:paraId="1875B351" w14:textId="6E20401E" w:rsidR="00B37232" w:rsidRPr="00B74FD2" w:rsidRDefault="00B37232" w:rsidP="00B37232">
            <w:pPr>
              <w:spacing w:line="240" w:lineRule="auto"/>
              <w:ind w:firstLine="0"/>
              <w:rPr>
                <w:bCs/>
              </w:rPr>
            </w:pPr>
            <w:r w:rsidRPr="007B2E4A">
              <w:t>7</w:t>
            </w:r>
          </w:p>
        </w:tc>
        <w:tc>
          <w:tcPr>
            <w:tcW w:w="1090" w:type="dxa"/>
            <w:noWrap/>
            <w:hideMark/>
          </w:tcPr>
          <w:p w14:paraId="766CF61A" w14:textId="0EFAC414" w:rsidR="00B37232" w:rsidRPr="00B74FD2" w:rsidRDefault="00B37232" w:rsidP="00B37232">
            <w:pPr>
              <w:spacing w:line="240" w:lineRule="auto"/>
              <w:ind w:firstLine="0"/>
              <w:rPr>
                <w:bCs/>
              </w:rPr>
            </w:pPr>
            <w:r w:rsidRPr="007B2E4A">
              <w:t>57.9213</w:t>
            </w:r>
          </w:p>
        </w:tc>
        <w:tc>
          <w:tcPr>
            <w:tcW w:w="1203" w:type="dxa"/>
            <w:noWrap/>
            <w:hideMark/>
          </w:tcPr>
          <w:p w14:paraId="4D2A2ED1" w14:textId="675F277E" w:rsidR="00B37232" w:rsidRPr="00B74FD2" w:rsidRDefault="00B37232" w:rsidP="00B37232">
            <w:pPr>
              <w:spacing w:line="240" w:lineRule="auto"/>
              <w:ind w:firstLine="0"/>
              <w:rPr>
                <w:bCs/>
              </w:rPr>
            </w:pPr>
            <w:r w:rsidRPr="007B2E4A">
              <w:t>-0.2354</w:t>
            </w:r>
          </w:p>
        </w:tc>
        <w:tc>
          <w:tcPr>
            <w:tcW w:w="1378" w:type="dxa"/>
            <w:noWrap/>
            <w:hideMark/>
          </w:tcPr>
          <w:p w14:paraId="6652ED01" w14:textId="31F5D848" w:rsidR="00B37232" w:rsidRPr="00B74FD2" w:rsidRDefault="00B37232" w:rsidP="00B37232">
            <w:pPr>
              <w:spacing w:line="240" w:lineRule="auto"/>
              <w:ind w:firstLine="0"/>
              <w:rPr>
                <w:bCs/>
              </w:rPr>
            </w:pPr>
            <w:r w:rsidRPr="007B2E4A">
              <w:t>-0.6886</w:t>
            </w:r>
          </w:p>
        </w:tc>
        <w:tc>
          <w:tcPr>
            <w:tcW w:w="1006" w:type="dxa"/>
            <w:noWrap/>
            <w:hideMark/>
          </w:tcPr>
          <w:p w14:paraId="165B1A7B" w14:textId="5429DD75" w:rsidR="00B37232" w:rsidRPr="00B74FD2" w:rsidRDefault="00B37232" w:rsidP="00B37232">
            <w:pPr>
              <w:spacing w:line="240" w:lineRule="auto"/>
              <w:ind w:firstLine="0"/>
              <w:rPr>
                <w:bCs/>
              </w:rPr>
            </w:pPr>
            <w:r w:rsidRPr="007B2E4A">
              <w:t>NA</w:t>
            </w:r>
          </w:p>
        </w:tc>
        <w:tc>
          <w:tcPr>
            <w:tcW w:w="1035" w:type="dxa"/>
            <w:noWrap/>
            <w:hideMark/>
          </w:tcPr>
          <w:p w14:paraId="40138F5D" w14:textId="5B9C93C3" w:rsidR="00B37232" w:rsidRPr="00B74FD2" w:rsidRDefault="00B37232" w:rsidP="00B37232">
            <w:pPr>
              <w:spacing w:line="240" w:lineRule="auto"/>
              <w:ind w:firstLine="0"/>
              <w:rPr>
                <w:bCs/>
              </w:rPr>
            </w:pPr>
            <w:r w:rsidRPr="007B2E4A">
              <w:t>+</w:t>
            </w:r>
          </w:p>
        </w:tc>
        <w:tc>
          <w:tcPr>
            <w:tcW w:w="1206" w:type="dxa"/>
            <w:noWrap/>
            <w:hideMark/>
          </w:tcPr>
          <w:p w14:paraId="496FC2D8" w14:textId="6FAB0AAD" w:rsidR="00B37232" w:rsidRPr="00B74FD2" w:rsidRDefault="00B37232" w:rsidP="00B37232">
            <w:pPr>
              <w:spacing w:line="240" w:lineRule="auto"/>
              <w:ind w:firstLine="0"/>
              <w:rPr>
                <w:bCs/>
              </w:rPr>
            </w:pPr>
            <w:r w:rsidRPr="007B2E4A">
              <w:t>NA</w:t>
            </w:r>
          </w:p>
        </w:tc>
        <w:tc>
          <w:tcPr>
            <w:tcW w:w="1097" w:type="dxa"/>
            <w:noWrap/>
            <w:hideMark/>
          </w:tcPr>
          <w:p w14:paraId="5F92AD10" w14:textId="27C8E603" w:rsidR="00B37232" w:rsidRPr="00B74FD2" w:rsidRDefault="00B37232" w:rsidP="00B37232">
            <w:pPr>
              <w:spacing w:line="240" w:lineRule="auto"/>
              <w:ind w:firstLine="0"/>
              <w:rPr>
                <w:bCs/>
              </w:rPr>
            </w:pPr>
            <w:r w:rsidRPr="007B2E4A">
              <w:t>NA</w:t>
            </w:r>
          </w:p>
        </w:tc>
        <w:tc>
          <w:tcPr>
            <w:tcW w:w="1134" w:type="dxa"/>
            <w:noWrap/>
            <w:hideMark/>
          </w:tcPr>
          <w:p w14:paraId="19061B6D" w14:textId="0BD2C7F2" w:rsidR="00B37232" w:rsidRPr="00B74FD2" w:rsidRDefault="00B37232" w:rsidP="00B37232">
            <w:pPr>
              <w:spacing w:line="240" w:lineRule="auto"/>
              <w:ind w:firstLine="0"/>
              <w:rPr>
                <w:bCs/>
              </w:rPr>
            </w:pPr>
            <w:r w:rsidRPr="007B2E4A">
              <w:t>NA</w:t>
            </w:r>
          </w:p>
        </w:tc>
        <w:tc>
          <w:tcPr>
            <w:tcW w:w="711" w:type="dxa"/>
            <w:noWrap/>
            <w:hideMark/>
          </w:tcPr>
          <w:p w14:paraId="1A56EB8F" w14:textId="1F01679D" w:rsidR="00B37232" w:rsidRPr="00B74FD2" w:rsidRDefault="00B37232" w:rsidP="00B37232">
            <w:pPr>
              <w:spacing w:line="240" w:lineRule="auto"/>
              <w:ind w:firstLine="0"/>
              <w:rPr>
                <w:bCs/>
              </w:rPr>
            </w:pPr>
            <w:r w:rsidRPr="007B2E4A">
              <w:t>6.00</w:t>
            </w:r>
          </w:p>
        </w:tc>
        <w:tc>
          <w:tcPr>
            <w:tcW w:w="1274" w:type="dxa"/>
            <w:noWrap/>
            <w:hideMark/>
          </w:tcPr>
          <w:p w14:paraId="139780F4" w14:textId="15DE982A" w:rsidR="00B37232" w:rsidRPr="00B74FD2" w:rsidRDefault="00B37232" w:rsidP="00B37232">
            <w:pPr>
              <w:spacing w:line="240" w:lineRule="auto"/>
              <w:ind w:firstLine="0"/>
              <w:rPr>
                <w:bCs/>
              </w:rPr>
            </w:pPr>
            <w:r w:rsidRPr="007B2E4A">
              <w:t>-7336.15</w:t>
            </w:r>
          </w:p>
        </w:tc>
        <w:tc>
          <w:tcPr>
            <w:tcW w:w="1276" w:type="dxa"/>
            <w:noWrap/>
            <w:hideMark/>
          </w:tcPr>
          <w:p w14:paraId="363AC65D" w14:textId="2ECEA44E" w:rsidR="00B37232" w:rsidRPr="00B74FD2" w:rsidRDefault="00B37232" w:rsidP="00B37232">
            <w:pPr>
              <w:spacing w:line="240" w:lineRule="auto"/>
              <w:ind w:firstLine="0"/>
              <w:rPr>
                <w:bCs/>
              </w:rPr>
            </w:pPr>
            <w:r w:rsidRPr="007B2E4A">
              <w:t>14684.34</w:t>
            </w:r>
          </w:p>
        </w:tc>
        <w:tc>
          <w:tcPr>
            <w:tcW w:w="850" w:type="dxa"/>
            <w:noWrap/>
            <w:hideMark/>
          </w:tcPr>
          <w:p w14:paraId="07D8C0B2" w14:textId="3EF28261" w:rsidR="00B37232" w:rsidRPr="00B74FD2" w:rsidRDefault="00B37232" w:rsidP="00B37232">
            <w:pPr>
              <w:spacing w:line="240" w:lineRule="auto"/>
              <w:ind w:firstLine="0"/>
              <w:rPr>
                <w:bCs/>
              </w:rPr>
            </w:pPr>
            <w:r w:rsidRPr="007B2E4A">
              <w:t>0.00</w:t>
            </w:r>
          </w:p>
        </w:tc>
        <w:tc>
          <w:tcPr>
            <w:tcW w:w="992" w:type="dxa"/>
            <w:noWrap/>
            <w:hideMark/>
          </w:tcPr>
          <w:p w14:paraId="21651727" w14:textId="782284ED" w:rsidR="00B37232" w:rsidRPr="00B74FD2" w:rsidRDefault="00B37232" w:rsidP="00B37232">
            <w:pPr>
              <w:spacing w:line="240" w:lineRule="auto"/>
              <w:ind w:firstLine="0"/>
              <w:rPr>
                <w:bCs/>
              </w:rPr>
            </w:pPr>
            <w:r w:rsidRPr="007B2E4A">
              <w:t>0.88</w:t>
            </w:r>
          </w:p>
        </w:tc>
      </w:tr>
      <w:tr w:rsidR="00B37232" w:rsidRPr="00B74FD2" w14:paraId="626CC2FF" w14:textId="77777777" w:rsidTr="00B37232">
        <w:trPr>
          <w:trHeight w:val="300"/>
        </w:trPr>
        <w:tc>
          <w:tcPr>
            <w:tcW w:w="505" w:type="dxa"/>
            <w:noWrap/>
            <w:hideMark/>
          </w:tcPr>
          <w:p w14:paraId="34CFBA43" w14:textId="7A902BB3" w:rsidR="00B37232" w:rsidRPr="00B74FD2" w:rsidRDefault="00B37232" w:rsidP="00B37232">
            <w:pPr>
              <w:spacing w:line="240" w:lineRule="auto"/>
              <w:ind w:firstLine="0"/>
              <w:rPr>
                <w:bCs/>
              </w:rPr>
            </w:pPr>
            <w:r w:rsidRPr="007B2E4A">
              <w:t>8</w:t>
            </w:r>
          </w:p>
        </w:tc>
        <w:tc>
          <w:tcPr>
            <w:tcW w:w="1090" w:type="dxa"/>
            <w:noWrap/>
            <w:hideMark/>
          </w:tcPr>
          <w:p w14:paraId="202963F9" w14:textId="1EFE9392" w:rsidR="00B37232" w:rsidRPr="00B74FD2" w:rsidRDefault="00B37232" w:rsidP="00B37232">
            <w:pPr>
              <w:spacing w:line="240" w:lineRule="auto"/>
              <w:ind w:firstLine="0"/>
              <w:rPr>
                <w:bCs/>
              </w:rPr>
            </w:pPr>
            <w:r w:rsidRPr="007B2E4A">
              <w:t>56.1659</w:t>
            </w:r>
          </w:p>
        </w:tc>
        <w:tc>
          <w:tcPr>
            <w:tcW w:w="1203" w:type="dxa"/>
            <w:noWrap/>
            <w:hideMark/>
          </w:tcPr>
          <w:p w14:paraId="6EED13CE" w14:textId="0DC8EBDD" w:rsidR="00B37232" w:rsidRPr="00B74FD2" w:rsidRDefault="00B37232" w:rsidP="00B37232">
            <w:pPr>
              <w:spacing w:line="240" w:lineRule="auto"/>
              <w:ind w:firstLine="0"/>
              <w:rPr>
                <w:bCs/>
              </w:rPr>
            </w:pPr>
            <w:r w:rsidRPr="007B2E4A">
              <w:t>NA</w:t>
            </w:r>
          </w:p>
        </w:tc>
        <w:tc>
          <w:tcPr>
            <w:tcW w:w="1378" w:type="dxa"/>
            <w:noWrap/>
            <w:hideMark/>
          </w:tcPr>
          <w:p w14:paraId="181DC990" w14:textId="4334701C" w:rsidR="00B37232" w:rsidRPr="00B74FD2" w:rsidRDefault="00B37232" w:rsidP="00B37232">
            <w:pPr>
              <w:spacing w:line="240" w:lineRule="auto"/>
              <w:ind w:firstLine="0"/>
              <w:rPr>
                <w:bCs/>
              </w:rPr>
            </w:pPr>
            <w:r w:rsidRPr="007B2E4A">
              <w:t>-0.6582</w:t>
            </w:r>
          </w:p>
        </w:tc>
        <w:tc>
          <w:tcPr>
            <w:tcW w:w="1006" w:type="dxa"/>
            <w:noWrap/>
            <w:hideMark/>
          </w:tcPr>
          <w:p w14:paraId="49CA593A" w14:textId="027B156C" w:rsidR="00B37232" w:rsidRPr="00B74FD2" w:rsidRDefault="00B37232" w:rsidP="00B37232">
            <w:pPr>
              <w:spacing w:line="240" w:lineRule="auto"/>
              <w:ind w:firstLine="0"/>
              <w:rPr>
                <w:bCs/>
              </w:rPr>
            </w:pPr>
            <w:r w:rsidRPr="007B2E4A">
              <w:t>NA</w:t>
            </w:r>
          </w:p>
        </w:tc>
        <w:tc>
          <w:tcPr>
            <w:tcW w:w="1035" w:type="dxa"/>
            <w:noWrap/>
            <w:hideMark/>
          </w:tcPr>
          <w:p w14:paraId="72CDDD95" w14:textId="3981F85D" w:rsidR="00B37232" w:rsidRPr="00B74FD2" w:rsidRDefault="00B37232" w:rsidP="00B37232">
            <w:pPr>
              <w:spacing w:line="240" w:lineRule="auto"/>
              <w:ind w:firstLine="0"/>
              <w:rPr>
                <w:bCs/>
              </w:rPr>
            </w:pPr>
            <w:r w:rsidRPr="007B2E4A">
              <w:t>+</w:t>
            </w:r>
          </w:p>
        </w:tc>
        <w:tc>
          <w:tcPr>
            <w:tcW w:w="1206" w:type="dxa"/>
            <w:noWrap/>
            <w:hideMark/>
          </w:tcPr>
          <w:p w14:paraId="5EBAA353" w14:textId="0E304773" w:rsidR="00B37232" w:rsidRPr="00B74FD2" w:rsidRDefault="00B37232" w:rsidP="00B37232">
            <w:pPr>
              <w:spacing w:line="240" w:lineRule="auto"/>
              <w:ind w:firstLine="0"/>
              <w:rPr>
                <w:bCs/>
              </w:rPr>
            </w:pPr>
            <w:r w:rsidRPr="007B2E4A">
              <w:t>NA</w:t>
            </w:r>
          </w:p>
        </w:tc>
        <w:tc>
          <w:tcPr>
            <w:tcW w:w="1097" w:type="dxa"/>
            <w:noWrap/>
            <w:hideMark/>
          </w:tcPr>
          <w:p w14:paraId="39188D48" w14:textId="2A5563AC" w:rsidR="00B37232" w:rsidRPr="00B74FD2" w:rsidRDefault="00B37232" w:rsidP="00B37232">
            <w:pPr>
              <w:spacing w:line="240" w:lineRule="auto"/>
              <w:ind w:firstLine="0"/>
              <w:rPr>
                <w:bCs/>
              </w:rPr>
            </w:pPr>
            <w:r w:rsidRPr="007B2E4A">
              <w:t>NA</w:t>
            </w:r>
          </w:p>
        </w:tc>
        <w:tc>
          <w:tcPr>
            <w:tcW w:w="1134" w:type="dxa"/>
            <w:noWrap/>
            <w:hideMark/>
          </w:tcPr>
          <w:p w14:paraId="7DF0CCBB" w14:textId="5482452C" w:rsidR="00B37232" w:rsidRPr="00B74FD2" w:rsidRDefault="00B37232" w:rsidP="00B37232">
            <w:pPr>
              <w:spacing w:line="240" w:lineRule="auto"/>
              <w:ind w:firstLine="0"/>
              <w:rPr>
                <w:bCs/>
              </w:rPr>
            </w:pPr>
            <w:r w:rsidRPr="007B2E4A">
              <w:t>NA</w:t>
            </w:r>
          </w:p>
        </w:tc>
        <w:tc>
          <w:tcPr>
            <w:tcW w:w="711" w:type="dxa"/>
            <w:noWrap/>
            <w:hideMark/>
          </w:tcPr>
          <w:p w14:paraId="19EB3060" w14:textId="592148F5" w:rsidR="00B37232" w:rsidRPr="00B74FD2" w:rsidRDefault="00B37232" w:rsidP="00B37232">
            <w:pPr>
              <w:spacing w:line="240" w:lineRule="auto"/>
              <w:ind w:firstLine="0"/>
              <w:rPr>
                <w:bCs/>
              </w:rPr>
            </w:pPr>
            <w:r w:rsidRPr="007B2E4A">
              <w:t>5.00</w:t>
            </w:r>
          </w:p>
        </w:tc>
        <w:tc>
          <w:tcPr>
            <w:tcW w:w="1274" w:type="dxa"/>
            <w:noWrap/>
            <w:hideMark/>
          </w:tcPr>
          <w:p w14:paraId="6EAB91E3" w14:textId="1E6A760A" w:rsidR="00B37232" w:rsidRPr="00B74FD2" w:rsidRDefault="00B37232" w:rsidP="00B37232">
            <w:pPr>
              <w:spacing w:line="240" w:lineRule="auto"/>
              <w:ind w:firstLine="0"/>
              <w:rPr>
                <w:bCs/>
              </w:rPr>
            </w:pPr>
            <w:r w:rsidRPr="007B2E4A">
              <w:t>-7339.99</w:t>
            </w:r>
          </w:p>
        </w:tc>
        <w:tc>
          <w:tcPr>
            <w:tcW w:w="1276" w:type="dxa"/>
            <w:noWrap/>
            <w:hideMark/>
          </w:tcPr>
          <w:p w14:paraId="4708A873" w14:textId="0F357436" w:rsidR="00B37232" w:rsidRPr="00B74FD2" w:rsidRDefault="00B37232" w:rsidP="00B37232">
            <w:pPr>
              <w:spacing w:line="240" w:lineRule="auto"/>
              <w:ind w:firstLine="0"/>
              <w:rPr>
                <w:bCs/>
              </w:rPr>
            </w:pPr>
            <w:r w:rsidRPr="007B2E4A">
              <w:t>14690.00</w:t>
            </w:r>
          </w:p>
        </w:tc>
        <w:tc>
          <w:tcPr>
            <w:tcW w:w="850" w:type="dxa"/>
            <w:noWrap/>
            <w:hideMark/>
          </w:tcPr>
          <w:p w14:paraId="32332EB4" w14:textId="7A1A4BDF" w:rsidR="00B37232" w:rsidRPr="00B74FD2" w:rsidRDefault="00B37232" w:rsidP="00B37232">
            <w:pPr>
              <w:spacing w:line="240" w:lineRule="auto"/>
              <w:ind w:firstLine="0"/>
              <w:rPr>
                <w:bCs/>
              </w:rPr>
            </w:pPr>
            <w:r w:rsidRPr="007B2E4A">
              <w:t>5.66</w:t>
            </w:r>
          </w:p>
        </w:tc>
        <w:tc>
          <w:tcPr>
            <w:tcW w:w="992" w:type="dxa"/>
            <w:noWrap/>
            <w:hideMark/>
          </w:tcPr>
          <w:p w14:paraId="70936A95" w14:textId="1BF49070" w:rsidR="00B37232" w:rsidRPr="00B74FD2" w:rsidRDefault="00B37232" w:rsidP="00B37232">
            <w:pPr>
              <w:spacing w:line="240" w:lineRule="auto"/>
              <w:ind w:firstLine="0"/>
              <w:rPr>
                <w:bCs/>
              </w:rPr>
            </w:pPr>
            <w:r w:rsidRPr="007B2E4A">
              <w:t>0.05</w:t>
            </w:r>
          </w:p>
        </w:tc>
      </w:tr>
      <w:tr w:rsidR="00B37232" w:rsidRPr="00B74FD2" w14:paraId="315603C8" w14:textId="77777777" w:rsidTr="00B37232">
        <w:trPr>
          <w:trHeight w:val="300"/>
        </w:trPr>
        <w:tc>
          <w:tcPr>
            <w:tcW w:w="505" w:type="dxa"/>
            <w:noWrap/>
            <w:hideMark/>
          </w:tcPr>
          <w:p w14:paraId="0181ADFF" w14:textId="47131298" w:rsidR="00B37232" w:rsidRPr="00B74FD2" w:rsidRDefault="00B37232" w:rsidP="00B37232">
            <w:pPr>
              <w:spacing w:line="240" w:lineRule="auto"/>
              <w:ind w:firstLine="0"/>
              <w:rPr>
                <w:bCs/>
              </w:rPr>
            </w:pPr>
            <w:r w:rsidRPr="007B2E4A">
              <w:t>5</w:t>
            </w:r>
          </w:p>
        </w:tc>
        <w:tc>
          <w:tcPr>
            <w:tcW w:w="1090" w:type="dxa"/>
            <w:noWrap/>
            <w:hideMark/>
          </w:tcPr>
          <w:p w14:paraId="66FCBEB1" w14:textId="0F94625C" w:rsidR="00B37232" w:rsidRPr="00B74FD2" w:rsidRDefault="00B37232" w:rsidP="00B37232">
            <w:pPr>
              <w:spacing w:line="240" w:lineRule="auto"/>
              <w:ind w:firstLine="0"/>
              <w:rPr>
                <w:bCs/>
              </w:rPr>
            </w:pPr>
            <w:r w:rsidRPr="007B2E4A">
              <w:t>57.4583</w:t>
            </w:r>
          </w:p>
        </w:tc>
        <w:tc>
          <w:tcPr>
            <w:tcW w:w="1203" w:type="dxa"/>
            <w:noWrap/>
            <w:hideMark/>
          </w:tcPr>
          <w:p w14:paraId="092C68D8" w14:textId="48D79E4E" w:rsidR="00B37232" w:rsidRPr="00B74FD2" w:rsidRDefault="00B37232" w:rsidP="00B37232">
            <w:pPr>
              <w:spacing w:line="240" w:lineRule="auto"/>
              <w:ind w:firstLine="0"/>
              <w:rPr>
                <w:bCs/>
              </w:rPr>
            </w:pPr>
            <w:r w:rsidRPr="007B2E4A">
              <w:t>-0.2356</w:t>
            </w:r>
          </w:p>
        </w:tc>
        <w:tc>
          <w:tcPr>
            <w:tcW w:w="1378" w:type="dxa"/>
            <w:noWrap/>
            <w:hideMark/>
          </w:tcPr>
          <w:p w14:paraId="07BECB90" w14:textId="57FAFC15" w:rsidR="00B37232" w:rsidRPr="00B74FD2" w:rsidRDefault="00B37232" w:rsidP="00B37232">
            <w:pPr>
              <w:spacing w:line="240" w:lineRule="auto"/>
              <w:ind w:firstLine="0"/>
              <w:rPr>
                <w:bCs/>
              </w:rPr>
            </w:pPr>
            <w:r w:rsidRPr="007B2E4A">
              <w:t>-0.6795</w:t>
            </w:r>
          </w:p>
        </w:tc>
        <w:tc>
          <w:tcPr>
            <w:tcW w:w="1006" w:type="dxa"/>
            <w:noWrap/>
            <w:hideMark/>
          </w:tcPr>
          <w:p w14:paraId="3D94036B" w14:textId="359C187B" w:rsidR="00B37232" w:rsidRPr="00B74FD2" w:rsidRDefault="00B37232" w:rsidP="00B37232">
            <w:pPr>
              <w:spacing w:line="240" w:lineRule="auto"/>
              <w:ind w:firstLine="0"/>
              <w:rPr>
                <w:bCs/>
              </w:rPr>
            </w:pPr>
            <w:r w:rsidRPr="007B2E4A">
              <w:t>-0.5226</w:t>
            </w:r>
          </w:p>
        </w:tc>
        <w:tc>
          <w:tcPr>
            <w:tcW w:w="1035" w:type="dxa"/>
            <w:noWrap/>
            <w:hideMark/>
          </w:tcPr>
          <w:p w14:paraId="7253EADF" w14:textId="54E2A3F7" w:rsidR="00B37232" w:rsidRPr="00B74FD2" w:rsidRDefault="00B37232" w:rsidP="00B37232">
            <w:pPr>
              <w:spacing w:line="240" w:lineRule="auto"/>
              <w:ind w:firstLine="0"/>
              <w:rPr>
                <w:bCs/>
              </w:rPr>
            </w:pPr>
            <w:r w:rsidRPr="007B2E4A">
              <w:t>+</w:t>
            </w:r>
          </w:p>
        </w:tc>
        <w:tc>
          <w:tcPr>
            <w:tcW w:w="1206" w:type="dxa"/>
            <w:noWrap/>
            <w:hideMark/>
          </w:tcPr>
          <w:p w14:paraId="18666666" w14:textId="7BB82FC8" w:rsidR="00B37232" w:rsidRPr="00B74FD2" w:rsidRDefault="00B37232" w:rsidP="00B37232">
            <w:pPr>
              <w:spacing w:line="240" w:lineRule="auto"/>
              <w:ind w:firstLine="0"/>
              <w:rPr>
                <w:bCs/>
              </w:rPr>
            </w:pPr>
            <w:r w:rsidRPr="007B2E4A">
              <w:t>0.0246</w:t>
            </w:r>
          </w:p>
        </w:tc>
        <w:tc>
          <w:tcPr>
            <w:tcW w:w="1097" w:type="dxa"/>
            <w:noWrap/>
            <w:hideMark/>
          </w:tcPr>
          <w:p w14:paraId="2B73146C" w14:textId="07ECFF7D" w:rsidR="00B37232" w:rsidRPr="00B74FD2" w:rsidRDefault="00B37232" w:rsidP="00B37232">
            <w:pPr>
              <w:spacing w:line="240" w:lineRule="auto"/>
              <w:ind w:firstLine="0"/>
              <w:rPr>
                <w:bCs/>
              </w:rPr>
            </w:pPr>
            <w:r w:rsidRPr="007B2E4A">
              <w:t>NA</w:t>
            </w:r>
          </w:p>
        </w:tc>
        <w:tc>
          <w:tcPr>
            <w:tcW w:w="1134" w:type="dxa"/>
            <w:noWrap/>
            <w:hideMark/>
          </w:tcPr>
          <w:p w14:paraId="78E34401" w14:textId="1247E303" w:rsidR="00B37232" w:rsidRPr="00B74FD2" w:rsidRDefault="00B37232" w:rsidP="00B37232">
            <w:pPr>
              <w:spacing w:line="240" w:lineRule="auto"/>
              <w:ind w:firstLine="0"/>
              <w:rPr>
                <w:bCs/>
              </w:rPr>
            </w:pPr>
            <w:r w:rsidRPr="007B2E4A">
              <w:t>NA</w:t>
            </w:r>
          </w:p>
        </w:tc>
        <w:tc>
          <w:tcPr>
            <w:tcW w:w="711" w:type="dxa"/>
            <w:noWrap/>
            <w:hideMark/>
          </w:tcPr>
          <w:p w14:paraId="41B4D339" w14:textId="2BE63D3D" w:rsidR="00B37232" w:rsidRPr="00B74FD2" w:rsidRDefault="00B37232" w:rsidP="00B37232">
            <w:pPr>
              <w:spacing w:line="240" w:lineRule="auto"/>
              <w:ind w:firstLine="0"/>
              <w:rPr>
                <w:bCs/>
              </w:rPr>
            </w:pPr>
            <w:r w:rsidRPr="007B2E4A">
              <w:t>8.00</w:t>
            </w:r>
          </w:p>
        </w:tc>
        <w:tc>
          <w:tcPr>
            <w:tcW w:w="1274" w:type="dxa"/>
            <w:noWrap/>
            <w:hideMark/>
          </w:tcPr>
          <w:p w14:paraId="51180B19" w14:textId="28EC5AF0" w:rsidR="00B37232" w:rsidRPr="00B74FD2" w:rsidRDefault="00B37232" w:rsidP="00B37232">
            <w:pPr>
              <w:spacing w:line="240" w:lineRule="auto"/>
              <w:ind w:firstLine="0"/>
              <w:rPr>
                <w:bCs/>
              </w:rPr>
            </w:pPr>
            <w:r w:rsidRPr="007B2E4A">
              <w:t>-7337.16</w:t>
            </w:r>
          </w:p>
        </w:tc>
        <w:tc>
          <w:tcPr>
            <w:tcW w:w="1276" w:type="dxa"/>
            <w:noWrap/>
            <w:hideMark/>
          </w:tcPr>
          <w:p w14:paraId="226E8C4F" w14:textId="7BCCAF26" w:rsidR="00B37232" w:rsidRPr="00B74FD2" w:rsidRDefault="00B37232" w:rsidP="00B37232">
            <w:pPr>
              <w:spacing w:line="240" w:lineRule="auto"/>
              <w:ind w:firstLine="0"/>
              <w:rPr>
                <w:bCs/>
              </w:rPr>
            </w:pPr>
            <w:r w:rsidRPr="007B2E4A">
              <w:t>14690.39</w:t>
            </w:r>
          </w:p>
        </w:tc>
        <w:tc>
          <w:tcPr>
            <w:tcW w:w="850" w:type="dxa"/>
            <w:noWrap/>
            <w:hideMark/>
          </w:tcPr>
          <w:p w14:paraId="06097E75" w14:textId="19D2E7FA" w:rsidR="00B37232" w:rsidRPr="00B74FD2" w:rsidRDefault="00B37232" w:rsidP="00B37232">
            <w:pPr>
              <w:spacing w:line="240" w:lineRule="auto"/>
              <w:ind w:firstLine="0"/>
              <w:rPr>
                <w:bCs/>
              </w:rPr>
            </w:pPr>
            <w:r w:rsidRPr="007B2E4A">
              <w:t>6.05</w:t>
            </w:r>
          </w:p>
        </w:tc>
        <w:tc>
          <w:tcPr>
            <w:tcW w:w="992" w:type="dxa"/>
            <w:noWrap/>
            <w:hideMark/>
          </w:tcPr>
          <w:p w14:paraId="3544F41E" w14:textId="42599A29" w:rsidR="00B37232" w:rsidRPr="00B74FD2" w:rsidRDefault="00B37232" w:rsidP="00B37232">
            <w:pPr>
              <w:spacing w:line="240" w:lineRule="auto"/>
              <w:ind w:firstLine="0"/>
              <w:rPr>
                <w:bCs/>
              </w:rPr>
            </w:pPr>
            <w:r w:rsidRPr="007B2E4A">
              <w:t>0.04</w:t>
            </w:r>
          </w:p>
        </w:tc>
      </w:tr>
      <w:tr w:rsidR="00B37232" w:rsidRPr="00B74FD2" w14:paraId="7140D027" w14:textId="77777777" w:rsidTr="00B37232">
        <w:trPr>
          <w:trHeight w:val="300"/>
        </w:trPr>
        <w:tc>
          <w:tcPr>
            <w:tcW w:w="505" w:type="dxa"/>
            <w:noWrap/>
            <w:hideMark/>
          </w:tcPr>
          <w:p w14:paraId="4BDBE42D" w14:textId="6905A000" w:rsidR="00B37232" w:rsidRPr="00B74FD2" w:rsidRDefault="00B37232" w:rsidP="00B37232">
            <w:pPr>
              <w:spacing w:line="240" w:lineRule="auto"/>
              <w:ind w:firstLine="0"/>
              <w:rPr>
                <w:bCs/>
              </w:rPr>
            </w:pPr>
            <w:r w:rsidRPr="007B2E4A">
              <w:t>6</w:t>
            </w:r>
          </w:p>
        </w:tc>
        <w:tc>
          <w:tcPr>
            <w:tcW w:w="1090" w:type="dxa"/>
            <w:noWrap/>
            <w:hideMark/>
          </w:tcPr>
          <w:p w14:paraId="4DCD67FD" w14:textId="55D1BC2C" w:rsidR="00B37232" w:rsidRPr="00B74FD2" w:rsidRDefault="00B37232" w:rsidP="00B37232">
            <w:pPr>
              <w:spacing w:line="240" w:lineRule="auto"/>
              <w:ind w:firstLine="0"/>
              <w:rPr>
                <w:bCs/>
              </w:rPr>
            </w:pPr>
            <w:r w:rsidRPr="007B2E4A">
              <w:t>57.4993</w:t>
            </w:r>
          </w:p>
        </w:tc>
        <w:tc>
          <w:tcPr>
            <w:tcW w:w="1203" w:type="dxa"/>
            <w:noWrap/>
            <w:hideMark/>
          </w:tcPr>
          <w:p w14:paraId="5C1B465A" w14:textId="54411961" w:rsidR="00B37232" w:rsidRPr="00B74FD2" w:rsidRDefault="00B37232" w:rsidP="00B37232">
            <w:pPr>
              <w:spacing w:line="240" w:lineRule="auto"/>
              <w:ind w:firstLine="0"/>
              <w:rPr>
                <w:bCs/>
              </w:rPr>
            </w:pPr>
            <w:r w:rsidRPr="007B2E4A">
              <w:t>-0.2354</w:t>
            </w:r>
          </w:p>
        </w:tc>
        <w:tc>
          <w:tcPr>
            <w:tcW w:w="1378" w:type="dxa"/>
            <w:noWrap/>
            <w:hideMark/>
          </w:tcPr>
          <w:p w14:paraId="1D66C4B0" w14:textId="64E42ACD" w:rsidR="00B37232" w:rsidRPr="00B74FD2" w:rsidRDefault="00B37232" w:rsidP="00B37232">
            <w:pPr>
              <w:spacing w:line="240" w:lineRule="auto"/>
              <w:ind w:firstLine="0"/>
              <w:rPr>
                <w:bCs/>
              </w:rPr>
            </w:pPr>
            <w:r w:rsidRPr="007B2E4A">
              <w:t>-0.6810</w:t>
            </w:r>
          </w:p>
        </w:tc>
        <w:tc>
          <w:tcPr>
            <w:tcW w:w="1006" w:type="dxa"/>
            <w:noWrap/>
            <w:hideMark/>
          </w:tcPr>
          <w:p w14:paraId="0A944D30" w14:textId="7743333B" w:rsidR="00B37232" w:rsidRPr="00B74FD2" w:rsidRDefault="00B37232" w:rsidP="00B37232">
            <w:pPr>
              <w:spacing w:line="240" w:lineRule="auto"/>
              <w:ind w:firstLine="0"/>
              <w:rPr>
                <w:bCs/>
              </w:rPr>
            </w:pPr>
            <w:r w:rsidRPr="007B2E4A">
              <w:t>-0.5224</w:t>
            </w:r>
          </w:p>
        </w:tc>
        <w:tc>
          <w:tcPr>
            <w:tcW w:w="1035" w:type="dxa"/>
            <w:noWrap/>
            <w:hideMark/>
          </w:tcPr>
          <w:p w14:paraId="7661D538" w14:textId="7ECFB4B8" w:rsidR="00B37232" w:rsidRPr="00B74FD2" w:rsidRDefault="00B37232" w:rsidP="00B37232">
            <w:pPr>
              <w:spacing w:line="240" w:lineRule="auto"/>
              <w:ind w:firstLine="0"/>
              <w:rPr>
                <w:bCs/>
              </w:rPr>
            </w:pPr>
            <w:r w:rsidRPr="007B2E4A">
              <w:t>+</w:t>
            </w:r>
          </w:p>
        </w:tc>
        <w:tc>
          <w:tcPr>
            <w:tcW w:w="1206" w:type="dxa"/>
            <w:noWrap/>
            <w:hideMark/>
          </w:tcPr>
          <w:p w14:paraId="223DBAAF" w14:textId="310F9621" w:rsidR="00B37232" w:rsidRPr="00B74FD2" w:rsidRDefault="00B37232" w:rsidP="00B37232">
            <w:pPr>
              <w:spacing w:line="240" w:lineRule="auto"/>
              <w:ind w:firstLine="0"/>
              <w:rPr>
                <w:bCs/>
              </w:rPr>
            </w:pPr>
            <w:r w:rsidRPr="007B2E4A">
              <w:t>0.0246</w:t>
            </w:r>
          </w:p>
        </w:tc>
        <w:tc>
          <w:tcPr>
            <w:tcW w:w="1097" w:type="dxa"/>
            <w:noWrap/>
            <w:hideMark/>
          </w:tcPr>
          <w:p w14:paraId="352F9049" w14:textId="06A8FCB8" w:rsidR="00B37232" w:rsidRPr="00B74FD2" w:rsidRDefault="00B37232" w:rsidP="00B37232">
            <w:pPr>
              <w:spacing w:line="240" w:lineRule="auto"/>
              <w:ind w:firstLine="0"/>
              <w:rPr>
                <w:bCs/>
              </w:rPr>
            </w:pPr>
            <w:r w:rsidRPr="007B2E4A">
              <w:t>+</w:t>
            </w:r>
          </w:p>
        </w:tc>
        <w:tc>
          <w:tcPr>
            <w:tcW w:w="1134" w:type="dxa"/>
            <w:noWrap/>
            <w:hideMark/>
          </w:tcPr>
          <w:p w14:paraId="7CBF09A5" w14:textId="71F29B50" w:rsidR="00B37232" w:rsidRPr="00B74FD2" w:rsidRDefault="00B37232" w:rsidP="00B37232">
            <w:pPr>
              <w:spacing w:line="240" w:lineRule="auto"/>
              <w:ind w:firstLine="0"/>
              <w:rPr>
                <w:bCs/>
              </w:rPr>
            </w:pPr>
            <w:r w:rsidRPr="007B2E4A">
              <w:t>NA</w:t>
            </w:r>
          </w:p>
        </w:tc>
        <w:tc>
          <w:tcPr>
            <w:tcW w:w="711" w:type="dxa"/>
            <w:noWrap/>
            <w:hideMark/>
          </w:tcPr>
          <w:p w14:paraId="47E209EF" w14:textId="627574EF" w:rsidR="00B37232" w:rsidRPr="00B74FD2" w:rsidRDefault="00B37232" w:rsidP="00B37232">
            <w:pPr>
              <w:spacing w:line="240" w:lineRule="auto"/>
              <w:ind w:firstLine="0"/>
              <w:rPr>
                <w:bCs/>
              </w:rPr>
            </w:pPr>
            <w:r w:rsidRPr="007B2E4A">
              <w:t>9.00</w:t>
            </w:r>
          </w:p>
        </w:tc>
        <w:tc>
          <w:tcPr>
            <w:tcW w:w="1274" w:type="dxa"/>
            <w:noWrap/>
            <w:hideMark/>
          </w:tcPr>
          <w:p w14:paraId="45A3ED91" w14:textId="46C3CEBC" w:rsidR="00B37232" w:rsidRPr="00B74FD2" w:rsidRDefault="00B37232" w:rsidP="00B37232">
            <w:pPr>
              <w:spacing w:line="240" w:lineRule="auto"/>
              <w:ind w:firstLine="0"/>
              <w:rPr>
                <w:bCs/>
              </w:rPr>
            </w:pPr>
            <w:r w:rsidRPr="007B2E4A">
              <w:t>-7336.82</w:t>
            </w:r>
          </w:p>
        </w:tc>
        <w:tc>
          <w:tcPr>
            <w:tcW w:w="1276" w:type="dxa"/>
            <w:noWrap/>
            <w:hideMark/>
          </w:tcPr>
          <w:p w14:paraId="3CDDA20D" w14:textId="5EEF908F" w:rsidR="00B37232" w:rsidRPr="00B74FD2" w:rsidRDefault="00B37232" w:rsidP="00B37232">
            <w:pPr>
              <w:spacing w:line="240" w:lineRule="auto"/>
              <w:ind w:firstLine="0"/>
              <w:rPr>
                <w:bCs/>
              </w:rPr>
            </w:pPr>
            <w:r w:rsidRPr="007B2E4A">
              <w:t>14691.73</w:t>
            </w:r>
          </w:p>
        </w:tc>
        <w:tc>
          <w:tcPr>
            <w:tcW w:w="850" w:type="dxa"/>
            <w:noWrap/>
            <w:hideMark/>
          </w:tcPr>
          <w:p w14:paraId="1D9EA66A" w14:textId="68DB00A6" w:rsidR="00B37232" w:rsidRPr="00B74FD2" w:rsidRDefault="00B37232" w:rsidP="00B37232">
            <w:pPr>
              <w:spacing w:line="240" w:lineRule="auto"/>
              <w:ind w:firstLine="0"/>
              <w:rPr>
                <w:bCs/>
              </w:rPr>
            </w:pPr>
            <w:r w:rsidRPr="007B2E4A">
              <w:t>7.39</w:t>
            </w:r>
          </w:p>
        </w:tc>
        <w:tc>
          <w:tcPr>
            <w:tcW w:w="992" w:type="dxa"/>
            <w:noWrap/>
            <w:hideMark/>
          </w:tcPr>
          <w:p w14:paraId="6A62F43E" w14:textId="19D0B001" w:rsidR="00B37232" w:rsidRPr="00B74FD2" w:rsidRDefault="00B37232" w:rsidP="00B37232">
            <w:pPr>
              <w:spacing w:line="240" w:lineRule="auto"/>
              <w:ind w:firstLine="0"/>
              <w:rPr>
                <w:bCs/>
              </w:rPr>
            </w:pPr>
            <w:r w:rsidRPr="007B2E4A">
              <w:t>0.02</w:t>
            </w:r>
          </w:p>
        </w:tc>
      </w:tr>
      <w:tr w:rsidR="00B37232" w:rsidRPr="00B74FD2" w14:paraId="4C882010" w14:textId="77777777" w:rsidTr="00B37232">
        <w:trPr>
          <w:trHeight w:val="300"/>
        </w:trPr>
        <w:tc>
          <w:tcPr>
            <w:tcW w:w="505" w:type="dxa"/>
            <w:noWrap/>
            <w:hideMark/>
          </w:tcPr>
          <w:p w14:paraId="5E7E5C01" w14:textId="0119A947" w:rsidR="00B37232" w:rsidRPr="00B74FD2" w:rsidRDefault="00B37232" w:rsidP="00B37232">
            <w:pPr>
              <w:spacing w:line="240" w:lineRule="auto"/>
              <w:ind w:firstLine="0"/>
              <w:rPr>
                <w:bCs/>
              </w:rPr>
            </w:pPr>
            <w:r w:rsidRPr="007B2E4A">
              <w:t>17</w:t>
            </w:r>
          </w:p>
        </w:tc>
        <w:tc>
          <w:tcPr>
            <w:tcW w:w="1090" w:type="dxa"/>
            <w:noWrap/>
            <w:hideMark/>
          </w:tcPr>
          <w:p w14:paraId="309C8B86" w14:textId="4E74FF9A" w:rsidR="00B37232" w:rsidRPr="00B74FD2" w:rsidRDefault="00B37232" w:rsidP="00B37232">
            <w:pPr>
              <w:spacing w:line="240" w:lineRule="auto"/>
              <w:ind w:firstLine="0"/>
              <w:rPr>
                <w:bCs/>
              </w:rPr>
            </w:pPr>
            <w:r w:rsidRPr="007B2E4A">
              <w:t>57.7690</w:t>
            </w:r>
          </w:p>
        </w:tc>
        <w:tc>
          <w:tcPr>
            <w:tcW w:w="1203" w:type="dxa"/>
            <w:noWrap/>
            <w:hideMark/>
          </w:tcPr>
          <w:p w14:paraId="00A16282" w14:textId="094E4C22" w:rsidR="00B37232" w:rsidRPr="00B74FD2" w:rsidRDefault="00B37232" w:rsidP="00B37232">
            <w:pPr>
              <w:spacing w:line="240" w:lineRule="auto"/>
              <w:ind w:firstLine="0"/>
              <w:rPr>
                <w:bCs/>
              </w:rPr>
            </w:pPr>
            <w:r w:rsidRPr="007B2E4A">
              <w:t>-0.2348</w:t>
            </w:r>
          </w:p>
        </w:tc>
        <w:tc>
          <w:tcPr>
            <w:tcW w:w="1378" w:type="dxa"/>
            <w:noWrap/>
            <w:hideMark/>
          </w:tcPr>
          <w:p w14:paraId="4A4CCC00" w14:textId="64D6C7A2" w:rsidR="00B37232" w:rsidRPr="00B74FD2" w:rsidRDefault="00B37232" w:rsidP="00B37232">
            <w:pPr>
              <w:spacing w:line="240" w:lineRule="auto"/>
              <w:ind w:firstLine="0"/>
              <w:rPr>
                <w:bCs/>
              </w:rPr>
            </w:pPr>
            <w:r w:rsidRPr="007B2E4A">
              <w:t>-0.6658</w:t>
            </w:r>
          </w:p>
        </w:tc>
        <w:tc>
          <w:tcPr>
            <w:tcW w:w="1006" w:type="dxa"/>
            <w:noWrap/>
            <w:hideMark/>
          </w:tcPr>
          <w:p w14:paraId="7F3AED5F" w14:textId="3649796A" w:rsidR="00B37232" w:rsidRPr="00B74FD2" w:rsidRDefault="00B37232" w:rsidP="00B37232">
            <w:pPr>
              <w:spacing w:line="240" w:lineRule="auto"/>
              <w:ind w:firstLine="0"/>
              <w:rPr>
                <w:bCs/>
              </w:rPr>
            </w:pPr>
            <w:r w:rsidRPr="007B2E4A">
              <w:t>NA</w:t>
            </w:r>
          </w:p>
        </w:tc>
        <w:tc>
          <w:tcPr>
            <w:tcW w:w="1035" w:type="dxa"/>
            <w:noWrap/>
            <w:hideMark/>
          </w:tcPr>
          <w:p w14:paraId="12B144DC" w14:textId="5CA2BE93" w:rsidR="00B37232" w:rsidRPr="00B74FD2" w:rsidRDefault="00B37232" w:rsidP="00B37232">
            <w:pPr>
              <w:spacing w:line="240" w:lineRule="auto"/>
              <w:ind w:firstLine="0"/>
              <w:rPr>
                <w:bCs/>
              </w:rPr>
            </w:pPr>
            <w:r w:rsidRPr="007B2E4A">
              <w:t>+</w:t>
            </w:r>
          </w:p>
        </w:tc>
        <w:tc>
          <w:tcPr>
            <w:tcW w:w="1206" w:type="dxa"/>
            <w:noWrap/>
            <w:hideMark/>
          </w:tcPr>
          <w:p w14:paraId="35AB5C40" w14:textId="47D90B55" w:rsidR="00B37232" w:rsidRPr="00B74FD2" w:rsidRDefault="00B37232" w:rsidP="00B37232">
            <w:pPr>
              <w:spacing w:line="240" w:lineRule="auto"/>
              <w:ind w:firstLine="0"/>
              <w:rPr>
                <w:bCs/>
              </w:rPr>
            </w:pPr>
            <w:r w:rsidRPr="007B2E4A">
              <w:t>NA</w:t>
            </w:r>
          </w:p>
        </w:tc>
        <w:tc>
          <w:tcPr>
            <w:tcW w:w="1097" w:type="dxa"/>
            <w:noWrap/>
            <w:hideMark/>
          </w:tcPr>
          <w:p w14:paraId="09FEE329" w14:textId="1DB32953" w:rsidR="00B37232" w:rsidRPr="00B74FD2" w:rsidRDefault="00B37232" w:rsidP="00B37232">
            <w:pPr>
              <w:spacing w:line="240" w:lineRule="auto"/>
              <w:ind w:firstLine="0"/>
              <w:rPr>
                <w:bCs/>
              </w:rPr>
            </w:pPr>
            <w:r w:rsidRPr="007B2E4A">
              <w:t>NA</w:t>
            </w:r>
          </w:p>
        </w:tc>
        <w:tc>
          <w:tcPr>
            <w:tcW w:w="1134" w:type="dxa"/>
            <w:noWrap/>
            <w:hideMark/>
          </w:tcPr>
          <w:p w14:paraId="125D628E" w14:textId="5FB03465" w:rsidR="00B37232" w:rsidRPr="00B74FD2" w:rsidRDefault="00B37232" w:rsidP="00B37232">
            <w:pPr>
              <w:spacing w:line="240" w:lineRule="auto"/>
              <w:ind w:firstLine="0"/>
              <w:rPr>
                <w:bCs/>
              </w:rPr>
            </w:pPr>
            <w:r w:rsidRPr="007B2E4A">
              <w:t>-0.0036</w:t>
            </w:r>
          </w:p>
        </w:tc>
        <w:tc>
          <w:tcPr>
            <w:tcW w:w="711" w:type="dxa"/>
            <w:noWrap/>
            <w:hideMark/>
          </w:tcPr>
          <w:p w14:paraId="239AA014" w14:textId="2302A9F4" w:rsidR="00B37232" w:rsidRPr="00B74FD2" w:rsidRDefault="00B37232" w:rsidP="00B37232">
            <w:pPr>
              <w:spacing w:line="240" w:lineRule="auto"/>
              <w:ind w:firstLine="0"/>
              <w:rPr>
                <w:bCs/>
              </w:rPr>
            </w:pPr>
            <w:r w:rsidRPr="007B2E4A">
              <w:t>7.00</w:t>
            </w:r>
          </w:p>
        </w:tc>
        <w:tc>
          <w:tcPr>
            <w:tcW w:w="1274" w:type="dxa"/>
            <w:noWrap/>
            <w:hideMark/>
          </w:tcPr>
          <w:p w14:paraId="7DFBE578" w14:textId="5BAD7EBC" w:rsidR="00B37232" w:rsidRPr="00B74FD2" w:rsidRDefault="00B37232" w:rsidP="00B37232">
            <w:pPr>
              <w:spacing w:line="240" w:lineRule="auto"/>
              <w:ind w:firstLine="0"/>
              <w:rPr>
                <w:bCs/>
              </w:rPr>
            </w:pPr>
            <w:r w:rsidRPr="007B2E4A">
              <w:t>-7339.96</w:t>
            </w:r>
          </w:p>
        </w:tc>
        <w:tc>
          <w:tcPr>
            <w:tcW w:w="1276" w:type="dxa"/>
            <w:noWrap/>
            <w:hideMark/>
          </w:tcPr>
          <w:p w14:paraId="439F345D" w14:textId="25A4CF29" w:rsidR="00B37232" w:rsidRPr="00B74FD2" w:rsidRDefault="00B37232" w:rsidP="00B37232">
            <w:pPr>
              <w:spacing w:line="240" w:lineRule="auto"/>
              <w:ind w:firstLine="0"/>
              <w:rPr>
                <w:bCs/>
              </w:rPr>
            </w:pPr>
            <w:r w:rsidRPr="007B2E4A">
              <w:t>14693.99</w:t>
            </w:r>
          </w:p>
        </w:tc>
        <w:tc>
          <w:tcPr>
            <w:tcW w:w="850" w:type="dxa"/>
            <w:noWrap/>
            <w:hideMark/>
          </w:tcPr>
          <w:p w14:paraId="4DA8B2B8" w14:textId="6D535E1B" w:rsidR="00B37232" w:rsidRPr="00B74FD2" w:rsidRDefault="00B37232" w:rsidP="00B37232">
            <w:pPr>
              <w:spacing w:line="240" w:lineRule="auto"/>
              <w:ind w:firstLine="0"/>
              <w:rPr>
                <w:bCs/>
              </w:rPr>
            </w:pPr>
            <w:r w:rsidRPr="007B2E4A">
              <w:t>9.64</w:t>
            </w:r>
          </w:p>
        </w:tc>
        <w:tc>
          <w:tcPr>
            <w:tcW w:w="992" w:type="dxa"/>
            <w:noWrap/>
            <w:hideMark/>
          </w:tcPr>
          <w:p w14:paraId="5BDD1C00" w14:textId="7C3AB656" w:rsidR="00B37232" w:rsidRPr="00B74FD2" w:rsidRDefault="00B37232" w:rsidP="00B37232">
            <w:pPr>
              <w:spacing w:line="240" w:lineRule="auto"/>
              <w:ind w:firstLine="0"/>
              <w:rPr>
                <w:bCs/>
              </w:rPr>
            </w:pPr>
            <w:r w:rsidRPr="007B2E4A">
              <w:t>0.01</w:t>
            </w:r>
          </w:p>
        </w:tc>
      </w:tr>
      <w:tr w:rsidR="00B37232" w:rsidRPr="00B74FD2" w14:paraId="29424315" w14:textId="77777777" w:rsidTr="00B37232">
        <w:trPr>
          <w:trHeight w:val="300"/>
        </w:trPr>
        <w:tc>
          <w:tcPr>
            <w:tcW w:w="505" w:type="dxa"/>
            <w:noWrap/>
            <w:hideMark/>
          </w:tcPr>
          <w:p w14:paraId="1D42ED84" w14:textId="743BCBC9" w:rsidR="00B37232" w:rsidRPr="00B74FD2" w:rsidRDefault="00B37232" w:rsidP="00B37232">
            <w:pPr>
              <w:spacing w:line="240" w:lineRule="auto"/>
              <w:ind w:firstLine="0"/>
              <w:rPr>
                <w:bCs/>
              </w:rPr>
            </w:pPr>
            <w:r w:rsidRPr="007B2E4A">
              <w:t>18</w:t>
            </w:r>
          </w:p>
        </w:tc>
        <w:tc>
          <w:tcPr>
            <w:tcW w:w="1090" w:type="dxa"/>
            <w:noWrap/>
            <w:hideMark/>
          </w:tcPr>
          <w:p w14:paraId="2B9EA36B" w14:textId="3CFD0486" w:rsidR="00B37232" w:rsidRPr="00B74FD2" w:rsidRDefault="00B37232" w:rsidP="00B37232">
            <w:pPr>
              <w:spacing w:line="240" w:lineRule="auto"/>
              <w:ind w:firstLine="0"/>
              <w:rPr>
                <w:bCs/>
              </w:rPr>
            </w:pPr>
            <w:r w:rsidRPr="007B2E4A">
              <w:t>56.0134</w:t>
            </w:r>
          </w:p>
        </w:tc>
        <w:tc>
          <w:tcPr>
            <w:tcW w:w="1203" w:type="dxa"/>
            <w:noWrap/>
            <w:hideMark/>
          </w:tcPr>
          <w:p w14:paraId="7FEFF7C4" w14:textId="0363815D" w:rsidR="00B37232" w:rsidRPr="00B74FD2" w:rsidRDefault="00B37232" w:rsidP="00B37232">
            <w:pPr>
              <w:spacing w:line="240" w:lineRule="auto"/>
              <w:ind w:firstLine="0"/>
              <w:rPr>
                <w:bCs/>
              </w:rPr>
            </w:pPr>
            <w:r w:rsidRPr="007B2E4A">
              <w:t>NA</w:t>
            </w:r>
          </w:p>
        </w:tc>
        <w:tc>
          <w:tcPr>
            <w:tcW w:w="1378" w:type="dxa"/>
            <w:noWrap/>
            <w:hideMark/>
          </w:tcPr>
          <w:p w14:paraId="34010760" w14:textId="46F734A4" w:rsidR="00B37232" w:rsidRPr="00B74FD2" w:rsidRDefault="00B37232" w:rsidP="00B37232">
            <w:pPr>
              <w:spacing w:line="240" w:lineRule="auto"/>
              <w:ind w:firstLine="0"/>
              <w:rPr>
                <w:bCs/>
              </w:rPr>
            </w:pPr>
            <w:r w:rsidRPr="007B2E4A">
              <w:t>-0.6351</w:t>
            </w:r>
          </w:p>
        </w:tc>
        <w:tc>
          <w:tcPr>
            <w:tcW w:w="1006" w:type="dxa"/>
            <w:noWrap/>
            <w:hideMark/>
          </w:tcPr>
          <w:p w14:paraId="2684BA61" w14:textId="0A98F078" w:rsidR="00B37232" w:rsidRPr="00B74FD2" w:rsidRDefault="00B37232" w:rsidP="00B37232">
            <w:pPr>
              <w:spacing w:line="240" w:lineRule="auto"/>
              <w:ind w:firstLine="0"/>
              <w:rPr>
                <w:bCs/>
              </w:rPr>
            </w:pPr>
            <w:r w:rsidRPr="007B2E4A">
              <w:t>NA</w:t>
            </w:r>
          </w:p>
        </w:tc>
        <w:tc>
          <w:tcPr>
            <w:tcW w:w="1035" w:type="dxa"/>
            <w:noWrap/>
            <w:hideMark/>
          </w:tcPr>
          <w:p w14:paraId="4CEEE02C" w14:textId="50C0CCB3" w:rsidR="00B37232" w:rsidRPr="00B74FD2" w:rsidRDefault="00B37232" w:rsidP="00B37232">
            <w:pPr>
              <w:spacing w:line="240" w:lineRule="auto"/>
              <w:ind w:firstLine="0"/>
              <w:rPr>
                <w:bCs/>
              </w:rPr>
            </w:pPr>
            <w:r w:rsidRPr="007B2E4A">
              <w:t>+</w:t>
            </w:r>
          </w:p>
        </w:tc>
        <w:tc>
          <w:tcPr>
            <w:tcW w:w="1206" w:type="dxa"/>
            <w:noWrap/>
            <w:hideMark/>
          </w:tcPr>
          <w:p w14:paraId="031AD606" w14:textId="4DEAE085" w:rsidR="00B37232" w:rsidRPr="00B74FD2" w:rsidRDefault="00B37232" w:rsidP="00B37232">
            <w:pPr>
              <w:spacing w:line="240" w:lineRule="auto"/>
              <w:ind w:firstLine="0"/>
              <w:rPr>
                <w:bCs/>
              </w:rPr>
            </w:pPr>
            <w:r w:rsidRPr="007B2E4A">
              <w:t>NA</w:t>
            </w:r>
          </w:p>
        </w:tc>
        <w:tc>
          <w:tcPr>
            <w:tcW w:w="1097" w:type="dxa"/>
            <w:noWrap/>
            <w:hideMark/>
          </w:tcPr>
          <w:p w14:paraId="37915615" w14:textId="0764447E" w:rsidR="00B37232" w:rsidRPr="00B74FD2" w:rsidRDefault="00B37232" w:rsidP="00B37232">
            <w:pPr>
              <w:spacing w:line="240" w:lineRule="auto"/>
              <w:ind w:firstLine="0"/>
              <w:rPr>
                <w:bCs/>
              </w:rPr>
            </w:pPr>
            <w:r w:rsidRPr="007B2E4A">
              <w:t>NA</w:t>
            </w:r>
          </w:p>
        </w:tc>
        <w:tc>
          <w:tcPr>
            <w:tcW w:w="1134" w:type="dxa"/>
            <w:noWrap/>
            <w:hideMark/>
          </w:tcPr>
          <w:p w14:paraId="5DA03C6B" w14:textId="36B7811F" w:rsidR="00B37232" w:rsidRPr="00B74FD2" w:rsidRDefault="00B37232" w:rsidP="00B37232">
            <w:pPr>
              <w:spacing w:line="240" w:lineRule="auto"/>
              <w:ind w:firstLine="0"/>
              <w:rPr>
                <w:bCs/>
              </w:rPr>
            </w:pPr>
            <w:r w:rsidRPr="007B2E4A">
              <w:t>-0.0036</w:t>
            </w:r>
          </w:p>
        </w:tc>
        <w:tc>
          <w:tcPr>
            <w:tcW w:w="711" w:type="dxa"/>
            <w:noWrap/>
            <w:hideMark/>
          </w:tcPr>
          <w:p w14:paraId="673ACF14" w14:textId="34DFADED" w:rsidR="00B37232" w:rsidRPr="00B74FD2" w:rsidRDefault="00B37232" w:rsidP="00B37232">
            <w:pPr>
              <w:spacing w:line="240" w:lineRule="auto"/>
              <w:ind w:firstLine="0"/>
              <w:rPr>
                <w:bCs/>
              </w:rPr>
            </w:pPr>
            <w:r w:rsidRPr="007B2E4A">
              <w:t>6.00</w:t>
            </w:r>
          </w:p>
        </w:tc>
        <w:tc>
          <w:tcPr>
            <w:tcW w:w="1274" w:type="dxa"/>
            <w:noWrap/>
            <w:hideMark/>
          </w:tcPr>
          <w:p w14:paraId="562715EB" w14:textId="604AA4FE" w:rsidR="00B37232" w:rsidRPr="00B74FD2" w:rsidRDefault="00B37232" w:rsidP="00B37232">
            <w:pPr>
              <w:spacing w:line="240" w:lineRule="auto"/>
              <w:ind w:firstLine="0"/>
              <w:rPr>
                <w:bCs/>
              </w:rPr>
            </w:pPr>
            <w:r w:rsidRPr="007B2E4A">
              <w:t>-7343.78</w:t>
            </w:r>
          </w:p>
        </w:tc>
        <w:tc>
          <w:tcPr>
            <w:tcW w:w="1276" w:type="dxa"/>
            <w:noWrap/>
            <w:hideMark/>
          </w:tcPr>
          <w:p w14:paraId="3480C88A" w14:textId="1D14CF0C" w:rsidR="00B37232" w:rsidRPr="00B74FD2" w:rsidRDefault="00B37232" w:rsidP="00B37232">
            <w:pPr>
              <w:spacing w:line="240" w:lineRule="auto"/>
              <w:ind w:firstLine="0"/>
              <w:rPr>
                <w:bCs/>
              </w:rPr>
            </w:pPr>
            <w:r w:rsidRPr="007B2E4A">
              <w:t>14699.60</w:t>
            </w:r>
          </w:p>
        </w:tc>
        <w:tc>
          <w:tcPr>
            <w:tcW w:w="850" w:type="dxa"/>
            <w:noWrap/>
            <w:hideMark/>
          </w:tcPr>
          <w:p w14:paraId="4B9A2CC0" w14:textId="39942BFE" w:rsidR="00B37232" w:rsidRPr="00B74FD2" w:rsidRDefault="00B37232" w:rsidP="00B37232">
            <w:pPr>
              <w:spacing w:line="240" w:lineRule="auto"/>
              <w:ind w:firstLine="0"/>
              <w:rPr>
                <w:bCs/>
              </w:rPr>
            </w:pPr>
            <w:r w:rsidRPr="007B2E4A">
              <w:t>15.26</w:t>
            </w:r>
          </w:p>
        </w:tc>
        <w:tc>
          <w:tcPr>
            <w:tcW w:w="992" w:type="dxa"/>
            <w:noWrap/>
            <w:hideMark/>
          </w:tcPr>
          <w:p w14:paraId="74B39AB0" w14:textId="38445C03" w:rsidR="00B37232" w:rsidRPr="00B74FD2" w:rsidRDefault="00B37232" w:rsidP="00B37232">
            <w:pPr>
              <w:spacing w:line="240" w:lineRule="auto"/>
              <w:ind w:firstLine="0"/>
              <w:rPr>
                <w:bCs/>
              </w:rPr>
            </w:pPr>
            <w:r w:rsidRPr="007B2E4A">
              <w:t>0.00</w:t>
            </w:r>
          </w:p>
        </w:tc>
      </w:tr>
      <w:tr w:rsidR="00B37232" w:rsidRPr="00B74FD2" w14:paraId="322E1702" w14:textId="77777777" w:rsidTr="00B37232">
        <w:trPr>
          <w:trHeight w:val="300"/>
        </w:trPr>
        <w:tc>
          <w:tcPr>
            <w:tcW w:w="505" w:type="dxa"/>
            <w:noWrap/>
            <w:hideMark/>
          </w:tcPr>
          <w:p w14:paraId="6E143ABE" w14:textId="2FBA8D18" w:rsidR="00B37232" w:rsidRPr="00B74FD2" w:rsidRDefault="00B37232" w:rsidP="00B37232">
            <w:pPr>
              <w:spacing w:line="240" w:lineRule="auto"/>
              <w:ind w:firstLine="0"/>
              <w:rPr>
                <w:bCs/>
              </w:rPr>
            </w:pPr>
            <w:r w:rsidRPr="007B2E4A">
              <w:t>15</w:t>
            </w:r>
          </w:p>
        </w:tc>
        <w:tc>
          <w:tcPr>
            <w:tcW w:w="1090" w:type="dxa"/>
            <w:noWrap/>
            <w:hideMark/>
          </w:tcPr>
          <w:p w14:paraId="191E7B1E" w14:textId="45FE511D" w:rsidR="00B37232" w:rsidRPr="00B74FD2" w:rsidRDefault="00B37232" w:rsidP="00B37232">
            <w:pPr>
              <w:spacing w:line="240" w:lineRule="auto"/>
              <w:ind w:firstLine="0"/>
              <w:rPr>
                <w:bCs/>
              </w:rPr>
            </w:pPr>
            <w:r w:rsidRPr="007B2E4A">
              <w:t>57.4747</w:t>
            </w:r>
          </w:p>
        </w:tc>
        <w:tc>
          <w:tcPr>
            <w:tcW w:w="1203" w:type="dxa"/>
            <w:noWrap/>
            <w:hideMark/>
          </w:tcPr>
          <w:p w14:paraId="4165FD8C" w14:textId="25438066" w:rsidR="00B37232" w:rsidRPr="00B74FD2" w:rsidRDefault="00B37232" w:rsidP="00B37232">
            <w:pPr>
              <w:spacing w:line="240" w:lineRule="auto"/>
              <w:ind w:firstLine="0"/>
              <w:rPr>
                <w:bCs/>
              </w:rPr>
            </w:pPr>
            <w:r w:rsidRPr="007B2E4A">
              <w:t>-0.2349</w:t>
            </w:r>
          </w:p>
        </w:tc>
        <w:tc>
          <w:tcPr>
            <w:tcW w:w="1378" w:type="dxa"/>
            <w:noWrap/>
            <w:hideMark/>
          </w:tcPr>
          <w:p w14:paraId="00BCC0ED" w14:textId="37916CC5" w:rsidR="00B37232" w:rsidRPr="00B74FD2" w:rsidRDefault="00B37232" w:rsidP="00B37232">
            <w:pPr>
              <w:spacing w:line="240" w:lineRule="auto"/>
              <w:ind w:firstLine="0"/>
              <w:rPr>
                <w:bCs/>
              </w:rPr>
            </w:pPr>
            <w:r w:rsidRPr="007B2E4A">
              <w:t>-0.6646</w:t>
            </w:r>
          </w:p>
        </w:tc>
        <w:tc>
          <w:tcPr>
            <w:tcW w:w="1006" w:type="dxa"/>
            <w:noWrap/>
            <w:hideMark/>
          </w:tcPr>
          <w:p w14:paraId="6441E823" w14:textId="56ACC922" w:rsidR="00B37232" w:rsidRPr="00B74FD2" w:rsidRDefault="00B37232" w:rsidP="00B37232">
            <w:pPr>
              <w:spacing w:line="240" w:lineRule="auto"/>
              <w:ind w:firstLine="0"/>
              <w:rPr>
                <w:bCs/>
              </w:rPr>
            </w:pPr>
            <w:r w:rsidRPr="007B2E4A">
              <w:t>-0.5618</w:t>
            </w:r>
          </w:p>
        </w:tc>
        <w:tc>
          <w:tcPr>
            <w:tcW w:w="1035" w:type="dxa"/>
            <w:noWrap/>
            <w:hideMark/>
          </w:tcPr>
          <w:p w14:paraId="4F736EB7" w14:textId="2F23C985" w:rsidR="00B37232" w:rsidRPr="00B74FD2" w:rsidRDefault="00B37232" w:rsidP="00B37232">
            <w:pPr>
              <w:spacing w:line="240" w:lineRule="auto"/>
              <w:ind w:firstLine="0"/>
              <w:rPr>
                <w:bCs/>
              </w:rPr>
            </w:pPr>
            <w:r w:rsidRPr="007B2E4A">
              <w:t>+</w:t>
            </w:r>
          </w:p>
        </w:tc>
        <w:tc>
          <w:tcPr>
            <w:tcW w:w="1206" w:type="dxa"/>
            <w:noWrap/>
            <w:hideMark/>
          </w:tcPr>
          <w:p w14:paraId="1A6B4C48" w14:textId="346F1FA6" w:rsidR="00B37232" w:rsidRPr="00B74FD2" w:rsidRDefault="00B37232" w:rsidP="00B37232">
            <w:pPr>
              <w:spacing w:line="240" w:lineRule="auto"/>
              <w:ind w:firstLine="0"/>
              <w:rPr>
                <w:bCs/>
              </w:rPr>
            </w:pPr>
            <w:r w:rsidRPr="007B2E4A">
              <w:t>0.0258</w:t>
            </w:r>
          </w:p>
        </w:tc>
        <w:tc>
          <w:tcPr>
            <w:tcW w:w="1097" w:type="dxa"/>
            <w:noWrap/>
            <w:hideMark/>
          </w:tcPr>
          <w:p w14:paraId="215A2BEB" w14:textId="68BE9804" w:rsidR="00B37232" w:rsidRPr="00B74FD2" w:rsidRDefault="00B37232" w:rsidP="00B37232">
            <w:pPr>
              <w:spacing w:line="240" w:lineRule="auto"/>
              <w:ind w:firstLine="0"/>
              <w:rPr>
                <w:bCs/>
              </w:rPr>
            </w:pPr>
            <w:r w:rsidRPr="007B2E4A">
              <w:t>NA</w:t>
            </w:r>
          </w:p>
        </w:tc>
        <w:tc>
          <w:tcPr>
            <w:tcW w:w="1134" w:type="dxa"/>
            <w:noWrap/>
            <w:hideMark/>
          </w:tcPr>
          <w:p w14:paraId="1B538DF8" w14:textId="4B853B6D" w:rsidR="00B37232" w:rsidRPr="00B74FD2" w:rsidRDefault="00B37232" w:rsidP="00B37232">
            <w:pPr>
              <w:spacing w:line="240" w:lineRule="auto"/>
              <w:ind w:firstLine="0"/>
              <w:rPr>
                <w:bCs/>
              </w:rPr>
            </w:pPr>
            <w:r w:rsidRPr="007B2E4A">
              <w:t>-0.0032</w:t>
            </w:r>
          </w:p>
        </w:tc>
        <w:tc>
          <w:tcPr>
            <w:tcW w:w="711" w:type="dxa"/>
            <w:noWrap/>
            <w:hideMark/>
          </w:tcPr>
          <w:p w14:paraId="6F7A3463" w14:textId="74B9D8EE" w:rsidR="00B37232" w:rsidRPr="00B74FD2" w:rsidRDefault="00B37232" w:rsidP="00B37232">
            <w:pPr>
              <w:spacing w:line="240" w:lineRule="auto"/>
              <w:ind w:firstLine="0"/>
              <w:rPr>
                <w:bCs/>
              </w:rPr>
            </w:pPr>
            <w:r w:rsidRPr="007B2E4A">
              <w:t>9.00</w:t>
            </w:r>
          </w:p>
        </w:tc>
        <w:tc>
          <w:tcPr>
            <w:tcW w:w="1274" w:type="dxa"/>
            <w:noWrap/>
            <w:hideMark/>
          </w:tcPr>
          <w:p w14:paraId="3E38BD3D" w14:textId="33FD4D57" w:rsidR="00B37232" w:rsidRPr="00B74FD2" w:rsidRDefault="00B37232" w:rsidP="00B37232">
            <w:pPr>
              <w:spacing w:line="240" w:lineRule="auto"/>
              <w:ind w:firstLine="0"/>
              <w:rPr>
                <w:bCs/>
              </w:rPr>
            </w:pPr>
            <w:r w:rsidRPr="007B2E4A">
              <w:t>-7341.30</w:t>
            </w:r>
          </w:p>
        </w:tc>
        <w:tc>
          <w:tcPr>
            <w:tcW w:w="1276" w:type="dxa"/>
            <w:noWrap/>
            <w:hideMark/>
          </w:tcPr>
          <w:p w14:paraId="21C0AFFE" w14:textId="0DAAA45D" w:rsidR="00B37232" w:rsidRPr="00B74FD2" w:rsidRDefault="00B37232" w:rsidP="00B37232">
            <w:pPr>
              <w:spacing w:line="240" w:lineRule="auto"/>
              <w:ind w:firstLine="0"/>
              <w:rPr>
                <w:bCs/>
              </w:rPr>
            </w:pPr>
            <w:r w:rsidRPr="007B2E4A">
              <w:t>14700.70</w:t>
            </w:r>
          </w:p>
        </w:tc>
        <w:tc>
          <w:tcPr>
            <w:tcW w:w="850" w:type="dxa"/>
            <w:noWrap/>
            <w:hideMark/>
          </w:tcPr>
          <w:p w14:paraId="782C6D26" w14:textId="79893C92" w:rsidR="00B37232" w:rsidRPr="00B74FD2" w:rsidRDefault="00B37232" w:rsidP="00B37232">
            <w:pPr>
              <w:spacing w:line="240" w:lineRule="auto"/>
              <w:ind w:firstLine="0"/>
              <w:rPr>
                <w:bCs/>
              </w:rPr>
            </w:pPr>
            <w:r w:rsidRPr="007B2E4A">
              <w:t>16.35</w:t>
            </w:r>
          </w:p>
        </w:tc>
        <w:tc>
          <w:tcPr>
            <w:tcW w:w="992" w:type="dxa"/>
            <w:noWrap/>
            <w:hideMark/>
          </w:tcPr>
          <w:p w14:paraId="5B644EC1" w14:textId="23F22F31" w:rsidR="00B37232" w:rsidRPr="00B74FD2" w:rsidRDefault="00B37232" w:rsidP="00B37232">
            <w:pPr>
              <w:spacing w:line="240" w:lineRule="auto"/>
              <w:ind w:firstLine="0"/>
              <w:rPr>
                <w:bCs/>
              </w:rPr>
            </w:pPr>
            <w:r w:rsidRPr="007B2E4A">
              <w:t>0.00</w:t>
            </w:r>
          </w:p>
        </w:tc>
      </w:tr>
      <w:tr w:rsidR="00B37232" w:rsidRPr="00B74FD2" w14:paraId="449CED68" w14:textId="77777777" w:rsidTr="00B37232">
        <w:trPr>
          <w:trHeight w:val="300"/>
        </w:trPr>
        <w:tc>
          <w:tcPr>
            <w:tcW w:w="505" w:type="dxa"/>
            <w:noWrap/>
            <w:hideMark/>
          </w:tcPr>
          <w:p w14:paraId="2D3579D9" w14:textId="0531150F" w:rsidR="00B37232" w:rsidRPr="00B74FD2" w:rsidRDefault="00B37232" w:rsidP="00B37232">
            <w:pPr>
              <w:spacing w:line="240" w:lineRule="auto"/>
              <w:ind w:firstLine="0"/>
              <w:rPr>
                <w:bCs/>
              </w:rPr>
            </w:pPr>
            <w:r w:rsidRPr="007B2E4A">
              <w:t>16</w:t>
            </w:r>
          </w:p>
        </w:tc>
        <w:tc>
          <w:tcPr>
            <w:tcW w:w="1090" w:type="dxa"/>
            <w:noWrap/>
            <w:hideMark/>
          </w:tcPr>
          <w:p w14:paraId="779056AA" w14:textId="23105736" w:rsidR="00B37232" w:rsidRPr="00B74FD2" w:rsidRDefault="00B37232" w:rsidP="00B37232">
            <w:pPr>
              <w:spacing w:line="240" w:lineRule="auto"/>
              <w:ind w:firstLine="0"/>
              <w:rPr>
                <w:bCs/>
              </w:rPr>
            </w:pPr>
            <w:r w:rsidRPr="007B2E4A">
              <w:t>57.4894</w:t>
            </w:r>
          </w:p>
        </w:tc>
        <w:tc>
          <w:tcPr>
            <w:tcW w:w="1203" w:type="dxa"/>
            <w:noWrap/>
            <w:hideMark/>
          </w:tcPr>
          <w:p w14:paraId="7759B9FB" w14:textId="0AEEBFF4" w:rsidR="00B37232" w:rsidRPr="00B74FD2" w:rsidRDefault="00B37232" w:rsidP="00B37232">
            <w:pPr>
              <w:spacing w:line="240" w:lineRule="auto"/>
              <w:ind w:firstLine="0"/>
              <w:rPr>
                <w:bCs/>
              </w:rPr>
            </w:pPr>
            <w:r w:rsidRPr="007B2E4A">
              <w:t>-0.2348</w:t>
            </w:r>
          </w:p>
        </w:tc>
        <w:tc>
          <w:tcPr>
            <w:tcW w:w="1378" w:type="dxa"/>
            <w:noWrap/>
            <w:hideMark/>
          </w:tcPr>
          <w:p w14:paraId="4840C68C" w14:textId="23B73065" w:rsidR="00B37232" w:rsidRPr="00B74FD2" w:rsidRDefault="00B37232" w:rsidP="00B37232">
            <w:pPr>
              <w:spacing w:line="240" w:lineRule="auto"/>
              <w:ind w:firstLine="0"/>
              <w:rPr>
                <w:bCs/>
              </w:rPr>
            </w:pPr>
            <w:r w:rsidRPr="007B2E4A">
              <w:t>-0.6652</w:t>
            </w:r>
          </w:p>
        </w:tc>
        <w:tc>
          <w:tcPr>
            <w:tcW w:w="1006" w:type="dxa"/>
            <w:noWrap/>
            <w:hideMark/>
          </w:tcPr>
          <w:p w14:paraId="780DC624" w14:textId="30D97E8B" w:rsidR="00B37232" w:rsidRPr="00B74FD2" w:rsidRDefault="00B37232" w:rsidP="00B37232">
            <w:pPr>
              <w:spacing w:line="240" w:lineRule="auto"/>
              <w:ind w:firstLine="0"/>
              <w:rPr>
                <w:bCs/>
              </w:rPr>
            </w:pPr>
            <w:r w:rsidRPr="007B2E4A">
              <w:t>-0.5617</w:t>
            </w:r>
          </w:p>
        </w:tc>
        <w:tc>
          <w:tcPr>
            <w:tcW w:w="1035" w:type="dxa"/>
            <w:noWrap/>
            <w:hideMark/>
          </w:tcPr>
          <w:p w14:paraId="437758C0" w14:textId="61929FD7" w:rsidR="00B37232" w:rsidRPr="00B74FD2" w:rsidRDefault="00B37232" w:rsidP="00B37232">
            <w:pPr>
              <w:spacing w:line="240" w:lineRule="auto"/>
              <w:ind w:firstLine="0"/>
              <w:rPr>
                <w:bCs/>
              </w:rPr>
            </w:pPr>
            <w:r w:rsidRPr="007B2E4A">
              <w:t>+</w:t>
            </w:r>
          </w:p>
        </w:tc>
        <w:tc>
          <w:tcPr>
            <w:tcW w:w="1206" w:type="dxa"/>
            <w:noWrap/>
            <w:hideMark/>
          </w:tcPr>
          <w:p w14:paraId="54949963" w14:textId="29726440" w:rsidR="00B37232" w:rsidRPr="00B74FD2" w:rsidRDefault="00B37232" w:rsidP="00B37232">
            <w:pPr>
              <w:spacing w:line="240" w:lineRule="auto"/>
              <w:ind w:firstLine="0"/>
              <w:rPr>
                <w:bCs/>
              </w:rPr>
            </w:pPr>
            <w:r w:rsidRPr="007B2E4A">
              <w:t>0.0258</w:t>
            </w:r>
          </w:p>
        </w:tc>
        <w:tc>
          <w:tcPr>
            <w:tcW w:w="1097" w:type="dxa"/>
            <w:noWrap/>
            <w:hideMark/>
          </w:tcPr>
          <w:p w14:paraId="63CD4A6C" w14:textId="5D6625C8" w:rsidR="00B37232" w:rsidRPr="00B74FD2" w:rsidRDefault="00B37232" w:rsidP="00B37232">
            <w:pPr>
              <w:spacing w:line="240" w:lineRule="auto"/>
              <w:ind w:firstLine="0"/>
              <w:rPr>
                <w:bCs/>
              </w:rPr>
            </w:pPr>
            <w:r w:rsidRPr="007B2E4A">
              <w:t>+</w:t>
            </w:r>
          </w:p>
        </w:tc>
        <w:tc>
          <w:tcPr>
            <w:tcW w:w="1134" w:type="dxa"/>
            <w:noWrap/>
            <w:hideMark/>
          </w:tcPr>
          <w:p w14:paraId="55ACFACF" w14:textId="3129F09C" w:rsidR="00B37232" w:rsidRPr="00B74FD2" w:rsidRDefault="00B37232" w:rsidP="00B37232">
            <w:pPr>
              <w:spacing w:line="240" w:lineRule="auto"/>
              <w:ind w:firstLine="0"/>
              <w:rPr>
                <w:bCs/>
              </w:rPr>
            </w:pPr>
            <w:r w:rsidRPr="007B2E4A">
              <w:t>-0.0032</w:t>
            </w:r>
          </w:p>
        </w:tc>
        <w:tc>
          <w:tcPr>
            <w:tcW w:w="711" w:type="dxa"/>
            <w:noWrap/>
            <w:hideMark/>
          </w:tcPr>
          <w:p w14:paraId="681EAE6A" w14:textId="73A4C791" w:rsidR="00B37232" w:rsidRPr="00B74FD2" w:rsidRDefault="00B37232" w:rsidP="00B37232">
            <w:pPr>
              <w:spacing w:line="240" w:lineRule="auto"/>
              <w:ind w:firstLine="0"/>
              <w:rPr>
                <w:bCs/>
              </w:rPr>
            </w:pPr>
            <w:r w:rsidRPr="007B2E4A">
              <w:t>10.00</w:t>
            </w:r>
          </w:p>
        </w:tc>
        <w:tc>
          <w:tcPr>
            <w:tcW w:w="1274" w:type="dxa"/>
            <w:noWrap/>
            <w:hideMark/>
          </w:tcPr>
          <w:p w14:paraId="7C1602D4" w14:textId="0968C949" w:rsidR="00B37232" w:rsidRPr="00B74FD2" w:rsidRDefault="00B37232" w:rsidP="00B37232">
            <w:pPr>
              <w:spacing w:line="240" w:lineRule="auto"/>
              <w:ind w:firstLine="0"/>
              <w:rPr>
                <w:bCs/>
              </w:rPr>
            </w:pPr>
            <w:r w:rsidRPr="007B2E4A">
              <w:t>-7340.96</w:t>
            </w:r>
          </w:p>
        </w:tc>
        <w:tc>
          <w:tcPr>
            <w:tcW w:w="1276" w:type="dxa"/>
            <w:noWrap/>
            <w:hideMark/>
          </w:tcPr>
          <w:p w14:paraId="7377758D" w14:textId="2D9D19AE" w:rsidR="00B37232" w:rsidRPr="00B74FD2" w:rsidRDefault="00B37232" w:rsidP="00B37232">
            <w:pPr>
              <w:spacing w:line="240" w:lineRule="auto"/>
              <w:ind w:firstLine="0"/>
              <w:rPr>
                <w:bCs/>
              </w:rPr>
            </w:pPr>
            <w:r w:rsidRPr="007B2E4A">
              <w:t>14702.04</w:t>
            </w:r>
          </w:p>
        </w:tc>
        <w:tc>
          <w:tcPr>
            <w:tcW w:w="850" w:type="dxa"/>
            <w:noWrap/>
            <w:hideMark/>
          </w:tcPr>
          <w:p w14:paraId="48E589B3" w14:textId="2D859411" w:rsidR="00B37232" w:rsidRPr="00B74FD2" w:rsidRDefault="00B37232" w:rsidP="00B37232">
            <w:pPr>
              <w:spacing w:line="240" w:lineRule="auto"/>
              <w:ind w:firstLine="0"/>
              <w:rPr>
                <w:bCs/>
              </w:rPr>
            </w:pPr>
            <w:r w:rsidRPr="007B2E4A">
              <w:t>17.69</w:t>
            </w:r>
          </w:p>
        </w:tc>
        <w:tc>
          <w:tcPr>
            <w:tcW w:w="992" w:type="dxa"/>
            <w:noWrap/>
            <w:hideMark/>
          </w:tcPr>
          <w:p w14:paraId="28E06C06" w14:textId="7E764993" w:rsidR="00B37232" w:rsidRPr="00B74FD2" w:rsidRDefault="00B37232" w:rsidP="00B37232">
            <w:pPr>
              <w:spacing w:line="240" w:lineRule="auto"/>
              <w:ind w:firstLine="0"/>
              <w:rPr>
                <w:bCs/>
              </w:rPr>
            </w:pPr>
            <w:r w:rsidRPr="007B2E4A">
              <w:t>0.00</w:t>
            </w:r>
          </w:p>
        </w:tc>
      </w:tr>
      <w:tr w:rsidR="00B37232" w:rsidRPr="00B74FD2" w14:paraId="42228591" w14:textId="77777777" w:rsidTr="00B37232">
        <w:trPr>
          <w:trHeight w:val="300"/>
        </w:trPr>
        <w:tc>
          <w:tcPr>
            <w:tcW w:w="505" w:type="dxa"/>
            <w:noWrap/>
            <w:hideMark/>
          </w:tcPr>
          <w:p w14:paraId="534C96B5" w14:textId="3D7E4125" w:rsidR="00B37232" w:rsidRPr="00B74FD2" w:rsidRDefault="00B37232" w:rsidP="00B37232">
            <w:pPr>
              <w:spacing w:line="240" w:lineRule="auto"/>
              <w:ind w:firstLine="0"/>
              <w:rPr>
                <w:bCs/>
              </w:rPr>
            </w:pPr>
            <w:r w:rsidRPr="007B2E4A">
              <w:t>9</w:t>
            </w:r>
          </w:p>
        </w:tc>
        <w:tc>
          <w:tcPr>
            <w:tcW w:w="1090" w:type="dxa"/>
            <w:noWrap/>
            <w:hideMark/>
          </w:tcPr>
          <w:p w14:paraId="3C3E751F" w14:textId="28F0B52F" w:rsidR="00B37232" w:rsidRPr="00B74FD2" w:rsidRDefault="00B37232" w:rsidP="00B37232">
            <w:pPr>
              <w:spacing w:line="240" w:lineRule="auto"/>
              <w:ind w:firstLine="0"/>
              <w:rPr>
                <w:bCs/>
              </w:rPr>
            </w:pPr>
            <w:r w:rsidRPr="007B2E4A">
              <w:t>38.8272</w:t>
            </w:r>
          </w:p>
        </w:tc>
        <w:tc>
          <w:tcPr>
            <w:tcW w:w="1203" w:type="dxa"/>
            <w:noWrap/>
            <w:hideMark/>
          </w:tcPr>
          <w:p w14:paraId="431FF829" w14:textId="47B91805" w:rsidR="00B37232" w:rsidRPr="00B74FD2" w:rsidRDefault="00B37232" w:rsidP="00B37232">
            <w:pPr>
              <w:spacing w:line="240" w:lineRule="auto"/>
              <w:ind w:firstLine="0"/>
              <w:rPr>
                <w:bCs/>
              </w:rPr>
            </w:pPr>
            <w:r w:rsidRPr="007B2E4A">
              <w:t>-0.2111</w:t>
            </w:r>
          </w:p>
        </w:tc>
        <w:tc>
          <w:tcPr>
            <w:tcW w:w="1378" w:type="dxa"/>
            <w:noWrap/>
            <w:hideMark/>
          </w:tcPr>
          <w:p w14:paraId="3C8004D4" w14:textId="53D84031" w:rsidR="00B37232" w:rsidRPr="00B74FD2" w:rsidRDefault="00B37232" w:rsidP="00B37232">
            <w:pPr>
              <w:spacing w:line="240" w:lineRule="auto"/>
              <w:ind w:firstLine="0"/>
              <w:rPr>
                <w:bCs/>
              </w:rPr>
            </w:pPr>
            <w:r w:rsidRPr="007B2E4A">
              <w:t>NA</w:t>
            </w:r>
          </w:p>
        </w:tc>
        <w:tc>
          <w:tcPr>
            <w:tcW w:w="1006" w:type="dxa"/>
            <w:noWrap/>
            <w:hideMark/>
          </w:tcPr>
          <w:p w14:paraId="1645FAE1" w14:textId="2F40F5EE" w:rsidR="00B37232" w:rsidRPr="00B74FD2" w:rsidRDefault="00B37232" w:rsidP="00B37232">
            <w:pPr>
              <w:spacing w:line="240" w:lineRule="auto"/>
              <w:ind w:firstLine="0"/>
              <w:rPr>
                <w:bCs/>
              </w:rPr>
            </w:pPr>
            <w:r w:rsidRPr="007B2E4A">
              <w:t>NA</w:t>
            </w:r>
          </w:p>
        </w:tc>
        <w:tc>
          <w:tcPr>
            <w:tcW w:w="1035" w:type="dxa"/>
            <w:noWrap/>
            <w:hideMark/>
          </w:tcPr>
          <w:p w14:paraId="15B6569E" w14:textId="061B3037" w:rsidR="00B37232" w:rsidRPr="00B74FD2" w:rsidRDefault="00B37232" w:rsidP="00B37232">
            <w:pPr>
              <w:spacing w:line="240" w:lineRule="auto"/>
              <w:ind w:firstLine="0"/>
              <w:rPr>
                <w:bCs/>
              </w:rPr>
            </w:pPr>
            <w:r w:rsidRPr="007B2E4A">
              <w:t>+</w:t>
            </w:r>
          </w:p>
        </w:tc>
        <w:tc>
          <w:tcPr>
            <w:tcW w:w="1206" w:type="dxa"/>
            <w:noWrap/>
            <w:hideMark/>
          </w:tcPr>
          <w:p w14:paraId="0F25ACD0" w14:textId="3893D658" w:rsidR="00B37232" w:rsidRPr="00B74FD2" w:rsidRDefault="00B37232" w:rsidP="00B37232">
            <w:pPr>
              <w:spacing w:line="240" w:lineRule="auto"/>
              <w:ind w:firstLine="0"/>
              <w:rPr>
                <w:bCs/>
              </w:rPr>
            </w:pPr>
            <w:r w:rsidRPr="007B2E4A">
              <w:t>NA</w:t>
            </w:r>
          </w:p>
        </w:tc>
        <w:tc>
          <w:tcPr>
            <w:tcW w:w="1097" w:type="dxa"/>
            <w:noWrap/>
            <w:hideMark/>
          </w:tcPr>
          <w:p w14:paraId="336370FE" w14:textId="0B530A06" w:rsidR="00B37232" w:rsidRPr="00B74FD2" w:rsidRDefault="00B37232" w:rsidP="00B37232">
            <w:pPr>
              <w:spacing w:line="240" w:lineRule="auto"/>
              <w:ind w:firstLine="0"/>
              <w:rPr>
                <w:bCs/>
              </w:rPr>
            </w:pPr>
            <w:r w:rsidRPr="007B2E4A">
              <w:t>NA</w:t>
            </w:r>
          </w:p>
        </w:tc>
        <w:tc>
          <w:tcPr>
            <w:tcW w:w="1134" w:type="dxa"/>
            <w:noWrap/>
            <w:hideMark/>
          </w:tcPr>
          <w:p w14:paraId="08F29A6A" w14:textId="1AFA1DDF" w:rsidR="00B37232" w:rsidRPr="00B74FD2" w:rsidRDefault="00B37232" w:rsidP="00B37232">
            <w:pPr>
              <w:spacing w:line="240" w:lineRule="auto"/>
              <w:ind w:firstLine="0"/>
              <w:rPr>
                <w:bCs/>
              </w:rPr>
            </w:pPr>
            <w:r w:rsidRPr="007B2E4A">
              <w:t>NA</w:t>
            </w:r>
          </w:p>
        </w:tc>
        <w:tc>
          <w:tcPr>
            <w:tcW w:w="711" w:type="dxa"/>
            <w:noWrap/>
            <w:hideMark/>
          </w:tcPr>
          <w:p w14:paraId="5E1A9BB0" w14:textId="4E827C89" w:rsidR="00B37232" w:rsidRPr="00B74FD2" w:rsidRDefault="00B37232" w:rsidP="00B37232">
            <w:pPr>
              <w:spacing w:line="240" w:lineRule="auto"/>
              <w:ind w:firstLine="0"/>
              <w:rPr>
                <w:bCs/>
              </w:rPr>
            </w:pPr>
            <w:r w:rsidRPr="007B2E4A">
              <w:t>5.00</w:t>
            </w:r>
          </w:p>
        </w:tc>
        <w:tc>
          <w:tcPr>
            <w:tcW w:w="1274" w:type="dxa"/>
            <w:noWrap/>
            <w:hideMark/>
          </w:tcPr>
          <w:p w14:paraId="3DD39E35" w14:textId="6947E43B" w:rsidR="00B37232" w:rsidRPr="00B74FD2" w:rsidRDefault="00B37232" w:rsidP="00B37232">
            <w:pPr>
              <w:spacing w:line="240" w:lineRule="auto"/>
              <w:ind w:firstLine="0"/>
              <w:rPr>
                <w:bCs/>
              </w:rPr>
            </w:pPr>
            <w:r w:rsidRPr="007B2E4A">
              <w:t>-7347.99</w:t>
            </w:r>
          </w:p>
        </w:tc>
        <w:tc>
          <w:tcPr>
            <w:tcW w:w="1276" w:type="dxa"/>
            <w:noWrap/>
            <w:hideMark/>
          </w:tcPr>
          <w:p w14:paraId="7A6926F9" w14:textId="037D5AAD" w:rsidR="00B37232" w:rsidRPr="00B74FD2" w:rsidRDefault="00B37232" w:rsidP="00B37232">
            <w:pPr>
              <w:spacing w:line="240" w:lineRule="auto"/>
              <w:ind w:firstLine="0"/>
              <w:rPr>
                <w:bCs/>
              </w:rPr>
            </w:pPr>
            <w:r w:rsidRPr="007B2E4A">
              <w:t>14706.01</w:t>
            </w:r>
          </w:p>
        </w:tc>
        <w:tc>
          <w:tcPr>
            <w:tcW w:w="850" w:type="dxa"/>
            <w:noWrap/>
            <w:hideMark/>
          </w:tcPr>
          <w:p w14:paraId="2F0928DA" w14:textId="1FBCAE7C" w:rsidR="00B37232" w:rsidRPr="00B74FD2" w:rsidRDefault="00B37232" w:rsidP="00B37232">
            <w:pPr>
              <w:spacing w:line="240" w:lineRule="auto"/>
              <w:ind w:firstLine="0"/>
              <w:rPr>
                <w:bCs/>
              </w:rPr>
            </w:pPr>
            <w:r w:rsidRPr="007B2E4A">
              <w:t>21.66</w:t>
            </w:r>
          </w:p>
        </w:tc>
        <w:tc>
          <w:tcPr>
            <w:tcW w:w="992" w:type="dxa"/>
            <w:noWrap/>
            <w:hideMark/>
          </w:tcPr>
          <w:p w14:paraId="0D70F98E" w14:textId="2840B8E2" w:rsidR="00B37232" w:rsidRPr="00B74FD2" w:rsidRDefault="00B37232" w:rsidP="00B37232">
            <w:pPr>
              <w:spacing w:line="240" w:lineRule="auto"/>
              <w:ind w:firstLine="0"/>
              <w:rPr>
                <w:bCs/>
              </w:rPr>
            </w:pPr>
            <w:r w:rsidRPr="007B2E4A">
              <w:t>0.00</w:t>
            </w:r>
          </w:p>
        </w:tc>
      </w:tr>
      <w:tr w:rsidR="00B37232" w:rsidRPr="00B74FD2" w14:paraId="655CAA74" w14:textId="77777777" w:rsidTr="00B37232">
        <w:trPr>
          <w:trHeight w:val="300"/>
        </w:trPr>
        <w:tc>
          <w:tcPr>
            <w:tcW w:w="505" w:type="dxa"/>
            <w:noWrap/>
            <w:hideMark/>
          </w:tcPr>
          <w:p w14:paraId="416AE25E" w14:textId="109514EC" w:rsidR="00B37232" w:rsidRPr="00B74FD2" w:rsidRDefault="00B37232" w:rsidP="00B37232">
            <w:pPr>
              <w:spacing w:line="240" w:lineRule="auto"/>
              <w:ind w:firstLine="0"/>
              <w:rPr>
                <w:bCs/>
              </w:rPr>
            </w:pPr>
            <w:r w:rsidRPr="007B2E4A">
              <w:t>10</w:t>
            </w:r>
          </w:p>
        </w:tc>
        <w:tc>
          <w:tcPr>
            <w:tcW w:w="1090" w:type="dxa"/>
            <w:noWrap/>
            <w:hideMark/>
          </w:tcPr>
          <w:p w14:paraId="3C7B100F" w14:textId="1F7183D3" w:rsidR="00B37232" w:rsidRPr="00B74FD2" w:rsidRDefault="00B37232" w:rsidP="00B37232">
            <w:pPr>
              <w:spacing w:line="240" w:lineRule="auto"/>
              <w:ind w:firstLine="0"/>
              <w:rPr>
                <w:bCs/>
              </w:rPr>
            </w:pPr>
            <w:r w:rsidRPr="007B2E4A">
              <w:t>38.0075</w:t>
            </w:r>
          </w:p>
        </w:tc>
        <w:tc>
          <w:tcPr>
            <w:tcW w:w="1203" w:type="dxa"/>
            <w:noWrap/>
            <w:hideMark/>
          </w:tcPr>
          <w:p w14:paraId="5823D61B" w14:textId="4CBABFCB" w:rsidR="00B37232" w:rsidRPr="00B74FD2" w:rsidRDefault="00B37232" w:rsidP="00B37232">
            <w:pPr>
              <w:spacing w:line="240" w:lineRule="auto"/>
              <w:ind w:firstLine="0"/>
              <w:rPr>
                <w:bCs/>
              </w:rPr>
            </w:pPr>
            <w:r w:rsidRPr="007B2E4A">
              <w:t>NA</w:t>
            </w:r>
          </w:p>
        </w:tc>
        <w:tc>
          <w:tcPr>
            <w:tcW w:w="1378" w:type="dxa"/>
            <w:noWrap/>
            <w:hideMark/>
          </w:tcPr>
          <w:p w14:paraId="71D9AEA9" w14:textId="04FB9153" w:rsidR="00B37232" w:rsidRPr="00B74FD2" w:rsidRDefault="00B37232" w:rsidP="00B37232">
            <w:pPr>
              <w:spacing w:line="240" w:lineRule="auto"/>
              <w:ind w:firstLine="0"/>
              <w:rPr>
                <w:bCs/>
              </w:rPr>
            </w:pPr>
            <w:r w:rsidRPr="007B2E4A">
              <w:t>NA</w:t>
            </w:r>
          </w:p>
        </w:tc>
        <w:tc>
          <w:tcPr>
            <w:tcW w:w="1006" w:type="dxa"/>
            <w:noWrap/>
            <w:hideMark/>
          </w:tcPr>
          <w:p w14:paraId="470E75F7" w14:textId="7EE29AFD" w:rsidR="00B37232" w:rsidRPr="00B74FD2" w:rsidRDefault="00B37232" w:rsidP="00B37232">
            <w:pPr>
              <w:spacing w:line="240" w:lineRule="auto"/>
              <w:ind w:firstLine="0"/>
              <w:rPr>
                <w:bCs/>
              </w:rPr>
            </w:pPr>
            <w:r w:rsidRPr="007B2E4A">
              <w:t>NA</w:t>
            </w:r>
          </w:p>
        </w:tc>
        <w:tc>
          <w:tcPr>
            <w:tcW w:w="1035" w:type="dxa"/>
            <w:noWrap/>
            <w:hideMark/>
          </w:tcPr>
          <w:p w14:paraId="10D06637" w14:textId="5AAFEFE3" w:rsidR="00B37232" w:rsidRPr="00B74FD2" w:rsidRDefault="00B37232" w:rsidP="00B37232">
            <w:pPr>
              <w:spacing w:line="240" w:lineRule="auto"/>
              <w:ind w:firstLine="0"/>
              <w:rPr>
                <w:bCs/>
              </w:rPr>
            </w:pPr>
            <w:r w:rsidRPr="007B2E4A">
              <w:t>+</w:t>
            </w:r>
          </w:p>
        </w:tc>
        <w:tc>
          <w:tcPr>
            <w:tcW w:w="1206" w:type="dxa"/>
            <w:noWrap/>
            <w:hideMark/>
          </w:tcPr>
          <w:p w14:paraId="25EE0B86" w14:textId="5B2F91E8" w:rsidR="00B37232" w:rsidRPr="00B74FD2" w:rsidRDefault="00B37232" w:rsidP="00B37232">
            <w:pPr>
              <w:spacing w:line="240" w:lineRule="auto"/>
              <w:ind w:firstLine="0"/>
              <w:rPr>
                <w:bCs/>
              </w:rPr>
            </w:pPr>
            <w:r w:rsidRPr="007B2E4A">
              <w:t>NA</w:t>
            </w:r>
          </w:p>
        </w:tc>
        <w:tc>
          <w:tcPr>
            <w:tcW w:w="1097" w:type="dxa"/>
            <w:noWrap/>
            <w:hideMark/>
          </w:tcPr>
          <w:p w14:paraId="383CC85B" w14:textId="76EC1FBE" w:rsidR="00B37232" w:rsidRPr="00B74FD2" w:rsidRDefault="00B37232" w:rsidP="00B37232">
            <w:pPr>
              <w:spacing w:line="240" w:lineRule="auto"/>
              <w:ind w:firstLine="0"/>
              <w:rPr>
                <w:bCs/>
              </w:rPr>
            </w:pPr>
            <w:r w:rsidRPr="007B2E4A">
              <w:t>NA</w:t>
            </w:r>
          </w:p>
        </w:tc>
        <w:tc>
          <w:tcPr>
            <w:tcW w:w="1134" w:type="dxa"/>
            <w:noWrap/>
            <w:hideMark/>
          </w:tcPr>
          <w:p w14:paraId="0EDF1923" w14:textId="74443029" w:rsidR="00B37232" w:rsidRPr="00B74FD2" w:rsidRDefault="00B37232" w:rsidP="00B37232">
            <w:pPr>
              <w:spacing w:line="240" w:lineRule="auto"/>
              <w:ind w:firstLine="0"/>
              <w:rPr>
                <w:bCs/>
              </w:rPr>
            </w:pPr>
            <w:r w:rsidRPr="007B2E4A">
              <w:t>NA</w:t>
            </w:r>
          </w:p>
        </w:tc>
        <w:tc>
          <w:tcPr>
            <w:tcW w:w="711" w:type="dxa"/>
            <w:noWrap/>
            <w:hideMark/>
          </w:tcPr>
          <w:p w14:paraId="1FD41188" w14:textId="3A76C681" w:rsidR="00B37232" w:rsidRPr="00B74FD2" w:rsidRDefault="00B37232" w:rsidP="00B37232">
            <w:pPr>
              <w:spacing w:line="240" w:lineRule="auto"/>
              <w:ind w:firstLine="0"/>
              <w:rPr>
                <w:bCs/>
              </w:rPr>
            </w:pPr>
            <w:r w:rsidRPr="007B2E4A">
              <w:t>4.00</w:t>
            </w:r>
          </w:p>
        </w:tc>
        <w:tc>
          <w:tcPr>
            <w:tcW w:w="1274" w:type="dxa"/>
            <w:noWrap/>
            <w:hideMark/>
          </w:tcPr>
          <w:p w14:paraId="25B162A1" w14:textId="0C10CE9A" w:rsidR="00B37232" w:rsidRPr="00B74FD2" w:rsidRDefault="00B37232" w:rsidP="00B37232">
            <w:pPr>
              <w:spacing w:line="240" w:lineRule="auto"/>
              <w:ind w:firstLine="0"/>
              <w:rPr>
                <w:bCs/>
              </w:rPr>
            </w:pPr>
            <w:r w:rsidRPr="007B2E4A">
              <w:t>-7350.70</w:t>
            </w:r>
          </w:p>
        </w:tc>
        <w:tc>
          <w:tcPr>
            <w:tcW w:w="1276" w:type="dxa"/>
            <w:noWrap/>
            <w:hideMark/>
          </w:tcPr>
          <w:p w14:paraId="21217443" w14:textId="5D076636" w:rsidR="00B37232" w:rsidRPr="00B74FD2" w:rsidRDefault="00B37232" w:rsidP="00B37232">
            <w:pPr>
              <w:spacing w:line="240" w:lineRule="auto"/>
              <w:ind w:firstLine="0"/>
              <w:rPr>
                <w:bCs/>
              </w:rPr>
            </w:pPr>
            <w:r w:rsidRPr="007B2E4A">
              <w:t>14709.43</w:t>
            </w:r>
          </w:p>
        </w:tc>
        <w:tc>
          <w:tcPr>
            <w:tcW w:w="850" w:type="dxa"/>
            <w:noWrap/>
            <w:hideMark/>
          </w:tcPr>
          <w:p w14:paraId="1B75E38B" w14:textId="2A9126AD" w:rsidR="00B37232" w:rsidRPr="00B74FD2" w:rsidRDefault="00B37232" w:rsidP="00B37232">
            <w:pPr>
              <w:spacing w:line="240" w:lineRule="auto"/>
              <w:ind w:firstLine="0"/>
              <w:rPr>
                <w:bCs/>
              </w:rPr>
            </w:pPr>
            <w:r w:rsidRPr="007B2E4A">
              <w:t>25.08</w:t>
            </w:r>
          </w:p>
        </w:tc>
        <w:tc>
          <w:tcPr>
            <w:tcW w:w="992" w:type="dxa"/>
            <w:noWrap/>
            <w:hideMark/>
          </w:tcPr>
          <w:p w14:paraId="14A6FDA0" w14:textId="249B242B" w:rsidR="00B37232" w:rsidRPr="00B74FD2" w:rsidRDefault="00B37232" w:rsidP="00B37232">
            <w:pPr>
              <w:spacing w:line="240" w:lineRule="auto"/>
              <w:ind w:firstLine="0"/>
              <w:rPr>
                <w:bCs/>
              </w:rPr>
            </w:pPr>
            <w:r w:rsidRPr="007B2E4A">
              <w:t>0.00</w:t>
            </w:r>
          </w:p>
        </w:tc>
      </w:tr>
      <w:tr w:rsidR="00B37232" w:rsidRPr="00B74FD2" w14:paraId="2E8789A4" w14:textId="77777777" w:rsidTr="00B37232">
        <w:trPr>
          <w:trHeight w:val="300"/>
        </w:trPr>
        <w:tc>
          <w:tcPr>
            <w:tcW w:w="505" w:type="dxa"/>
            <w:noWrap/>
            <w:hideMark/>
          </w:tcPr>
          <w:p w14:paraId="2F042159" w14:textId="6FB1DA0A" w:rsidR="00B37232" w:rsidRPr="00B74FD2" w:rsidRDefault="00B37232" w:rsidP="00B37232">
            <w:pPr>
              <w:spacing w:line="240" w:lineRule="auto"/>
              <w:ind w:firstLine="0"/>
              <w:rPr>
                <w:bCs/>
              </w:rPr>
            </w:pPr>
            <w:r w:rsidRPr="007B2E4A">
              <w:t>19</w:t>
            </w:r>
          </w:p>
        </w:tc>
        <w:tc>
          <w:tcPr>
            <w:tcW w:w="1090" w:type="dxa"/>
            <w:noWrap/>
            <w:hideMark/>
          </w:tcPr>
          <w:p w14:paraId="4C801AD0" w14:textId="3B09C5B3" w:rsidR="00B37232" w:rsidRPr="00B74FD2" w:rsidRDefault="00B37232" w:rsidP="00B37232">
            <w:pPr>
              <w:spacing w:line="240" w:lineRule="auto"/>
              <w:ind w:firstLine="0"/>
              <w:rPr>
                <w:bCs/>
              </w:rPr>
            </w:pPr>
            <w:r w:rsidRPr="007B2E4A">
              <w:t>39.5148</w:t>
            </w:r>
          </w:p>
        </w:tc>
        <w:tc>
          <w:tcPr>
            <w:tcW w:w="1203" w:type="dxa"/>
            <w:noWrap/>
            <w:hideMark/>
          </w:tcPr>
          <w:p w14:paraId="69918257" w14:textId="6702ED6A" w:rsidR="00B37232" w:rsidRPr="00B74FD2" w:rsidRDefault="00B37232" w:rsidP="00B37232">
            <w:pPr>
              <w:spacing w:line="240" w:lineRule="auto"/>
              <w:ind w:firstLine="0"/>
              <w:rPr>
                <w:bCs/>
              </w:rPr>
            </w:pPr>
            <w:r w:rsidRPr="007B2E4A">
              <w:t>-0.2113</w:t>
            </w:r>
          </w:p>
        </w:tc>
        <w:tc>
          <w:tcPr>
            <w:tcW w:w="1378" w:type="dxa"/>
            <w:noWrap/>
            <w:hideMark/>
          </w:tcPr>
          <w:p w14:paraId="0E422936" w14:textId="19B9C64D" w:rsidR="00B37232" w:rsidRPr="00B74FD2" w:rsidRDefault="00B37232" w:rsidP="00B37232">
            <w:pPr>
              <w:spacing w:line="240" w:lineRule="auto"/>
              <w:ind w:firstLine="0"/>
              <w:rPr>
                <w:bCs/>
              </w:rPr>
            </w:pPr>
            <w:r w:rsidRPr="007B2E4A">
              <w:t>NA</w:t>
            </w:r>
          </w:p>
        </w:tc>
        <w:tc>
          <w:tcPr>
            <w:tcW w:w="1006" w:type="dxa"/>
            <w:noWrap/>
            <w:hideMark/>
          </w:tcPr>
          <w:p w14:paraId="1B33BBC9" w14:textId="227D1000" w:rsidR="00B37232" w:rsidRPr="00B74FD2" w:rsidRDefault="00B37232" w:rsidP="00B37232">
            <w:pPr>
              <w:spacing w:line="240" w:lineRule="auto"/>
              <w:ind w:firstLine="0"/>
              <w:rPr>
                <w:bCs/>
              </w:rPr>
            </w:pPr>
            <w:r w:rsidRPr="007B2E4A">
              <w:t>NA</w:t>
            </w:r>
          </w:p>
        </w:tc>
        <w:tc>
          <w:tcPr>
            <w:tcW w:w="1035" w:type="dxa"/>
            <w:noWrap/>
            <w:hideMark/>
          </w:tcPr>
          <w:p w14:paraId="2AB7C638" w14:textId="2C5AD975" w:rsidR="00B37232" w:rsidRPr="00B74FD2" w:rsidRDefault="00B37232" w:rsidP="00B37232">
            <w:pPr>
              <w:spacing w:line="240" w:lineRule="auto"/>
              <w:ind w:firstLine="0"/>
              <w:rPr>
                <w:bCs/>
              </w:rPr>
            </w:pPr>
            <w:r w:rsidRPr="007B2E4A">
              <w:t>+</w:t>
            </w:r>
          </w:p>
        </w:tc>
        <w:tc>
          <w:tcPr>
            <w:tcW w:w="1206" w:type="dxa"/>
            <w:noWrap/>
            <w:hideMark/>
          </w:tcPr>
          <w:p w14:paraId="673C0EA9" w14:textId="40FD21E3" w:rsidR="00B37232" w:rsidRPr="00B74FD2" w:rsidRDefault="00B37232" w:rsidP="00B37232">
            <w:pPr>
              <w:spacing w:line="240" w:lineRule="auto"/>
              <w:ind w:firstLine="0"/>
              <w:rPr>
                <w:bCs/>
              </w:rPr>
            </w:pPr>
            <w:r w:rsidRPr="007B2E4A">
              <w:t>NA</w:t>
            </w:r>
          </w:p>
        </w:tc>
        <w:tc>
          <w:tcPr>
            <w:tcW w:w="1097" w:type="dxa"/>
            <w:noWrap/>
            <w:hideMark/>
          </w:tcPr>
          <w:p w14:paraId="060B4BB4" w14:textId="76C1D5EB" w:rsidR="00B37232" w:rsidRPr="00B74FD2" w:rsidRDefault="00B37232" w:rsidP="00B37232">
            <w:pPr>
              <w:spacing w:line="240" w:lineRule="auto"/>
              <w:ind w:firstLine="0"/>
              <w:rPr>
                <w:bCs/>
              </w:rPr>
            </w:pPr>
            <w:r w:rsidRPr="007B2E4A">
              <w:t>NA</w:t>
            </w:r>
          </w:p>
        </w:tc>
        <w:tc>
          <w:tcPr>
            <w:tcW w:w="1134" w:type="dxa"/>
            <w:noWrap/>
            <w:hideMark/>
          </w:tcPr>
          <w:p w14:paraId="7A63F7DA" w14:textId="67A98C7E" w:rsidR="00B37232" w:rsidRPr="00B74FD2" w:rsidRDefault="00B37232" w:rsidP="00B37232">
            <w:pPr>
              <w:spacing w:line="240" w:lineRule="auto"/>
              <w:ind w:firstLine="0"/>
              <w:rPr>
                <w:bCs/>
              </w:rPr>
            </w:pPr>
            <w:r w:rsidRPr="007B2E4A">
              <w:t>-0.0050</w:t>
            </w:r>
          </w:p>
        </w:tc>
        <w:tc>
          <w:tcPr>
            <w:tcW w:w="711" w:type="dxa"/>
            <w:noWrap/>
            <w:hideMark/>
          </w:tcPr>
          <w:p w14:paraId="682860A0" w14:textId="31A5BFAA" w:rsidR="00B37232" w:rsidRPr="00B74FD2" w:rsidRDefault="00B37232" w:rsidP="00B37232">
            <w:pPr>
              <w:spacing w:line="240" w:lineRule="auto"/>
              <w:ind w:firstLine="0"/>
              <w:rPr>
                <w:bCs/>
              </w:rPr>
            </w:pPr>
            <w:r w:rsidRPr="007B2E4A">
              <w:t>6.00</w:t>
            </w:r>
          </w:p>
        </w:tc>
        <w:tc>
          <w:tcPr>
            <w:tcW w:w="1274" w:type="dxa"/>
            <w:noWrap/>
            <w:hideMark/>
          </w:tcPr>
          <w:p w14:paraId="700FD2AF" w14:textId="7EBC48F6" w:rsidR="00B37232" w:rsidRPr="00B74FD2" w:rsidRDefault="00B37232" w:rsidP="00B37232">
            <w:pPr>
              <w:spacing w:line="240" w:lineRule="auto"/>
              <w:ind w:firstLine="0"/>
              <w:rPr>
                <w:bCs/>
              </w:rPr>
            </w:pPr>
            <w:r w:rsidRPr="007B2E4A">
              <w:t>-7350.79</w:t>
            </w:r>
          </w:p>
        </w:tc>
        <w:tc>
          <w:tcPr>
            <w:tcW w:w="1276" w:type="dxa"/>
            <w:noWrap/>
            <w:hideMark/>
          </w:tcPr>
          <w:p w14:paraId="2A126761" w14:textId="1FBF7021" w:rsidR="00B37232" w:rsidRPr="00B74FD2" w:rsidRDefault="00B37232" w:rsidP="00B37232">
            <w:pPr>
              <w:spacing w:line="240" w:lineRule="auto"/>
              <w:ind w:firstLine="0"/>
              <w:rPr>
                <w:bCs/>
              </w:rPr>
            </w:pPr>
            <w:r w:rsidRPr="007B2E4A">
              <w:t>14713.62</w:t>
            </w:r>
          </w:p>
        </w:tc>
        <w:tc>
          <w:tcPr>
            <w:tcW w:w="850" w:type="dxa"/>
            <w:noWrap/>
            <w:hideMark/>
          </w:tcPr>
          <w:p w14:paraId="1F14CBFB" w14:textId="66DB7029" w:rsidR="00B37232" w:rsidRPr="00B74FD2" w:rsidRDefault="00B37232" w:rsidP="00B37232">
            <w:pPr>
              <w:spacing w:line="240" w:lineRule="auto"/>
              <w:ind w:firstLine="0"/>
              <w:rPr>
                <w:bCs/>
              </w:rPr>
            </w:pPr>
            <w:r w:rsidRPr="007B2E4A">
              <w:t>29.27</w:t>
            </w:r>
          </w:p>
        </w:tc>
        <w:tc>
          <w:tcPr>
            <w:tcW w:w="992" w:type="dxa"/>
            <w:noWrap/>
            <w:hideMark/>
          </w:tcPr>
          <w:p w14:paraId="7BE22A8E" w14:textId="1AB4E652" w:rsidR="00B37232" w:rsidRPr="00B74FD2" w:rsidRDefault="00B37232" w:rsidP="00B37232">
            <w:pPr>
              <w:spacing w:line="240" w:lineRule="auto"/>
              <w:ind w:firstLine="0"/>
              <w:rPr>
                <w:bCs/>
              </w:rPr>
            </w:pPr>
            <w:r w:rsidRPr="007B2E4A">
              <w:t>0.00</w:t>
            </w:r>
          </w:p>
        </w:tc>
      </w:tr>
      <w:tr w:rsidR="00B37232" w:rsidRPr="00B74FD2" w14:paraId="54DD6897" w14:textId="77777777" w:rsidTr="00B37232">
        <w:trPr>
          <w:trHeight w:val="300"/>
        </w:trPr>
        <w:tc>
          <w:tcPr>
            <w:tcW w:w="505" w:type="dxa"/>
            <w:noWrap/>
            <w:hideMark/>
          </w:tcPr>
          <w:p w14:paraId="20B81C64" w14:textId="48F41CD9" w:rsidR="00B37232" w:rsidRPr="00B74FD2" w:rsidRDefault="00B37232" w:rsidP="00B37232">
            <w:pPr>
              <w:spacing w:line="240" w:lineRule="auto"/>
              <w:ind w:firstLine="0"/>
              <w:rPr>
                <w:bCs/>
              </w:rPr>
            </w:pPr>
            <w:r w:rsidRPr="007B2E4A">
              <w:t>4</w:t>
            </w:r>
          </w:p>
        </w:tc>
        <w:tc>
          <w:tcPr>
            <w:tcW w:w="1090" w:type="dxa"/>
            <w:noWrap/>
            <w:hideMark/>
          </w:tcPr>
          <w:p w14:paraId="5225EA90" w14:textId="1C3C0B07" w:rsidR="00B37232" w:rsidRPr="00B74FD2" w:rsidRDefault="00B37232" w:rsidP="00B37232">
            <w:pPr>
              <w:spacing w:line="240" w:lineRule="auto"/>
              <w:ind w:firstLine="0"/>
              <w:rPr>
                <w:bCs/>
              </w:rPr>
            </w:pPr>
            <w:r w:rsidRPr="007B2E4A">
              <w:t>59.2266</w:t>
            </w:r>
          </w:p>
        </w:tc>
        <w:tc>
          <w:tcPr>
            <w:tcW w:w="1203" w:type="dxa"/>
            <w:noWrap/>
            <w:hideMark/>
          </w:tcPr>
          <w:p w14:paraId="13A48609" w14:textId="3039F8AF" w:rsidR="00B37232" w:rsidRPr="00B74FD2" w:rsidRDefault="00B37232" w:rsidP="00B37232">
            <w:pPr>
              <w:spacing w:line="240" w:lineRule="auto"/>
              <w:ind w:firstLine="0"/>
              <w:rPr>
                <w:bCs/>
              </w:rPr>
            </w:pPr>
            <w:r w:rsidRPr="007B2E4A">
              <w:t>-0.2754</w:t>
            </w:r>
          </w:p>
        </w:tc>
        <w:tc>
          <w:tcPr>
            <w:tcW w:w="1378" w:type="dxa"/>
            <w:noWrap/>
            <w:hideMark/>
          </w:tcPr>
          <w:p w14:paraId="29B6B414" w14:textId="761E3A4A" w:rsidR="00B37232" w:rsidRPr="00B74FD2" w:rsidRDefault="00B37232" w:rsidP="00B37232">
            <w:pPr>
              <w:spacing w:line="240" w:lineRule="auto"/>
              <w:ind w:firstLine="0"/>
              <w:rPr>
                <w:bCs/>
              </w:rPr>
            </w:pPr>
            <w:r w:rsidRPr="007B2E4A">
              <w:t>-0.7226</w:t>
            </w:r>
          </w:p>
        </w:tc>
        <w:tc>
          <w:tcPr>
            <w:tcW w:w="1006" w:type="dxa"/>
            <w:noWrap/>
            <w:hideMark/>
          </w:tcPr>
          <w:p w14:paraId="61272E91" w14:textId="5A2FA984" w:rsidR="00B37232" w:rsidRPr="00B74FD2" w:rsidRDefault="00B37232" w:rsidP="00B37232">
            <w:pPr>
              <w:spacing w:line="240" w:lineRule="auto"/>
              <w:ind w:firstLine="0"/>
              <w:rPr>
                <w:bCs/>
              </w:rPr>
            </w:pPr>
            <w:r w:rsidRPr="007B2E4A">
              <w:t>0.1333</w:t>
            </w:r>
          </w:p>
        </w:tc>
        <w:tc>
          <w:tcPr>
            <w:tcW w:w="1035" w:type="dxa"/>
            <w:noWrap/>
            <w:hideMark/>
          </w:tcPr>
          <w:p w14:paraId="37325F92" w14:textId="6807A9BF" w:rsidR="00B37232" w:rsidRPr="00B74FD2" w:rsidRDefault="00B37232" w:rsidP="00B37232">
            <w:pPr>
              <w:spacing w:line="240" w:lineRule="auto"/>
              <w:ind w:firstLine="0"/>
              <w:rPr>
                <w:bCs/>
              </w:rPr>
            </w:pPr>
            <w:r w:rsidRPr="007B2E4A">
              <w:t>NA</w:t>
            </w:r>
          </w:p>
        </w:tc>
        <w:tc>
          <w:tcPr>
            <w:tcW w:w="1206" w:type="dxa"/>
            <w:noWrap/>
            <w:hideMark/>
          </w:tcPr>
          <w:p w14:paraId="22893749" w14:textId="0F8E959B" w:rsidR="00B37232" w:rsidRPr="00B74FD2" w:rsidRDefault="00B37232" w:rsidP="00B37232">
            <w:pPr>
              <w:spacing w:line="240" w:lineRule="auto"/>
              <w:ind w:firstLine="0"/>
              <w:rPr>
                <w:bCs/>
              </w:rPr>
            </w:pPr>
            <w:r w:rsidRPr="007B2E4A">
              <w:t>NA</w:t>
            </w:r>
          </w:p>
        </w:tc>
        <w:tc>
          <w:tcPr>
            <w:tcW w:w="1097" w:type="dxa"/>
            <w:noWrap/>
            <w:hideMark/>
          </w:tcPr>
          <w:p w14:paraId="051ABDCB" w14:textId="72DE40BD" w:rsidR="00B37232" w:rsidRPr="00B74FD2" w:rsidRDefault="00B37232" w:rsidP="00B37232">
            <w:pPr>
              <w:spacing w:line="240" w:lineRule="auto"/>
              <w:ind w:firstLine="0"/>
              <w:rPr>
                <w:bCs/>
              </w:rPr>
            </w:pPr>
            <w:r w:rsidRPr="007B2E4A">
              <w:t>NA</w:t>
            </w:r>
          </w:p>
        </w:tc>
        <w:tc>
          <w:tcPr>
            <w:tcW w:w="1134" w:type="dxa"/>
            <w:noWrap/>
            <w:hideMark/>
          </w:tcPr>
          <w:p w14:paraId="6DEFD927" w14:textId="2161F6EE" w:rsidR="00B37232" w:rsidRPr="00B74FD2" w:rsidRDefault="00B37232" w:rsidP="00B37232">
            <w:pPr>
              <w:spacing w:line="240" w:lineRule="auto"/>
              <w:ind w:firstLine="0"/>
              <w:rPr>
                <w:bCs/>
              </w:rPr>
            </w:pPr>
            <w:r w:rsidRPr="007B2E4A">
              <w:t>NA</w:t>
            </w:r>
          </w:p>
        </w:tc>
        <w:tc>
          <w:tcPr>
            <w:tcW w:w="711" w:type="dxa"/>
            <w:noWrap/>
            <w:hideMark/>
          </w:tcPr>
          <w:p w14:paraId="256AA727" w14:textId="3F7FB0AD" w:rsidR="00B37232" w:rsidRPr="00B74FD2" w:rsidRDefault="00B37232" w:rsidP="00B37232">
            <w:pPr>
              <w:spacing w:line="240" w:lineRule="auto"/>
              <w:ind w:firstLine="0"/>
              <w:rPr>
                <w:bCs/>
              </w:rPr>
            </w:pPr>
            <w:r w:rsidRPr="007B2E4A">
              <w:t>6.00</w:t>
            </w:r>
          </w:p>
        </w:tc>
        <w:tc>
          <w:tcPr>
            <w:tcW w:w="1274" w:type="dxa"/>
            <w:noWrap/>
            <w:hideMark/>
          </w:tcPr>
          <w:p w14:paraId="079B51EC" w14:textId="269954BA" w:rsidR="00B37232" w:rsidRPr="00B74FD2" w:rsidRDefault="00B37232" w:rsidP="00B37232">
            <w:pPr>
              <w:spacing w:line="240" w:lineRule="auto"/>
              <w:ind w:firstLine="0"/>
              <w:rPr>
                <w:bCs/>
              </w:rPr>
            </w:pPr>
            <w:r w:rsidRPr="007B2E4A">
              <w:t>-7354.39</w:t>
            </w:r>
          </w:p>
        </w:tc>
        <w:tc>
          <w:tcPr>
            <w:tcW w:w="1276" w:type="dxa"/>
            <w:noWrap/>
            <w:hideMark/>
          </w:tcPr>
          <w:p w14:paraId="6CA27A89" w14:textId="30B962D8" w:rsidR="00B37232" w:rsidRPr="00B74FD2" w:rsidRDefault="00B37232" w:rsidP="00B37232">
            <w:pPr>
              <w:spacing w:line="240" w:lineRule="auto"/>
              <w:ind w:firstLine="0"/>
              <w:rPr>
                <w:bCs/>
              </w:rPr>
            </w:pPr>
            <w:r w:rsidRPr="007B2E4A">
              <w:t>14720.82</w:t>
            </w:r>
          </w:p>
        </w:tc>
        <w:tc>
          <w:tcPr>
            <w:tcW w:w="850" w:type="dxa"/>
            <w:noWrap/>
            <w:hideMark/>
          </w:tcPr>
          <w:p w14:paraId="3043D5A1" w14:textId="6D9E53CB" w:rsidR="00B37232" w:rsidRPr="00B74FD2" w:rsidRDefault="00B37232" w:rsidP="00B37232">
            <w:pPr>
              <w:spacing w:line="240" w:lineRule="auto"/>
              <w:ind w:firstLine="0"/>
              <w:rPr>
                <w:bCs/>
              </w:rPr>
            </w:pPr>
            <w:r w:rsidRPr="007B2E4A">
              <w:t>36.48</w:t>
            </w:r>
          </w:p>
        </w:tc>
        <w:tc>
          <w:tcPr>
            <w:tcW w:w="992" w:type="dxa"/>
            <w:noWrap/>
            <w:hideMark/>
          </w:tcPr>
          <w:p w14:paraId="35673EB5" w14:textId="48A99CEA" w:rsidR="00B37232" w:rsidRPr="00B74FD2" w:rsidRDefault="00B37232" w:rsidP="00B37232">
            <w:pPr>
              <w:spacing w:line="240" w:lineRule="auto"/>
              <w:ind w:firstLine="0"/>
              <w:rPr>
                <w:bCs/>
              </w:rPr>
            </w:pPr>
            <w:r w:rsidRPr="007B2E4A">
              <w:t>0.00</w:t>
            </w:r>
          </w:p>
        </w:tc>
      </w:tr>
      <w:tr w:rsidR="00B37232" w:rsidRPr="00B74FD2" w14:paraId="5499732A" w14:textId="77777777" w:rsidTr="00B37232">
        <w:trPr>
          <w:trHeight w:val="300"/>
        </w:trPr>
        <w:tc>
          <w:tcPr>
            <w:tcW w:w="505" w:type="dxa"/>
            <w:noWrap/>
            <w:hideMark/>
          </w:tcPr>
          <w:p w14:paraId="4D024398" w14:textId="3F9DAC0B" w:rsidR="00B37232" w:rsidRPr="00B74FD2" w:rsidRDefault="00B37232" w:rsidP="00B37232">
            <w:pPr>
              <w:spacing w:line="240" w:lineRule="auto"/>
              <w:ind w:firstLine="0"/>
              <w:rPr>
                <w:bCs/>
              </w:rPr>
            </w:pPr>
            <w:r w:rsidRPr="007B2E4A">
              <w:t>1</w:t>
            </w:r>
          </w:p>
        </w:tc>
        <w:tc>
          <w:tcPr>
            <w:tcW w:w="1090" w:type="dxa"/>
            <w:noWrap/>
            <w:hideMark/>
          </w:tcPr>
          <w:p w14:paraId="6AE7F6C8" w14:textId="426CB0EF" w:rsidR="00B37232" w:rsidRPr="00B74FD2" w:rsidRDefault="00B37232" w:rsidP="00B37232">
            <w:pPr>
              <w:spacing w:line="240" w:lineRule="auto"/>
              <w:ind w:firstLine="0"/>
              <w:rPr>
                <w:bCs/>
              </w:rPr>
            </w:pPr>
            <w:r w:rsidRPr="007B2E4A">
              <w:t>60.8725</w:t>
            </w:r>
          </w:p>
        </w:tc>
        <w:tc>
          <w:tcPr>
            <w:tcW w:w="1203" w:type="dxa"/>
            <w:noWrap/>
            <w:hideMark/>
          </w:tcPr>
          <w:p w14:paraId="5FF34B51" w14:textId="6C4A66ED" w:rsidR="00B37232" w:rsidRPr="00B74FD2" w:rsidRDefault="00B37232" w:rsidP="00B37232">
            <w:pPr>
              <w:spacing w:line="240" w:lineRule="auto"/>
              <w:ind w:firstLine="0"/>
              <w:rPr>
                <w:bCs/>
              </w:rPr>
            </w:pPr>
            <w:r w:rsidRPr="007B2E4A">
              <w:t>-0.2728</w:t>
            </w:r>
          </w:p>
        </w:tc>
        <w:tc>
          <w:tcPr>
            <w:tcW w:w="1378" w:type="dxa"/>
            <w:noWrap/>
            <w:hideMark/>
          </w:tcPr>
          <w:p w14:paraId="139D5B96" w14:textId="38FD9447" w:rsidR="00B37232" w:rsidRPr="00B74FD2" w:rsidRDefault="00B37232" w:rsidP="00B37232">
            <w:pPr>
              <w:spacing w:line="240" w:lineRule="auto"/>
              <w:ind w:firstLine="0"/>
              <w:rPr>
                <w:bCs/>
              </w:rPr>
            </w:pPr>
            <w:r w:rsidRPr="007B2E4A">
              <w:t>-0.7745</w:t>
            </w:r>
          </w:p>
        </w:tc>
        <w:tc>
          <w:tcPr>
            <w:tcW w:w="1006" w:type="dxa"/>
            <w:noWrap/>
            <w:hideMark/>
          </w:tcPr>
          <w:p w14:paraId="16CF5852" w14:textId="4FB2BFDE" w:rsidR="00B37232" w:rsidRPr="00B74FD2" w:rsidRDefault="00B37232" w:rsidP="00B37232">
            <w:pPr>
              <w:spacing w:line="240" w:lineRule="auto"/>
              <w:ind w:firstLine="0"/>
              <w:rPr>
                <w:bCs/>
              </w:rPr>
            </w:pPr>
            <w:r w:rsidRPr="007B2E4A">
              <w:t>NA</w:t>
            </w:r>
          </w:p>
        </w:tc>
        <w:tc>
          <w:tcPr>
            <w:tcW w:w="1035" w:type="dxa"/>
            <w:noWrap/>
            <w:hideMark/>
          </w:tcPr>
          <w:p w14:paraId="2B7BF890" w14:textId="6208038B" w:rsidR="00B37232" w:rsidRPr="00B74FD2" w:rsidRDefault="00B37232" w:rsidP="00B37232">
            <w:pPr>
              <w:spacing w:line="240" w:lineRule="auto"/>
              <w:ind w:firstLine="0"/>
              <w:rPr>
                <w:bCs/>
              </w:rPr>
            </w:pPr>
            <w:r w:rsidRPr="007B2E4A">
              <w:t>NA</w:t>
            </w:r>
          </w:p>
        </w:tc>
        <w:tc>
          <w:tcPr>
            <w:tcW w:w="1206" w:type="dxa"/>
            <w:noWrap/>
            <w:hideMark/>
          </w:tcPr>
          <w:p w14:paraId="4DFB7DAF" w14:textId="1588C778" w:rsidR="00B37232" w:rsidRPr="00B74FD2" w:rsidRDefault="00B37232" w:rsidP="00B37232">
            <w:pPr>
              <w:spacing w:line="240" w:lineRule="auto"/>
              <w:ind w:firstLine="0"/>
              <w:rPr>
                <w:bCs/>
              </w:rPr>
            </w:pPr>
            <w:r w:rsidRPr="007B2E4A">
              <w:t>NA</w:t>
            </w:r>
          </w:p>
        </w:tc>
        <w:tc>
          <w:tcPr>
            <w:tcW w:w="1097" w:type="dxa"/>
            <w:noWrap/>
            <w:hideMark/>
          </w:tcPr>
          <w:p w14:paraId="44118674" w14:textId="611683D8" w:rsidR="00B37232" w:rsidRPr="00B74FD2" w:rsidRDefault="00B37232" w:rsidP="00B37232">
            <w:pPr>
              <w:spacing w:line="240" w:lineRule="auto"/>
              <w:ind w:firstLine="0"/>
              <w:rPr>
                <w:bCs/>
              </w:rPr>
            </w:pPr>
            <w:r w:rsidRPr="007B2E4A">
              <w:t>NA</w:t>
            </w:r>
          </w:p>
        </w:tc>
        <w:tc>
          <w:tcPr>
            <w:tcW w:w="1134" w:type="dxa"/>
            <w:noWrap/>
            <w:hideMark/>
          </w:tcPr>
          <w:p w14:paraId="6F5FEED9" w14:textId="4B72AABF" w:rsidR="00B37232" w:rsidRPr="00B74FD2" w:rsidRDefault="00B37232" w:rsidP="00B37232">
            <w:pPr>
              <w:spacing w:line="240" w:lineRule="auto"/>
              <w:ind w:firstLine="0"/>
              <w:rPr>
                <w:bCs/>
              </w:rPr>
            </w:pPr>
            <w:r w:rsidRPr="007B2E4A">
              <w:t>NA</w:t>
            </w:r>
          </w:p>
        </w:tc>
        <w:tc>
          <w:tcPr>
            <w:tcW w:w="711" w:type="dxa"/>
            <w:noWrap/>
            <w:hideMark/>
          </w:tcPr>
          <w:p w14:paraId="4E5AEB73" w14:textId="5955CC62" w:rsidR="00B37232" w:rsidRPr="00B74FD2" w:rsidRDefault="00B37232" w:rsidP="00B37232">
            <w:pPr>
              <w:spacing w:line="240" w:lineRule="auto"/>
              <w:ind w:firstLine="0"/>
              <w:rPr>
                <w:bCs/>
              </w:rPr>
            </w:pPr>
            <w:r w:rsidRPr="007B2E4A">
              <w:t>5.00</w:t>
            </w:r>
          </w:p>
        </w:tc>
        <w:tc>
          <w:tcPr>
            <w:tcW w:w="1274" w:type="dxa"/>
            <w:noWrap/>
            <w:hideMark/>
          </w:tcPr>
          <w:p w14:paraId="110774EB" w14:textId="3B1A29F7" w:rsidR="00B37232" w:rsidRPr="00B74FD2" w:rsidRDefault="00B37232" w:rsidP="00B37232">
            <w:pPr>
              <w:spacing w:line="240" w:lineRule="auto"/>
              <w:ind w:firstLine="0"/>
              <w:rPr>
                <w:bCs/>
              </w:rPr>
            </w:pPr>
            <w:r w:rsidRPr="007B2E4A">
              <w:t>-7355.65</w:t>
            </w:r>
          </w:p>
        </w:tc>
        <w:tc>
          <w:tcPr>
            <w:tcW w:w="1276" w:type="dxa"/>
            <w:noWrap/>
            <w:hideMark/>
          </w:tcPr>
          <w:p w14:paraId="661D228D" w14:textId="2F3C8AF9" w:rsidR="00B37232" w:rsidRPr="00B74FD2" w:rsidRDefault="00B37232" w:rsidP="00B37232">
            <w:pPr>
              <w:spacing w:line="240" w:lineRule="auto"/>
              <w:ind w:firstLine="0"/>
              <w:rPr>
                <w:bCs/>
              </w:rPr>
            </w:pPr>
            <w:r w:rsidRPr="007B2E4A">
              <w:t>14721.33</w:t>
            </w:r>
          </w:p>
        </w:tc>
        <w:tc>
          <w:tcPr>
            <w:tcW w:w="850" w:type="dxa"/>
            <w:noWrap/>
            <w:hideMark/>
          </w:tcPr>
          <w:p w14:paraId="06C36A7F" w14:textId="2DAFC901" w:rsidR="00B37232" w:rsidRPr="00B74FD2" w:rsidRDefault="00B37232" w:rsidP="00B37232">
            <w:pPr>
              <w:spacing w:line="240" w:lineRule="auto"/>
              <w:ind w:firstLine="0"/>
              <w:rPr>
                <w:bCs/>
              </w:rPr>
            </w:pPr>
            <w:r w:rsidRPr="007B2E4A">
              <w:t>36.99</w:t>
            </w:r>
          </w:p>
        </w:tc>
        <w:tc>
          <w:tcPr>
            <w:tcW w:w="992" w:type="dxa"/>
            <w:noWrap/>
            <w:hideMark/>
          </w:tcPr>
          <w:p w14:paraId="11D93380" w14:textId="7ADE260F" w:rsidR="00B37232" w:rsidRPr="00B74FD2" w:rsidRDefault="00B37232" w:rsidP="00B37232">
            <w:pPr>
              <w:spacing w:line="240" w:lineRule="auto"/>
              <w:ind w:firstLine="0"/>
              <w:rPr>
                <w:bCs/>
              </w:rPr>
            </w:pPr>
            <w:r w:rsidRPr="007B2E4A">
              <w:t>0.00</w:t>
            </w:r>
          </w:p>
        </w:tc>
      </w:tr>
      <w:tr w:rsidR="00B37232" w:rsidRPr="00B74FD2" w14:paraId="1DBDDB0D" w14:textId="77777777" w:rsidTr="00B37232">
        <w:trPr>
          <w:trHeight w:val="300"/>
        </w:trPr>
        <w:tc>
          <w:tcPr>
            <w:tcW w:w="505" w:type="dxa"/>
            <w:noWrap/>
            <w:hideMark/>
          </w:tcPr>
          <w:p w14:paraId="1DE3FEE8" w14:textId="061F2174" w:rsidR="00B37232" w:rsidRPr="00B74FD2" w:rsidRDefault="00B37232" w:rsidP="00B37232">
            <w:pPr>
              <w:spacing w:line="240" w:lineRule="auto"/>
              <w:ind w:firstLine="0"/>
              <w:rPr>
                <w:bCs/>
              </w:rPr>
            </w:pPr>
            <w:r w:rsidRPr="007B2E4A">
              <w:t>3</w:t>
            </w:r>
          </w:p>
        </w:tc>
        <w:tc>
          <w:tcPr>
            <w:tcW w:w="1090" w:type="dxa"/>
            <w:noWrap/>
            <w:hideMark/>
          </w:tcPr>
          <w:p w14:paraId="4EB6CC4B" w14:textId="57CF889C" w:rsidR="00B37232" w:rsidRPr="00B74FD2" w:rsidRDefault="00B37232" w:rsidP="00B37232">
            <w:pPr>
              <w:spacing w:line="240" w:lineRule="auto"/>
              <w:ind w:firstLine="0"/>
              <w:rPr>
                <w:bCs/>
              </w:rPr>
            </w:pPr>
            <w:r w:rsidRPr="007B2E4A">
              <w:t>58.9864</w:t>
            </w:r>
          </w:p>
        </w:tc>
        <w:tc>
          <w:tcPr>
            <w:tcW w:w="1203" w:type="dxa"/>
            <w:noWrap/>
            <w:hideMark/>
          </w:tcPr>
          <w:p w14:paraId="55C8340F" w14:textId="79678B73" w:rsidR="00B37232" w:rsidRPr="00B74FD2" w:rsidRDefault="00B37232" w:rsidP="00B37232">
            <w:pPr>
              <w:spacing w:line="240" w:lineRule="auto"/>
              <w:ind w:firstLine="0"/>
              <w:rPr>
                <w:bCs/>
              </w:rPr>
            </w:pPr>
            <w:r w:rsidRPr="007B2E4A">
              <w:t>NA</w:t>
            </w:r>
          </w:p>
        </w:tc>
        <w:tc>
          <w:tcPr>
            <w:tcW w:w="1378" w:type="dxa"/>
            <w:noWrap/>
            <w:hideMark/>
          </w:tcPr>
          <w:p w14:paraId="7C8202FB" w14:textId="67E42312" w:rsidR="00B37232" w:rsidRPr="00B74FD2" w:rsidRDefault="00B37232" w:rsidP="00B37232">
            <w:pPr>
              <w:spacing w:line="240" w:lineRule="auto"/>
              <w:ind w:firstLine="0"/>
              <w:rPr>
                <w:bCs/>
              </w:rPr>
            </w:pPr>
            <w:r w:rsidRPr="007B2E4A">
              <w:t>-0.7439</w:t>
            </w:r>
          </w:p>
        </w:tc>
        <w:tc>
          <w:tcPr>
            <w:tcW w:w="1006" w:type="dxa"/>
            <w:noWrap/>
            <w:hideMark/>
          </w:tcPr>
          <w:p w14:paraId="22B947BA" w14:textId="5E8AAEDC" w:rsidR="00B37232" w:rsidRPr="00B74FD2" w:rsidRDefault="00B37232" w:rsidP="00B37232">
            <w:pPr>
              <w:spacing w:line="240" w:lineRule="auto"/>
              <w:ind w:firstLine="0"/>
              <w:rPr>
                <w:bCs/>
              </w:rPr>
            </w:pPr>
            <w:r w:rsidRPr="007B2E4A">
              <w:t>NA</w:t>
            </w:r>
          </w:p>
        </w:tc>
        <w:tc>
          <w:tcPr>
            <w:tcW w:w="1035" w:type="dxa"/>
            <w:noWrap/>
            <w:hideMark/>
          </w:tcPr>
          <w:p w14:paraId="39017DAB" w14:textId="3C383B72" w:rsidR="00B37232" w:rsidRPr="00B74FD2" w:rsidRDefault="00B37232" w:rsidP="00B37232">
            <w:pPr>
              <w:spacing w:line="240" w:lineRule="auto"/>
              <w:ind w:firstLine="0"/>
              <w:rPr>
                <w:bCs/>
              </w:rPr>
            </w:pPr>
            <w:r w:rsidRPr="007B2E4A">
              <w:t>NA</w:t>
            </w:r>
          </w:p>
        </w:tc>
        <w:tc>
          <w:tcPr>
            <w:tcW w:w="1206" w:type="dxa"/>
            <w:noWrap/>
            <w:hideMark/>
          </w:tcPr>
          <w:p w14:paraId="093ECD76" w14:textId="35BE6574" w:rsidR="00B37232" w:rsidRPr="00B74FD2" w:rsidRDefault="00B37232" w:rsidP="00B37232">
            <w:pPr>
              <w:spacing w:line="240" w:lineRule="auto"/>
              <w:ind w:firstLine="0"/>
              <w:rPr>
                <w:bCs/>
              </w:rPr>
            </w:pPr>
            <w:r w:rsidRPr="007B2E4A">
              <w:t>NA</w:t>
            </w:r>
          </w:p>
        </w:tc>
        <w:tc>
          <w:tcPr>
            <w:tcW w:w="1097" w:type="dxa"/>
            <w:noWrap/>
            <w:hideMark/>
          </w:tcPr>
          <w:p w14:paraId="495CCE28" w14:textId="0CA2B187" w:rsidR="00B37232" w:rsidRPr="00B74FD2" w:rsidRDefault="00B37232" w:rsidP="00B37232">
            <w:pPr>
              <w:spacing w:line="240" w:lineRule="auto"/>
              <w:ind w:firstLine="0"/>
              <w:rPr>
                <w:bCs/>
              </w:rPr>
            </w:pPr>
            <w:r w:rsidRPr="007B2E4A">
              <w:t>NA</w:t>
            </w:r>
          </w:p>
        </w:tc>
        <w:tc>
          <w:tcPr>
            <w:tcW w:w="1134" w:type="dxa"/>
            <w:noWrap/>
            <w:hideMark/>
          </w:tcPr>
          <w:p w14:paraId="085DA768" w14:textId="717347DF" w:rsidR="00B37232" w:rsidRPr="00B74FD2" w:rsidRDefault="00B37232" w:rsidP="00B37232">
            <w:pPr>
              <w:spacing w:line="240" w:lineRule="auto"/>
              <w:ind w:firstLine="0"/>
              <w:rPr>
                <w:bCs/>
              </w:rPr>
            </w:pPr>
            <w:r w:rsidRPr="007B2E4A">
              <w:t>NA</w:t>
            </w:r>
          </w:p>
        </w:tc>
        <w:tc>
          <w:tcPr>
            <w:tcW w:w="711" w:type="dxa"/>
            <w:noWrap/>
            <w:hideMark/>
          </w:tcPr>
          <w:p w14:paraId="0BEBF037" w14:textId="0737885B" w:rsidR="00B37232" w:rsidRPr="00B74FD2" w:rsidRDefault="00B37232" w:rsidP="00B37232">
            <w:pPr>
              <w:spacing w:line="240" w:lineRule="auto"/>
              <w:ind w:firstLine="0"/>
              <w:rPr>
                <w:bCs/>
              </w:rPr>
            </w:pPr>
            <w:r w:rsidRPr="007B2E4A">
              <w:t>4.00</w:t>
            </w:r>
          </w:p>
        </w:tc>
        <w:tc>
          <w:tcPr>
            <w:tcW w:w="1274" w:type="dxa"/>
            <w:noWrap/>
            <w:hideMark/>
          </w:tcPr>
          <w:p w14:paraId="756B20A1" w14:textId="7C16FADB" w:rsidR="00B37232" w:rsidRPr="00B74FD2" w:rsidRDefault="00B37232" w:rsidP="00B37232">
            <w:pPr>
              <w:spacing w:line="240" w:lineRule="auto"/>
              <w:ind w:firstLine="0"/>
              <w:rPr>
                <w:bCs/>
              </w:rPr>
            </w:pPr>
            <w:r w:rsidRPr="007B2E4A">
              <w:t>-7361.31</w:t>
            </w:r>
          </w:p>
        </w:tc>
        <w:tc>
          <w:tcPr>
            <w:tcW w:w="1276" w:type="dxa"/>
            <w:noWrap/>
            <w:hideMark/>
          </w:tcPr>
          <w:p w14:paraId="29CFB89A" w14:textId="3112915E" w:rsidR="00B37232" w:rsidRPr="00B74FD2" w:rsidRDefault="00B37232" w:rsidP="00B37232">
            <w:pPr>
              <w:spacing w:line="240" w:lineRule="auto"/>
              <w:ind w:firstLine="0"/>
              <w:rPr>
                <w:bCs/>
              </w:rPr>
            </w:pPr>
            <w:r w:rsidRPr="007B2E4A">
              <w:t>14730.64</w:t>
            </w:r>
          </w:p>
        </w:tc>
        <w:tc>
          <w:tcPr>
            <w:tcW w:w="850" w:type="dxa"/>
            <w:noWrap/>
            <w:hideMark/>
          </w:tcPr>
          <w:p w14:paraId="20E9A604" w14:textId="5AEBF790" w:rsidR="00B37232" w:rsidRPr="00B74FD2" w:rsidRDefault="00B37232" w:rsidP="00B37232">
            <w:pPr>
              <w:spacing w:line="240" w:lineRule="auto"/>
              <w:ind w:firstLine="0"/>
              <w:rPr>
                <w:bCs/>
              </w:rPr>
            </w:pPr>
            <w:r w:rsidRPr="007B2E4A">
              <w:t>46.30</w:t>
            </w:r>
          </w:p>
        </w:tc>
        <w:tc>
          <w:tcPr>
            <w:tcW w:w="992" w:type="dxa"/>
            <w:noWrap/>
            <w:hideMark/>
          </w:tcPr>
          <w:p w14:paraId="3E92B887" w14:textId="739FB950" w:rsidR="00B37232" w:rsidRPr="00B74FD2" w:rsidRDefault="00B37232" w:rsidP="00B37232">
            <w:pPr>
              <w:spacing w:line="240" w:lineRule="auto"/>
              <w:ind w:firstLine="0"/>
              <w:rPr>
                <w:bCs/>
              </w:rPr>
            </w:pPr>
            <w:r w:rsidRPr="007B2E4A">
              <w:t>0.00</w:t>
            </w:r>
          </w:p>
        </w:tc>
      </w:tr>
      <w:tr w:rsidR="00B37232" w:rsidRPr="00B74FD2" w14:paraId="5E4E2D42" w14:textId="77777777" w:rsidTr="00B37232">
        <w:trPr>
          <w:trHeight w:val="300"/>
        </w:trPr>
        <w:tc>
          <w:tcPr>
            <w:tcW w:w="505" w:type="dxa"/>
            <w:noWrap/>
            <w:hideMark/>
          </w:tcPr>
          <w:p w14:paraId="17894A8E" w14:textId="61ED20F0" w:rsidR="00B37232" w:rsidRPr="00B74FD2" w:rsidRDefault="00B37232" w:rsidP="00B37232">
            <w:pPr>
              <w:spacing w:line="240" w:lineRule="auto"/>
              <w:ind w:firstLine="0"/>
              <w:rPr>
                <w:bCs/>
              </w:rPr>
            </w:pPr>
            <w:r w:rsidRPr="007B2E4A">
              <w:t>11</w:t>
            </w:r>
          </w:p>
        </w:tc>
        <w:tc>
          <w:tcPr>
            <w:tcW w:w="1090" w:type="dxa"/>
            <w:noWrap/>
            <w:hideMark/>
          </w:tcPr>
          <w:p w14:paraId="08FDF258" w14:textId="0F0286B1" w:rsidR="00B37232" w:rsidRPr="00B74FD2" w:rsidRDefault="00B37232" w:rsidP="00B37232">
            <w:pPr>
              <w:spacing w:line="240" w:lineRule="auto"/>
              <w:ind w:firstLine="0"/>
              <w:rPr>
                <w:bCs/>
              </w:rPr>
            </w:pPr>
            <w:r w:rsidRPr="007B2E4A">
              <w:t>60.7388</w:t>
            </w:r>
          </w:p>
        </w:tc>
        <w:tc>
          <w:tcPr>
            <w:tcW w:w="1203" w:type="dxa"/>
            <w:noWrap/>
            <w:hideMark/>
          </w:tcPr>
          <w:p w14:paraId="1146DBC2" w14:textId="6C19DFD5" w:rsidR="00B37232" w:rsidRPr="00B74FD2" w:rsidRDefault="00B37232" w:rsidP="00B37232">
            <w:pPr>
              <w:spacing w:line="240" w:lineRule="auto"/>
              <w:ind w:firstLine="0"/>
              <w:rPr>
                <w:bCs/>
              </w:rPr>
            </w:pPr>
            <w:r w:rsidRPr="007B2E4A">
              <w:t>-0.2722</w:t>
            </w:r>
          </w:p>
        </w:tc>
        <w:tc>
          <w:tcPr>
            <w:tcW w:w="1378" w:type="dxa"/>
            <w:noWrap/>
            <w:hideMark/>
          </w:tcPr>
          <w:p w14:paraId="66696762" w14:textId="7CF6C227" w:rsidR="00B37232" w:rsidRPr="00B74FD2" w:rsidRDefault="00B37232" w:rsidP="00B37232">
            <w:pPr>
              <w:spacing w:line="240" w:lineRule="auto"/>
              <w:ind w:firstLine="0"/>
              <w:rPr>
                <w:bCs/>
              </w:rPr>
            </w:pPr>
            <w:r w:rsidRPr="007B2E4A">
              <w:t>-0.7524</w:t>
            </w:r>
          </w:p>
        </w:tc>
        <w:tc>
          <w:tcPr>
            <w:tcW w:w="1006" w:type="dxa"/>
            <w:noWrap/>
            <w:hideMark/>
          </w:tcPr>
          <w:p w14:paraId="74B0067F" w14:textId="45CAFA62" w:rsidR="00B37232" w:rsidRPr="00B74FD2" w:rsidRDefault="00B37232" w:rsidP="00B37232">
            <w:pPr>
              <w:spacing w:line="240" w:lineRule="auto"/>
              <w:ind w:firstLine="0"/>
              <w:rPr>
                <w:bCs/>
              </w:rPr>
            </w:pPr>
            <w:r w:rsidRPr="007B2E4A">
              <w:t>NA</w:t>
            </w:r>
          </w:p>
        </w:tc>
        <w:tc>
          <w:tcPr>
            <w:tcW w:w="1035" w:type="dxa"/>
            <w:noWrap/>
            <w:hideMark/>
          </w:tcPr>
          <w:p w14:paraId="1FF6258F" w14:textId="3653BC02" w:rsidR="00B37232" w:rsidRPr="00B74FD2" w:rsidRDefault="00B37232" w:rsidP="00B37232">
            <w:pPr>
              <w:spacing w:line="240" w:lineRule="auto"/>
              <w:ind w:firstLine="0"/>
              <w:rPr>
                <w:bCs/>
              </w:rPr>
            </w:pPr>
            <w:r w:rsidRPr="007B2E4A">
              <w:t>NA</w:t>
            </w:r>
          </w:p>
        </w:tc>
        <w:tc>
          <w:tcPr>
            <w:tcW w:w="1206" w:type="dxa"/>
            <w:noWrap/>
            <w:hideMark/>
          </w:tcPr>
          <w:p w14:paraId="410B9652" w14:textId="2134898C" w:rsidR="00B37232" w:rsidRPr="00B74FD2" w:rsidRDefault="00B37232" w:rsidP="00B37232">
            <w:pPr>
              <w:spacing w:line="240" w:lineRule="auto"/>
              <w:ind w:firstLine="0"/>
              <w:rPr>
                <w:bCs/>
              </w:rPr>
            </w:pPr>
            <w:r w:rsidRPr="007B2E4A">
              <w:t>NA</w:t>
            </w:r>
          </w:p>
        </w:tc>
        <w:tc>
          <w:tcPr>
            <w:tcW w:w="1097" w:type="dxa"/>
            <w:noWrap/>
            <w:hideMark/>
          </w:tcPr>
          <w:p w14:paraId="7492AA8B" w14:textId="0A96C482" w:rsidR="00B37232" w:rsidRPr="00B74FD2" w:rsidRDefault="00B37232" w:rsidP="00B37232">
            <w:pPr>
              <w:spacing w:line="240" w:lineRule="auto"/>
              <w:ind w:firstLine="0"/>
              <w:rPr>
                <w:bCs/>
              </w:rPr>
            </w:pPr>
            <w:r w:rsidRPr="007B2E4A">
              <w:t>NA</w:t>
            </w:r>
          </w:p>
        </w:tc>
        <w:tc>
          <w:tcPr>
            <w:tcW w:w="1134" w:type="dxa"/>
            <w:noWrap/>
            <w:hideMark/>
          </w:tcPr>
          <w:p w14:paraId="39A57FC5" w14:textId="1AE540DB" w:rsidR="00B37232" w:rsidRPr="00B74FD2" w:rsidRDefault="00B37232" w:rsidP="00B37232">
            <w:pPr>
              <w:spacing w:line="240" w:lineRule="auto"/>
              <w:ind w:firstLine="0"/>
              <w:rPr>
                <w:bCs/>
              </w:rPr>
            </w:pPr>
            <w:r w:rsidRPr="007B2E4A">
              <w:t>-0.0037</w:t>
            </w:r>
          </w:p>
        </w:tc>
        <w:tc>
          <w:tcPr>
            <w:tcW w:w="711" w:type="dxa"/>
            <w:noWrap/>
            <w:hideMark/>
          </w:tcPr>
          <w:p w14:paraId="1D238A5A" w14:textId="5A1081E4" w:rsidR="00B37232" w:rsidRPr="00B74FD2" w:rsidRDefault="00B37232" w:rsidP="00B37232">
            <w:pPr>
              <w:spacing w:line="240" w:lineRule="auto"/>
              <w:ind w:firstLine="0"/>
              <w:rPr>
                <w:bCs/>
              </w:rPr>
            </w:pPr>
            <w:r w:rsidRPr="007B2E4A">
              <w:t>6.00</w:t>
            </w:r>
          </w:p>
        </w:tc>
        <w:tc>
          <w:tcPr>
            <w:tcW w:w="1274" w:type="dxa"/>
            <w:noWrap/>
            <w:hideMark/>
          </w:tcPr>
          <w:p w14:paraId="777F53BE" w14:textId="1A9DB374" w:rsidR="00B37232" w:rsidRPr="00B74FD2" w:rsidRDefault="00B37232" w:rsidP="00B37232">
            <w:pPr>
              <w:spacing w:line="240" w:lineRule="auto"/>
              <w:ind w:firstLine="0"/>
              <w:rPr>
                <w:bCs/>
              </w:rPr>
            </w:pPr>
            <w:r w:rsidRPr="007B2E4A">
              <w:t>-7359.34</w:t>
            </w:r>
          </w:p>
        </w:tc>
        <w:tc>
          <w:tcPr>
            <w:tcW w:w="1276" w:type="dxa"/>
            <w:noWrap/>
            <w:hideMark/>
          </w:tcPr>
          <w:p w14:paraId="6ABC90F0" w14:textId="4B53F4A4" w:rsidR="00B37232" w:rsidRPr="00B74FD2" w:rsidRDefault="00B37232" w:rsidP="00B37232">
            <w:pPr>
              <w:spacing w:line="240" w:lineRule="auto"/>
              <w:ind w:firstLine="0"/>
              <w:rPr>
                <w:bCs/>
              </w:rPr>
            </w:pPr>
            <w:r w:rsidRPr="007B2E4A">
              <w:t>14730.73</w:t>
            </w:r>
          </w:p>
        </w:tc>
        <w:tc>
          <w:tcPr>
            <w:tcW w:w="850" w:type="dxa"/>
            <w:noWrap/>
            <w:hideMark/>
          </w:tcPr>
          <w:p w14:paraId="5F113D33" w14:textId="31960BAF" w:rsidR="00B37232" w:rsidRPr="00B74FD2" w:rsidRDefault="00B37232" w:rsidP="00B37232">
            <w:pPr>
              <w:spacing w:line="240" w:lineRule="auto"/>
              <w:ind w:firstLine="0"/>
              <w:rPr>
                <w:bCs/>
              </w:rPr>
            </w:pPr>
            <w:r w:rsidRPr="007B2E4A">
              <w:t>46.38</w:t>
            </w:r>
          </w:p>
        </w:tc>
        <w:tc>
          <w:tcPr>
            <w:tcW w:w="992" w:type="dxa"/>
            <w:noWrap/>
            <w:hideMark/>
          </w:tcPr>
          <w:p w14:paraId="3365AA97" w14:textId="2BC12434" w:rsidR="00B37232" w:rsidRPr="00B74FD2" w:rsidRDefault="00B37232" w:rsidP="00B37232">
            <w:pPr>
              <w:spacing w:line="240" w:lineRule="auto"/>
              <w:ind w:firstLine="0"/>
              <w:rPr>
                <w:bCs/>
              </w:rPr>
            </w:pPr>
            <w:r w:rsidRPr="007B2E4A">
              <w:t>0.00</w:t>
            </w:r>
          </w:p>
        </w:tc>
      </w:tr>
      <w:tr w:rsidR="00B37232" w:rsidRPr="00B74FD2" w14:paraId="14335AF3" w14:textId="77777777" w:rsidTr="00B37232">
        <w:trPr>
          <w:trHeight w:val="300"/>
        </w:trPr>
        <w:tc>
          <w:tcPr>
            <w:tcW w:w="505" w:type="dxa"/>
            <w:noWrap/>
            <w:hideMark/>
          </w:tcPr>
          <w:p w14:paraId="782B24F9" w14:textId="4DC14C0E" w:rsidR="00B37232" w:rsidRPr="00B74FD2" w:rsidRDefault="00B37232" w:rsidP="00B37232">
            <w:pPr>
              <w:spacing w:line="240" w:lineRule="auto"/>
              <w:ind w:firstLine="0"/>
              <w:rPr>
                <w:bCs/>
              </w:rPr>
            </w:pPr>
            <w:r w:rsidRPr="007B2E4A">
              <w:t>14</w:t>
            </w:r>
          </w:p>
        </w:tc>
        <w:tc>
          <w:tcPr>
            <w:tcW w:w="1090" w:type="dxa"/>
            <w:noWrap/>
            <w:hideMark/>
          </w:tcPr>
          <w:p w14:paraId="2A366928" w14:textId="20FD02A5" w:rsidR="00B37232" w:rsidRPr="00B74FD2" w:rsidRDefault="00B37232" w:rsidP="00B37232">
            <w:pPr>
              <w:spacing w:line="240" w:lineRule="auto"/>
              <w:ind w:firstLine="0"/>
              <w:rPr>
                <w:bCs/>
              </w:rPr>
            </w:pPr>
            <w:r w:rsidRPr="007B2E4A">
              <w:t>59.2030</w:t>
            </w:r>
          </w:p>
        </w:tc>
        <w:tc>
          <w:tcPr>
            <w:tcW w:w="1203" w:type="dxa"/>
            <w:noWrap/>
            <w:hideMark/>
          </w:tcPr>
          <w:p w14:paraId="046CF163" w14:textId="39C6CEB6" w:rsidR="00B37232" w:rsidRPr="00B74FD2" w:rsidRDefault="00B37232" w:rsidP="00B37232">
            <w:pPr>
              <w:spacing w:line="240" w:lineRule="auto"/>
              <w:ind w:firstLine="0"/>
              <w:rPr>
                <w:bCs/>
              </w:rPr>
            </w:pPr>
            <w:r w:rsidRPr="007B2E4A">
              <w:t>-0.2747</w:t>
            </w:r>
          </w:p>
        </w:tc>
        <w:tc>
          <w:tcPr>
            <w:tcW w:w="1378" w:type="dxa"/>
            <w:noWrap/>
            <w:hideMark/>
          </w:tcPr>
          <w:p w14:paraId="62750BE0" w14:textId="3F566EAA" w:rsidR="00B37232" w:rsidRPr="00B74FD2" w:rsidRDefault="00B37232" w:rsidP="00B37232">
            <w:pPr>
              <w:spacing w:line="240" w:lineRule="auto"/>
              <w:ind w:firstLine="0"/>
              <w:rPr>
                <w:bCs/>
              </w:rPr>
            </w:pPr>
            <w:r w:rsidRPr="007B2E4A">
              <w:t>-0.7063</w:t>
            </w:r>
          </w:p>
        </w:tc>
        <w:tc>
          <w:tcPr>
            <w:tcW w:w="1006" w:type="dxa"/>
            <w:noWrap/>
            <w:hideMark/>
          </w:tcPr>
          <w:p w14:paraId="3F5570F5" w14:textId="42CAD765" w:rsidR="00B37232" w:rsidRPr="00B74FD2" w:rsidRDefault="00B37232" w:rsidP="00B37232">
            <w:pPr>
              <w:spacing w:line="240" w:lineRule="auto"/>
              <w:ind w:firstLine="0"/>
              <w:rPr>
                <w:bCs/>
              </w:rPr>
            </w:pPr>
            <w:r w:rsidRPr="007B2E4A">
              <w:t>0.1260</w:t>
            </w:r>
          </w:p>
        </w:tc>
        <w:tc>
          <w:tcPr>
            <w:tcW w:w="1035" w:type="dxa"/>
            <w:noWrap/>
            <w:hideMark/>
          </w:tcPr>
          <w:p w14:paraId="4BDB4603" w14:textId="360AD594" w:rsidR="00B37232" w:rsidRPr="00B74FD2" w:rsidRDefault="00B37232" w:rsidP="00B37232">
            <w:pPr>
              <w:spacing w:line="240" w:lineRule="auto"/>
              <w:ind w:firstLine="0"/>
              <w:rPr>
                <w:bCs/>
              </w:rPr>
            </w:pPr>
            <w:r w:rsidRPr="007B2E4A">
              <w:t>NA</w:t>
            </w:r>
          </w:p>
        </w:tc>
        <w:tc>
          <w:tcPr>
            <w:tcW w:w="1206" w:type="dxa"/>
            <w:noWrap/>
            <w:hideMark/>
          </w:tcPr>
          <w:p w14:paraId="3619C738" w14:textId="03EBC580" w:rsidR="00B37232" w:rsidRPr="00B74FD2" w:rsidRDefault="00B37232" w:rsidP="00B37232">
            <w:pPr>
              <w:spacing w:line="240" w:lineRule="auto"/>
              <w:ind w:firstLine="0"/>
              <w:rPr>
                <w:bCs/>
              </w:rPr>
            </w:pPr>
            <w:r w:rsidRPr="007B2E4A">
              <w:t>NA</w:t>
            </w:r>
          </w:p>
        </w:tc>
        <w:tc>
          <w:tcPr>
            <w:tcW w:w="1097" w:type="dxa"/>
            <w:noWrap/>
            <w:hideMark/>
          </w:tcPr>
          <w:p w14:paraId="15FC78ED" w14:textId="507C7556" w:rsidR="00B37232" w:rsidRPr="00B74FD2" w:rsidRDefault="00B37232" w:rsidP="00B37232">
            <w:pPr>
              <w:spacing w:line="240" w:lineRule="auto"/>
              <w:ind w:firstLine="0"/>
              <w:rPr>
                <w:bCs/>
              </w:rPr>
            </w:pPr>
            <w:r w:rsidRPr="007B2E4A">
              <w:t>NA</w:t>
            </w:r>
          </w:p>
        </w:tc>
        <w:tc>
          <w:tcPr>
            <w:tcW w:w="1134" w:type="dxa"/>
            <w:noWrap/>
            <w:hideMark/>
          </w:tcPr>
          <w:p w14:paraId="11B7DDD0" w14:textId="2695E606" w:rsidR="00B37232" w:rsidRPr="00B74FD2" w:rsidRDefault="00B37232" w:rsidP="00B37232">
            <w:pPr>
              <w:spacing w:line="240" w:lineRule="auto"/>
              <w:ind w:firstLine="0"/>
              <w:rPr>
                <w:bCs/>
              </w:rPr>
            </w:pPr>
            <w:r w:rsidRPr="007B2E4A">
              <w:t>-0.0032</w:t>
            </w:r>
          </w:p>
        </w:tc>
        <w:tc>
          <w:tcPr>
            <w:tcW w:w="711" w:type="dxa"/>
            <w:noWrap/>
            <w:hideMark/>
          </w:tcPr>
          <w:p w14:paraId="55C53380" w14:textId="080C3E83" w:rsidR="00B37232" w:rsidRPr="00B74FD2" w:rsidRDefault="00B37232" w:rsidP="00B37232">
            <w:pPr>
              <w:spacing w:line="240" w:lineRule="auto"/>
              <w:ind w:firstLine="0"/>
              <w:rPr>
                <w:bCs/>
              </w:rPr>
            </w:pPr>
            <w:r w:rsidRPr="007B2E4A">
              <w:t>7.00</w:t>
            </w:r>
          </w:p>
        </w:tc>
        <w:tc>
          <w:tcPr>
            <w:tcW w:w="1274" w:type="dxa"/>
            <w:noWrap/>
            <w:hideMark/>
          </w:tcPr>
          <w:p w14:paraId="0955A585" w14:textId="606FE59B" w:rsidR="00B37232" w:rsidRPr="00B74FD2" w:rsidRDefault="00B37232" w:rsidP="00B37232">
            <w:pPr>
              <w:spacing w:line="240" w:lineRule="auto"/>
              <w:ind w:firstLine="0"/>
              <w:rPr>
                <w:bCs/>
              </w:rPr>
            </w:pPr>
            <w:r w:rsidRPr="007B2E4A">
              <w:t>-7358.45</w:t>
            </w:r>
          </w:p>
        </w:tc>
        <w:tc>
          <w:tcPr>
            <w:tcW w:w="1276" w:type="dxa"/>
            <w:noWrap/>
            <w:hideMark/>
          </w:tcPr>
          <w:p w14:paraId="35BBA7FF" w14:textId="00E9564B" w:rsidR="00B37232" w:rsidRPr="00B74FD2" w:rsidRDefault="00B37232" w:rsidP="00B37232">
            <w:pPr>
              <w:spacing w:line="240" w:lineRule="auto"/>
              <w:ind w:firstLine="0"/>
              <w:rPr>
                <w:bCs/>
              </w:rPr>
            </w:pPr>
            <w:r w:rsidRPr="007B2E4A">
              <w:t>14730.96</w:t>
            </w:r>
          </w:p>
        </w:tc>
        <w:tc>
          <w:tcPr>
            <w:tcW w:w="850" w:type="dxa"/>
            <w:noWrap/>
            <w:hideMark/>
          </w:tcPr>
          <w:p w14:paraId="7B28C2D1" w14:textId="2341E282" w:rsidR="00B37232" w:rsidRPr="00B74FD2" w:rsidRDefault="00B37232" w:rsidP="00B37232">
            <w:pPr>
              <w:spacing w:line="240" w:lineRule="auto"/>
              <w:ind w:firstLine="0"/>
              <w:rPr>
                <w:bCs/>
              </w:rPr>
            </w:pPr>
            <w:r w:rsidRPr="007B2E4A">
              <w:t>46.61</w:t>
            </w:r>
          </w:p>
        </w:tc>
        <w:tc>
          <w:tcPr>
            <w:tcW w:w="992" w:type="dxa"/>
            <w:noWrap/>
            <w:hideMark/>
          </w:tcPr>
          <w:p w14:paraId="65C6BC51" w14:textId="2E8174A5" w:rsidR="00B37232" w:rsidRPr="00B74FD2" w:rsidRDefault="00B37232" w:rsidP="00B37232">
            <w:pPr>
              <w:spacing w:line="240" w:lineRule="auto"/>
              <w:ind w:firstLine="0"/>
              <w:rPr>
                <w:bCs/>
              </w:rPr>
            </w:pPr>
            <w:r w:rsidRPr="007B2E4A">
              <w:t>0.00</w:t>
            </w:r>
          </w:p>
        </w:tc>
      </w:tr>
      <w:tr w:rsidR="00B37232" w:rsidRPr="00B74FD2" w14:paraId="71CB50A1" w14:textId="77777777" w:rsidTr="00B37232">
        <w:trPr>
          <w:trHeight w:val="300"/>
        </w:trPr>
        <w:tc>
          <w:tcPr>
            <w:tcW w:w="505" w:type="dxa"/>
            <w:noWrap/>
            <w:hideMark/>
          </w:tcPr>
          <w:p w14:paraId="1134E8DB" w14:textId="2B1B35BA" w:rsidR="00B37232" w:rsidRPr="00B74FD2" w:rsidRDefault="00B37232" w:rsidP="00B37232">
            <w:pPr>
              <w:spacing w:line="240" w:lineRule="auto"/>
              <w:ind w:firstLine="0"/>
              <w:rPr>
                <w:bCs/>
              </w:rPr>
            </w:pPr>
            <w:r w:rsidRPr="007B2E4A">
              <w:t>13</w:t>
            </w:r>
          </w:p>
        </w:tc>
        <w:tc>
          <w:tcPr>
            <w:tcW w:w="1090" w:type="dxa"/>
            <w:noWrap/>
            <w:hideMark/>
          </w:tcPr>
          <w:p w14:paraId="35D5E576" w14:textId="7A6607A5" w:rsidR="00B37232" w:rsidRPr="00B74FD2" w:rsidRDefault="00B37232" w:rsidP="00B37232">
            <w:pPr>
              <w:spacing w:line="240" w:lineRule="auto"/>
              <w:ind w:firstLine="0"/>
              <w:rPr>
                <w:bCs/>
              </w:rPr>
            </w:pPr>
            <w:r w:rsidRPr="007B2E4A">
              <w:t>58.8554</w:t>
            </w:r>
          </w:p>
        </w:tc>
        <w:tc>
          <w:tcPr>
            <w:tcW w:w="1203" w:type="dxa"/>
            <w:noWrap/>
            <w:hideMark/>
          </w:tcPr>
          <w:p w14:paraId="69D0B9C7" w14:textId="3816A946" w:rsidR="00B37232" w:rsidRPr="00B74FD2" w:rsidRDefault="00B37232" w:rsidP="00B37232">
            <w:pPr>
              <w:spacing w:line="240" w:lineRule="auto"/>
              <w:ind w:firstLine="0"/>
              <w:rPr>
                <w:bCs/>
              </w:rPr>
            </w:pPr>
            <w:r w:rsidRPr="007B2E4A">
              <w:t>NA</w:t>
            </w:r>
          </w:p>
        </w:tc>
        <w:tc>
          <w:tcPr>
            <w:tcW w:w="1378" w:type="dxa"/>
            <w:noWrap/>
            <w:hideMark/>
          </w:tcPr>
          <w:p w14:paraId="0774064D" w14:textId="458CCEEB" w:rsidR="00B37232" w:rsidRPr="00B74FD2" w:rsidRDefault="00B37232" w:rsidP="00B37232">
            <w:pPr>
              <w:spacing w:line="240" w:lineRule="auto"/>
              <w:ind w:firstLine="0"/>
              <w:rPr>
                <w:bCs/>
              </w:rPr>
            </w:pPr>
            <w:r w:rsidRPr="007B2E4A">
              <w:t>-0.7216</w:t>
            </w:r>
          </w:p>
        </w:tc>
        <w:tc>
          <w:tcPr>
            <w:tcW w:w="1006" w:type="dxa"/>
            <w:noWrap/>
            <w:hideMark/>
          </w:tcPr>
          <w:p w14:paraId="092266E2" w14:textId="6097EA12" w:rsidR="00B37232" w:rsidRPr="00B74FD2" w:rsidRDefault="00B37232" w:rsidP="00B37232">
            <w:pPr>
              <w:spacing w:line="240" w:lineRule="auto"/>
              <w:ind w:firstLine="0"/>
              <w:rPr>
                <w:bCs/>
              </w:rPr>
            </w:pPr>
            <w:r w:rsidRPr="007B2E4A">
              <w:t>NA</w:t>
            </w:r>
          </w:p>
        </w:tc>
        <w:tc>
          <w:tcPr>
            <w:tcW w:w="1035" w:type="dxa"/>
            <w:noWrap/>
            <w:hideMark/>
          </w:tcPr>
          <w:p w14:paraId="07D19458" w14:textId="5674AFAC" w:rsidR="00B37232" w:rsidRPr="00B74FD2" w:rsidRDefault="00B37232" w:rsidP="00B37232">
            <w:pPr>
              <w:spacing w:line="240" w:lineRule="auto"/>
              <w:ind w:firstLine="0"/>
              <w:rPr>
                <w:bCs/>
              </w:rPr>
            </w:pPr>
            <w:r w:rsidRPr="007B2E4A">
              <w:t>NA</w:t>
            </w:r>
          </w:p>
        </w:tc>
        <w:tc>
          <w:tcPr>
            <w:tcW w:w="1206" w:type="dxa"/>
            <w:noWrap/>
            <w:hideMark/>
          </w:tcPr>
          <w:p w14:paraId="0E3495D7" w14:textId="4DE24F9B" w:rsidR="00B37232" w:rsidRPr="00B74FD2" w:rsidRDefault="00B37232" w:rsidP="00B37232">
            <w:pPr>
              <w:spacing w:line="240" w:lineRule="auto"/>
              <w:ind w:firstLine="0"/>
              <w:rPr>
                <w:bCs/>
              </w:rPr>
            </w:pPr>
            <w:r w:rsidRPr="007B2E4A">
              <w:t>NA</w:t>
            </w:r>
          </w:p>
        </w:tc>
        <w:tc>
          <w:tcPr>
            <w:tcW w:w="1097" w:type="dxa"/>
            <w:noWrap/>
            <w:hideMark/>
          </w:tcPr>
          <w:p w14:paraId="1265107B" w14:textId="7E652BC2" w:rsidR="00B37232" w:rsidRPr="00B74FD2" w:rsidRDefault="00B37232" w:rsidP="00B37232">
            <w:pPr>
              <w:spacing w:line="240" w:lineRule="auto"/>
              <w:ind w:firstLine="0"/>
              <w:rPr>
                <w:bCs/>
              </w:rPr>
            </w:pPr>
            <w:r w:rsidRPr="007B2E4A">
              <w:t>NA</w:t>
            </w:r>
          </w:p>
        </w:tc>
        <w:tc>
          <w:tcPr>
            <w:tcW w:w="1134" w:type="dxa"/>
            <w:noWrap/>
            <w:hideMark/>
          </w:tcPr>
          <w:p w14:paraId="4A35FB13" w14:textId="39C2438C" w:rsidR="00B37232" w:rsidRPr="00B74FD2" w:rsidRDefault="00B37232" w:rsidP="00B37232">
            <w:pPr>
              <w:spacing w:line="240" w:lineRule="auto"/>
              <w:ind w:firstLine="0"/>
              <w:rPr>
                <w:bCs/>
              </w:rPr>
            </w:pPr>
            <w:r w:rsidRPr="007B2E4A">
              <w:t>-0.0037</w:t>
            </w:r>
          </w:p>
        </w:tc>
        <w:tc>
          <w:tcPr>
            <w:tcW w:w="711" w:type="dxa"/>
            <w:noWrap/>
            <w:hideMark/>
          </w:tcPr>
          <w:p w14:paraId="13EDF12E" w14:textId="3CA27250" w:rsidR="00B37232" w:rsidRPr="00B74FD2" w:rsidRDefault="00B37232" w:rsidP="00B37232">
            <w:pPr>
              <w:spacing w:line="240" w:lineRule="auto"/>
              <w:ind w:firstLine="0"/>
              <w:rPr>
                <w:bCs/>
              </w:rPr>
            </w:pPr>
            <w:r w:rsidRPr="007B2E4A">
              <w:t>5.00</w:t>
            </w:r>
          </w:p>
        </w:tc>
        <w:tc>
          <w:tcPr>
            <w:tcW w:w="1274" w:type="dxa"/>
            <w:noWrap/>
            <w:hideMark/>
          </w:tcPr>
          <w:p w14:paraId="2A4A2D0E" w14:textId="3B6C670E" w:rsidR="00B37232" w:rsidRPr="00B74FD2" w:rsidRDefault="00B37232" w:rsidP="00B37232">
            <w:pPr>
              <w:spacing w:line="240" w:lineRule="auto"/>
              <w:ind w:firstLine="0"/>
              <w:rPr>
                <w:bCs/>
              </w:rPr>
            </w:pPr>
            <w:r w:rsidRPr="007B2E4A">
              <w:t>-7364.97</w:t>
            </w:r>
          </w:p>
        </w:tc>
        <w:tc>
          <w:tcPr>
            <w:tcW w:w="1276" w:type="dxa"/>
            <w:noWrap/>
            <w:hideMark/>
          </w:tcPr>
          <w:p w14:paraId="7AAF4687" w14:textId="301CA57F" w:rsidR="00B37232" w:rsidRPr="00B74FD2" w:rsidRDefault="00B37232" w:rsidP="00B37232">
            <w:pPr>
              <w:spacing w:line="240" w:lineRule="auto"/>
              <w:ind w:firstLine="0"/>
              <w:rPr>
                <w:bCs/>
              </w:rPr>
            </w:pPr>
            <w:r w:rsidRPr="007B2E4A">
              <w:t>14739.97</w:t>
            </w:r>
          </w:p>
        </w:tc>
        <w:tc>
          <w:tcPr>
            <w:tcW w:w="850" w:type="dxa"/>
            <w:noWrap/>
            <w:hideMark/>
          </w:tcPr>
          <w:p w14:paraId="31319E15" w14:textId="3608EEB0" w:rsidR="00B37232" w:rsidRPr="00B74FD2" w:rsidRDefault="00B37232" w:rsidP="00B37232">
            <w:pPr>
              <w:spacing w:line="240" w:lineRule="auto"/>
              <w:ind w:firstLine="0"/>
              <w:rPr>
                <w:bCs/>
              </w:rPr>
            </w:pPr>
            <w:r w:rsidRPr="007B2E4A">
              <w:t>55.63</w:t>
            </w:r>
          </w:p>
        </w:tc>
        <w:tc>
          <w:tcPr>
            <w:tcW w:w="992" w:type="dxa"/>
            <w:noWrap/>
            <w:hideMark/>
          </w:tcPr>
          <w:p w14:paraId="578A5AD4" w14:textId="5E2F5E47" w:rsidR="00B37232" w:rsidRPr="00B74FD2" w:rsidRDefault="00B37232" w:rsidP="00B37232">
            <w:pPr>
              <w:spacing w:line="240" w:lineRule="auto"/>
              <w:ind w:firstLine="0"/>
              <w:rPr>
                <w:bCs/>
              </w:rPr>
            </w:pPr>
            <w:r w:rsidRPr="007B2E4A">
              <w:t>0.00</w:t>
            </w:r>
          </w:p>
        </w:tc>
      </w:tr>
      <w:tr w:rsidR="00B37232" w:rsidRPr="00B74FD2" w14:paraId="42E4ACF4" w14:textId="77777777" w:rsidTr="00B37232">
        <w:trPr>
          <w:trHeight w:val="300"/>
        </w:trPr>
        <w:tc>
          <w:tcPr>
            <w:tcW w:w="505" w:type="dxa"/>
            <w:noWrap/>
            <w:hideMark/>
          </w:tcPr>
          <w:p w14:paraId="1FE1139F" w14:textId="0086E4DA" w:rsidR="00B37232" w:rsidRPr="00B74FD2" w:rsidRDefault="00B37232" w:rsidP="00B37232">
            <w:pPr>
              <w:spacing w:line="240" w:lineRule="auto"/>
              <w:ind w:firstLine="0"/>
              <w:rPr>
                <w:bCs/>
              </w:rPr>
            </w:pPr>
            <w:r w:rsidRPr="007B2E4A">
              <w:t>2</w:t>
            </w:r>
          </w:p>
        </w:tc>
        <w:tc>
          <w:tcPr>
            <w:tcW w:w="1090" w:type="dxa"/>
            <w:noWrap/>
            <w:hideMark/>
          </w:tcPr>
          <w:p w14:paraId="18BA7A3B" w14:textId="502C60AD" w:rsidR="00B37232" w:rsidRPr="00B74FD2" w:rsidRDefault="00B37232" w:rsidP="00B37232">
            <w:pPr>
              <w:spacing w:line="240" w:lineRule="auto"/>
              <w:ind w:firstLine="0"/>
              <w:rPr>
                <w:bCs/>
              </w:rPr>
            </w:pPr>
            <w:r w:rsidRPr="007B2E4A">
              <w:t>39.4398</w:t>
            </w:r>
          </w:p>
        </w:tc>
        <w:tc>
          <w:tcPr>
            <w:tcW w:w="1203" w:type="dxa"/>
            <w:noWrap/>
            <w:hideMark/>
          </w:tcPr>
          <w:p w14:paraId="44EFD724" w14:textId="13047553" w:rsidR="00B37232" w:rsidRPr="00B74FD2" w:rsidRDefault="00B37232" w:rsidP="00B37232">
            <w:pPr>
              <w:spacing w:line="240" w:lineRule="auto"/>
              <w:ind w:firstLine="0"/>
              <w:rPr>
                <w:bCs/>
              </w:rPr>
            </w:pPr>
            <w:r w:rsidRPr="007B2E4A">
              <w:t>-0.2489</w:t>
            </w:r>
          </w:p>
        </w:tc>
        <w:tc>
          <w:tcPr>
            <w:tcW w:w="1378" w:type="dxa"/>
            <w:noWrap/>
            <w:hideMark/>
          </w:tcPr>
          <w:p w14:paraId="401D5246" w14:textId="318D6F58" w:rsidR="00B37232" w:rsidRPr="00B74FD2" w:rsidRDefault="00B37232" w:rsidP="00B37232">
            <w:pPr>
              <w:spacing w:line="240" w:lineRule="auto"/>
              <w:ind w:firstLine="0"/>
              <w:rPr>
                <w:bCs/>
              </w:rPr>
            </w:pPr>
            <w:r w:rsidRPr="007B2E4A">
              <w:t>NA</w:t>
            </w:r>
          </w:p>
        </w:tc>
        <w:tc>
          <w:tcPr>
            <w:tcW w:w="1006" w:type="dxa"/>
            <w:noWrap/>
            <w:hideMark/>
          </w:tcPr>
          <w:p w14:paraId="3FEA2B3C" w14:textId="72BFFC58" w:rsidR="00B37232" w:rsidRPr="00B74FD2" w:rsidRDefault="00B37232" w:rsidP="00B37232">
            <w:pPr>
              <w:spacing w:line="240" w:lineRule="auto"/>
              <w:ind w:firstLine="0"/>
              <w:rPr>
                <w:bCs/>
              </w:rPr>
            </w:pPr>
            <w:r w:rsidRPr="007B2E4A">
              <w:t>NA</w:t>
            </w:r>
          </w:p>
        </w:tc>
        <w:tc>
          <w:tcPr>
            <w:tcW w:w="1035" w:type="dxa"/>
            <w:noWrap/>
            <w:hideMark/>
          </w:tcPr>
          <w:p w14:paraId="1589748A" w14:textId="315D0BB3" w:rsidR="00B37232" w:rsidRPr="00B74FD2" w:rsidRDefault="00B37232" w:rsidP="00B37232">
            <w:pPr>
              <w:spacing w:line="240" w:lineRule="auto"/>
              <w:ind w:firstLine="0"/>
              <w:rPr>
                <w:bCs/>
              </w:rPr>
            </w:pPr>
            <w:r w:rsidRPr="007B2E4A">
              <w:t>NA</w:t>
            </w:r>
          </w:p>
        </w:tc>
        <w:tc>
          <w:tcPr>
            <w:tcW w:w="1206" w:type="dxa"/>
            <w:noWrap/>
            <w:hideMark/>
          </w:tcPr>
          <w:p w14:paraId="5548A082" w14:textId="02AB6814" w:rsidR="00B37232" w:rsidRPr="00B74FD2" w:rsidRDefault="00B37232" w:rsidP="00B37232">
            <w:pPr>
              <w:spacing w:line="240" w:lineRule="auto"/>
              <w:ind w:firstLine="0"/>
              <w:rPr>
                <w:bCs/>
              </w:rPr>
            </w:pPr>
            <w:r w:rsidRPr="007B2E4A">
              <w:t>NA</w:t>
            </w:r>
          </w:p>
        </w:tc>
        <w:tc>
          <w:tcPr>
            <w:tcW w:w="1097" w:type="dxa"/>
            <w:noWrap/>
            <w:hideMark/>
          </w:tcPr>
          <w:p w14:paraId="5E4274EA" w14:textId="7E249989" w:rsidR="00B37232" w:rsidRPr="00B74FD2" w:rsidRDefault="00B37232" w:rsidP="00B37232">
            <w:pPr>
              <w:spacing w:line="240" w:lineRule="auto"/>
              <w:ind w:firstLine="0"/>
              <w:rPr>
                <w:bCs/>
              </w:rPr>
            </w:pPr>
            <w:r w:rsidRPr="007B2E4A">
              <w:t>NA</w:t>
            </w:r>
          </w:p>
        </w:tc>
        <w:tc>
          <w:tcPr>
            <w:tcW w:w="1134" w:type="dxa"/>
            <w:noWrap/>
            <w:hideMark/>
          </w:tcPr>
          <w:p w14:paraId="368C1F1B" w14:textId="247A7E76" w:rsidR="00B37232" w:rsidRPr="00B74FD2" w:rsidRDefault="00B37232" w:rsidP="00B37232">
            <w:pPr>
              <w:spacing w:line="240" w:lineRule="auto"/>
              <w:ind w:firstLine="0"/>
              <w:rPr>
                <w:bCs/>
              </w:rPr>
            </w:pPr>
            <w:r w:rsidRPr="007B2E4A">
              <w:t>NA</w:t>
            </w:r>
          </w:p>
        </w:tc>
        <w:tc>
          <w:tcPr>
            <w:tcW w:w="711" w:type="dxa"/>
            <w:noWrap/>
            <w:hideMark/>
          </w:tcPr>
          <w:p w14:paraId="38923071" w14:textId="115D760B" w:rsidR="00B37232" w:rsidRPr="00B74FD2" w:rsidRDefault="00B37232" w:rsidP="00B37232">
            <w:pPr>
              <w:spacing w:line="240" w:lineRule="auto"/>
              <w:ind w:firstLine="0"/>
              <w:rPr>
                <w:bCs/>
              </w:rPr>
            </w:pPr>
            <w:r w:rsidRPr="007B2E4A">
              <w:t>4.00</w:t>
            </w:r>
          </w:p>
        </w:tc>
        <w:tc>
          <w:tcPr>
            <w:tcW w:w="1274" w:type="dxa"/>
            <w:noWrap/>
            <w:hideMark/>
          </w:tcPr>
          <w:p w14:paraId="5B592C86" w14:textId="3DC5C639" w:rsidR="00B37232" w:rsidRPr="00B74FD2" w:rsidRDefault="00B37232" w:rsidP="00B37232">
            <w:pPr>
              <w:spacing w:line="240" w:lineRule="auto"/>
              <w:ind w:firstLine="0"/>
              <w:rPr>
                <w:bCs/>
              </w:rPr>
            </w:pPr>
            <w:r w:rsidRPr="007B2E4A">
              <w:t>-7370.76</w:t>
            </w:r>
          </w:p>
        </w:tc>
        <w:tc>
          <w:tcPr>
            <w:tcW w:w="1276" w:type="dxa"/>
            <w:noWrap/>
            <w:hideMark/>
          </w:tcPr>
          <w:p w14:paraId="070E09D8" w14:textId="5C3E3624" w:rsidR="00B37232" w:rsidRPr="00B74FD2" w:rsidRDefault="00B37232" w:rsidP="00B37232">
            <w:pPr>
              <w:spacing w:line="240" w:lineRule="auto"/>
              <w:ind w:firstLine="0"/>
              <w:rPr>
                <w:bCs/>
              </w:rPr>
            </w:pPr>
            <w:r w:rsidRPr="007B2E4A">
              <w:t>14749.54</w:t>
            </w:r>
          </w:p>
        </w:tc>
        <w:tc>
          <w:tcPr>
            <w:tcW w:w="850" w:type="dxa"/>
            <w:noWrap/>
            <w:hideMark/>
          </w:tcPr>
          <w:p w14:paraId="409C4BEE" w14:textId="4E8F28F1" w:rsidR="00B37232" w:rsidRPr="00B74FD2" w:rsidRDefault="00B37232" w:rsidP="00B37232">
            <w:pPr>
              <w:spacing w:line="240" w:lineRule="auto"/>
              <w:ind w:firstLine="0"/>
              <w:rPr>
                <w:bCs/>
              </w:rPr>
            </w:pPr>
            <w:r w:rsidRPr="007B2E4A">
              <w:t>65.20</w:t>
            </w:r>
          </w:p>
        </w:tc>
        <w:tc>
          <w:tcPr>
            <w:tcW w:w="992" w:type="dxa"/>
            <w:noWrap/>
            <w:hideMark/>
          </w:tcPr>
          <w:p w14:paraId="4719C699" w14:textId="798BF955" w:rsidR="00B37232" w:rsidRPr="00B74FD2" w:rsidRDefault="00B37232" w:rsidP="00B37232">
            <w:pPr>
              <w:spacing w:line="240" w:lineRule="auto"/>
              <w:ind w:firstLine="0"/>
              <w:rPr>
                <w:bCs/>
              </w:rPr>
            </w:pPr>
            <w:r w:rsidRPr="007B2E4A">
              <w:t>0.00</w:t>
            </w:r>
          </w:p>
        </w:tc>
      </w:tr>
      <w:tr w:rsidR="00B37232" w:rsidRPr="00B74FD2" w14:paraId="0BCBE0AC" w14:textId="77777777" w:rsidTr="00B37232">
        <w:trPr>
          <w:trHeight w:val="300"/>
        </w:trPr>
        <w:tc>
          <w:tcPr>
            <w:tcW w:w="505" w:type="dxa"/>
            <w:noWrap/>
            <w:hideMark/>
          </w:tcPr>
          <w:p w14:paraId="59CBF085" w14:textId="4E592DA9" w:rsidR="00B37232" w:rsidRPr="00B74FD2" w:rsidRDefault="00B37232" w:rsidP="00B37232">
            <w:pPr>
              <w:spacing w:line="240" w:lineRule="auto"/>
              <w:ind w:firstLine="0"/>
              <w:rPr>
                <w:bCs/>
              </w:rPr>
            </w:pPr>
            <w:r w:rsidRPr="007B2E4A">
              <w:t>21</w:t>
            </w:r>
          </w:p>
        </w:tc>
        <w:tc>
          <w:tcPr>
            <w:tcW w:w="1090" w:type="dxa"/>
            <w:noWrap/>
            <w:hideMark/>
          </w:tcPr>
          <w:p w14:paraId="7FD6FD06" w14:textId="0EEB2877" w:rsidR="00B37232" w:rsidRPr="00B74FD2" w:rsidRDefault="00B37232" w:rsidP="00B37232">
            <w:pPr>
              <w:spacing w:line="240" w:lineRule="auto"/>
              <w:ind w:firstLine="0"/>
              <w:rPr>
                <w:bCs/>
              </w:rPr>
            </w:pPr>
            <w:r w:rsidRPr="007B2E4A">
              <w:t>38.4916</w:t>
            </w:r>
          </w:p>
        </w:tc>
        <w:tc>
          <w:tcPr>
            <w:tcW w:w="1203" w:type="dxa"/>
            <w:noWrap/>
            <w:hideMark/>
          </w:tcPr>
          <w:p w14:paraId="75B5BFCB" w14:textId="2949198A" w:rsidR="00B37232" w:rsidRPr="00B74FD2" w:rsidRDefault="00B37232" w:rsidP="00B37232">
            <w:pPr>
              <w:spacing w:line="240" w:lineRule="auto"/>
              <w:ind w:firstLine="0"/>
              <w:rPr>
                <w:bCs/>
              </w:rPr>
            </w:pPr>
            <w:r w:rsidRPr="007B2E4A">
              <w:t>NA</w:t>
            </w:r>
          </w:p>
        </w:tc>
        <w:tc>
          <w:tcPr>
            <w:tcW w:w="1378" w:type="dxa"/>
            <w:noWrap/>
            <w:hideMark/>
          </w:tcPr>
          <w:p w14:paraId="588BCF3F" w14:textId="7607F35F" w:rsidR="00B37232" w:rsidRPr="00B74FD2" w:rsidRDefault="00B37232" w:rsidP="00B37232">
            <w:pPr>
              <w:spacing w:line="240" w:lineRule="auto"/>
              <w:ind w:firstLine="0"/>
              <w:rPr>
                <w:bCs/>
              </w:rPr>
            </w:pPr>
            <w:r w:rsidRPr="007B2E4A">
              <w:t>NA</w:t>
            </w:r>
          </w:p>
        </w:tc>
        <w:tc>
          <w:tcPr>
            <w:tcW w:w="1006" w:type="dxa"/>
            <w:noWrap/>
            <w:hideMark/>
          </w:tcPr>
          <w:p w14:paraId="069A9183" w14:textId="562C9A24" w:rsidR="00B37232" w:rsidRPr="00B74FD2" w:rsidRDefault="00B37232" w:rsidP="00B37232">
            <w:pPr>
              <w:spacing w:line="240" w:lineRule="auto"/>
              <w:ind w:firstLine="0"/>
              <w:rPr>
                <w:bCs/>
              </w:rPr>
            </w:pPr>
            <w:r w:rsidRPr="007B2E4A">
              <w:t>NA</w:t>
            </w:r>
          </w:p>
        </w:tc>
        <w:tc>
          <w:tcPr>
            <w:tcW w:w="1035" w:type="dxa"/>
            <w:noWrap/>
            <w:hideMark/>
          </w:tcPr>
          <w:p w14:paraId="72CCF819" w14:textId="242E485D" w:rsidR="00B37232" w:rsidRPr="00B74FD2" w:rsidRDefault="00B37232" w:rsidP="00B37232">
            <w:pPr>
              <w:spacing w:line="240" w:lineRule="auto"/>
              <w:ind w:firstLine="0"/>
              <w:rPr>
                <w:bCs/>
              </w:rPr>
            </w:pPr>
            <w:r w:rsidRPr="007B2E4A">
              <w:t>NA</w:t>
            </w:r>
          </w:p>
        </w:tc>
        <w:tc>
          <w:tcPr>
            <w:tcW w:w="1206" w:type="dxa"/>
            <w:noWrap/>
            <w:hideMark/>
          </w:tcPr>
          <w:p w14:paraId="3C56C90C" w14:textId="34353259" w:rsidR="00B37232" w:rsidRPr="00B74FD2" w:rsidRDefault="00B37232" w:rsidP="00B37232">
            <w:pPr>
              <w:spacing w:line="240" w:lineRule="auto"/>
              <w:ind w:firstLine="0"/>
              <w:rPr>
                <w:bCs/>
              </w:rPr>
            </w:pPr>
            <w:r w:rsidRPr="007B2E4A">
              <w:t>NA</w:t>
            </w:r>
          </w:p>
        </w:tc>
        <w:tc>
          <w:tcPr>
            <w:tcW w:w="1097" w:type="dxa"/>
            <w:noWrap/>
            <w:hideMark/>
          </w:tcPr>
          <w:p w14:paraId="686BB5D6" w14:textId="6731897E" w:rsidR="00B37232" w:rsidRPr="00B74FD2" w:rsidRDefault="00B37232" w:rsidP="00B37232">
            <w:pPr>
              <w:spacing w:line="240" w:lineRule="auto"/>
              <w:ind w:firstLine="0"/>
              <w:rPr>
                <w:bCs/>
              </w:rPr>
            </w:pPr>
            <w:r w:rsidRPr="007B2E4A">
              <w:t>NA</w:t>
            </w:r>
          </w:p>
        </w:tc>
        <w:tc>
          <w:tcPr>
            <w:tcW w:w="1134" w:type="dxa"/>
            <w:noWrap/>
            <w:hideMark/>
          </w:tcPr>
          <w:p w14:paraId="072BC2D7" w14:textId="7D3FB8A1" w:rsidR="00B37232" w:rsidRPr="00B74FD2" w:rsidRDefault="00B37232" w:rsidP="00B37232">
            <w:pPr>
              <w:spacing w:line="240" w:lineRule="auto"/>
              <w:ind w:firstLine="0"/>
              <w:rPr>
                <w:bCs/>
              </w:rPr>
            </w:pPr>
            <w:r w:rsidRPr="007B2E4A">
              <w:t>NA</w:t>
            </w:r>
          </w:p>
        </w:tc>
        <w:tc>
          <w:tcPr>
            <w:tcW w:w="711" w:type="dxa"/>
            <w:noWrap/>
            <w:hideMark/>
          </w:tcPr>
          <w:p w14:paraId="34DE5B64" w14:textId="26431908" w:rsidR="00B37232" w:rsidRPr="00B74FD2" w:rsidRDefault="00B37232" w:rsidP="00B37232">
            <w:pPr>
              <w:spacing w:line="240" w:lineRule="auto"/>
              <w:ind w:firstLine="0"/>
              <w:rPr>
                <w:bCs/>
              </w:rPr>
            </w:pPr>
            <w:r w:rsidRPr="007B2E4A">
              <w:t>3.00</w:t>
            </w:r>
          </w:p>
        </w:tc>
        <w:tc>
          <w:tcPr>
            <w:tcW w:w="1274" w:type="dxa"/>
            <w:noWrap/>
            <w:hideMark/>
          </w:tcPr>
          <w:p w14:paraId="5164E863" w14:textId="3AB78D0A" w:rsidR="00B37232" w:rsidRPr="00B74FD2" w:rsidRDefault="00B37232" w:rsidP="00B37232">
            <w:pPr>
              <w:spacing w:line="240" w:lineRule="auto"/>
              <w:ind w:firstLine="0"/>
              <w:rPr>
                <w:bCs/>
              </w:rPr>
            </w:pPr>
            <w:r w:rsidRPr="007B2E4A">
              <w:t>-7375.12</w:t>
            </w:r>
          </w:p>
        </w:tc>
        <w:tc>
          <w:tcPr>
            <w:tcW w:w="1276" w:type="dxa"/>
            <w:noWrap/>
            <w:hideMark/>
          </w:tcPr>
          <w:p w14:paraId="27340EBC" w14:textId="62826974" w:rsidR="00B37232" w:rsidRPr="00B74FD2" w:rsidRDefault="00B37232" w:rsidP="00B37232">
            <w:pPr>
              <w:spacing w:line="240" w:lineRule="auto"/>
              <w:ind w:firstLine="0"/>
              <w:rPr>
                <w:bCs/>
              </w:rPr>
            </w:pPr>
            <w:r w:rsidRPr="007B2E4A">
              <w:t>14756.25</w:t>
            </w:r>
          </w:p>
        </w:tc>
        <w:tc>
          <w:tcPr>
            <w:tcW w:w="850" w:type="dxa"/>
            <w:noWrap/>
            <w:hideMark/>
          </w:tcPr>
          <w:p w14:paraId="132603F0" w14:textId="6A2C7F98" w:rsidR="00B37232" w:rsidRPr="00B74FD2" w:rsidRDefault="00B37232" w:rsidP="00B37232">
            <w:pPr>
              <w:spacing w:line="240" w:lineRule="auto"/>
              <w:ind w:firstLine="0"/>
              <w:rPr>
                <w:bCs/>
              </w:rPr>
            </w:pPr>
            <w:r w:rsidRPr="007B2E4A">
              <w:t>71.90</w:t>
            </w:r>
          </w:p>
        </w:tc>
        <w:tc>
          <w:tcPr>
            <w:tcW w:w="992" w:type="dxa"/>
            <w:noWrap/>
            <w:hideMark/>
          </w:tcPr>
          <w:p w14:paraId="3471C629" w14:textId="3A65306E" w:rsidR="00B37232" w:rsidRPr="00B74FD2" w:rsidRDefault="00B37232" w:rsidP="00B37232">
            <w:pPr>
              <w:spacing w:line="240" w:lineRule="auto"/>
              <w:ind w:firstLine="0"/>
              <w:rPr>
                <w:bCs/>
              </w:rPr>
            </w:pPr>
            <w:r w:rsidRPr="007B2E4A">
              <w:t>0.00</w:t>
            </w:r>
          </w:p>
        </w:tc>
      </w:tr>
      <w:tr w:rsidR="00B37232" w:rsidRPr="00B74FD2" w14:paraId="5B1BE1FF" w14:textId="77777777" w:rsidTr="00B37232">
        <w:trPr>
          <w:trHeight w:val="300"/>
        </w:trPr>
        <w:tc>
          <w:tcPr>
            <w:tcW w:w="505" w:type="dxa"/>
            <w:noWrap/>
            <w:hideMark/>
          </w:tcPr>
          <w:p w14:paraId="2776EECB" w14:textId="2C2EE856" w:rsidR="00B37232" w:rsidRPr="00B74FD2" w:rsidRDefault="00B37232" w:rsidP="00B37232">
            <w:pPr>
              <w:spacing w:line="240" w:lineRule="auto"/>
              <w:ind w:firstLine="0"/>
              <w:rPr>
                <w:bCs/>
              </w:rPr>
            </w:pPr>
            <w:r w:rsidRPr="007B2E4A">
              <w:t>12</w:t>
            </w:r>
          </w:p>
        </w:tc>
        <w:tc>
          <w:tcPr>
            <w:tcW w:w="1090" w:type="dxa"/>
            <w:noWrap/>
            <w:hideMark/>
          </w:tcPr>
          <w:p w14:paraId="18B3A017" w14:textId="2F434BEC" w:rsidR="00B37232" w:rsidRPr="00B74FD2" w:rsidRDefault="00B37232" w:rsidP="00B37232">
            <w:pPr>
              <w:spacing w:line="240" w:lineRule="auto"/>
              <w:ind w:firstLine="0"/>
              <w:rPr>
                <w:bCs/>
              </w:rPr>
            </w:pPr>
            <w:r w:rsidRPr="007B2E4A">
              <w:t>40.1238</w:t>
            </w:r>
          </w:p>
        </w:tc>
        <w:tc>
          <w:tcPr>
            <w:tcW w:w="1203" w:type="dxa"/>
            <w:noWrap/>
            <w:hideMark/>
          </w:tcPr>
          <w:p w14:paraId="3E114AA1" w14:textId="62FFF755" w:rsidR="00B37232" w:rsidRPr="00B74FD2" w:rsidRDefault="00B37232" w:rsidP="00B37232">
            <w:pPr>
              <w:spacing w:line="240" w:lineRule="auto"/>
              <w:ind w:firstLine="0"/>
              <w:rPr>
                <w:bCs/>
              </w:rPr>
            </w:pPr>
            <w:r w:rsidRPr="007B2E4A">
              <w:t>-0.2490</w:t>
            </w:r>
          </w:p>
        </w:tc>
        <w:tc>
          <w:tcPr>
            <w:tcW w:w="1378" w:type="dxa"/>
            <w:noWrap/>
            <w:hideMark/>
          </w:tcPr>
          <w:p w14:paraId="3868C5C6" w14:textId="3E36C411" w:rsidR="00B37232" w:rsidRPr="00B74FD2" w:rsidRDefault="00B37232" w:rsidP="00B37232">
            <w:pPr>
              <w:spacing w:line="240" w:lineRule="auto"/>
              <w:ind w:firstLine="0"/>
              <w:rPr>
                <w:bCs/>
              </w:rPr>
            </w:pPr>
            <w:r w:rsidRPr="007B2E4A">
              <w:t>NA</w:t>
            </w:r>
          </w:p>
        </w:tc>
        <w:tc>
          <w:tcPr>
            <w:tcW w:w="1006" w:type="dxa"/>
            <w:noWrap/>
            <w:hideMark/>
          </w:tcPr>
          <w:p w14:paraId="26781B1E" w14:textId="3B6F2948" w:rsidR="00B37232" w:rsidRPr="00B74FD2" w:rsidRDefault="00B37232" w:rsidP="00B37232">
            <w:pPr>
              <w:spacing w:line="240" w:lineRule="auto"/>
              <w:ind w:firstLine="0"/>
              <w:rPr>
                <w:bCs/>
              </w:rPr>
            </w:pPr>
            <w:r w:rsidRPr="007B2E4A">
              <w:t>NA</w:t>
            </w:r>
          </w:p>
        </w:tc>
        <w:tc>
          <w:tcPr>
            <w:tcW w:w="1035" w:type="dxa"/>
            <w:noWrap/>
            <w:hideMark/>
          </w:tcPr>
          <w:p w14:paraId="68B50DBC" w14:textId="4805EA9E" w:rsidR="00B37232" w:rsidRPr="00B74FD2" w:rsidRDefault="00B37232" w:rsidP="00B37232">
            <w:pPr>
              <w:spacing w:line="240" w:lineRule="auto"/>
              <w:ind w:firstLine="0"/>
              <w:rPr>
                <w:bCs/>
              </w:rPr>
            </w:pPr>
            <w:r w:rsidRPr="007B2E4A">
              <w:t>NA</w:t>
            </w:r>
          </w:p>
        </w:tc>
        <w:tc>
          <w:tcPr>
            <w:tcW w:w="1206" w:type="dxa"/>
            <w:noWrap/>
            <w:hideMark/>
          </w:tcPr>
          <w:p w14:paraId="04DCDC36" w14:textId="654CE980" w:rsidR="00B37232" w:rsidRPr="00B74FD2" w:rsidRDefault="00B37232" w:rsidP="00B37232">
            <w:pPr>
              <w:spacing w:line="240" w:lineRule="auto"/>
              <w:ind w:firstLine="0"/>
              <w:rPr>
                <w:bCs/>
              </w:rPr>
            </w:pPr>
            <w:r w:rsidRPr="007B2E4A">
              <w:t>NA</w:t>
            </w:r>
          </w:p>
        </w:tc>
        <w:tc>
          <w:tcPr>
            <w:tcW w:w="1097" w:type="dxa"/>
            <w:noWrap/>
            <w:hideMark/>
          </w:tcPr>
          <w:p w14:paraId="27F8C136" w14:textId="62BE8CF6" w:rsidR="00B37232" w:rsidRPr="00B74FD2" w:rsidRDefault="00B37232" w:rsidP="00B37232">
            <w:pPr>
              <w:spacing w:line="240" w:lineRule="auto"/>
              <w:ind w:firstLine="0"/>
              <w:rPr>
                <w:bCs/>
              </w:rPr>
            </w:pPr>
            <w:r w:rsidRPr="007B2E4A">
              <w:t>NA</w:t>
            </w:r>
          </w:p>
        </w:tc>
        <w:tc>
          <w:tcPr>
            <w:tcW w:w="1134" w:type="dxa"/>
            <w:noWrap/>
            <w:hideMark/>
          </w:tcPr>
          <w:p w14:paraId="0D18F3EF" w14:textId="082ED3F2" w:rsidR="00B37232" w:rsidRPr="00B74FD2" w:rsidRDefault="00B37232" w:rsidP="00B37232">
            <w:pPr>
              <w:spacing w:line="240" w:lineRule="auto"/>
              <w:ind w:firstLine="0"/>
              <w:rPr>
                <w:bCs/>
              </w:rPr>
            </w:pPr>
            <w:r w:rsidRPr="007B2E4A">
              <w:t>-0.0050</w:t>
            </w:r>
          </w:p>
        </w:tc>
        <w:tc>
          <w:tcPr>
            <w:tcW w:w="711" w:type="dxa"/>
            <w:noWrap/>
            <w:hideMark/>
          </w:tcPr>
          <w:p w14:paraId="1152DDF6" w14:textId="2A87C61B" w:rsidR="00B37232" w:rsidRPr="00B74FD2" w:rsidRDefault="00B37232" w:rsidP="00B37232">
            <w:pPr>
              <w:spacing w:line="240" w:lineRule="auto"/>
              <w:ind w:firstLine="0"/>
              <w:rPr>
                <w:bCs/>
              </w:rPr>
            </w:pPr>
            <w:r w:rsidRPr="007B2E4A">
              <w:t>5.00</w:t>
            </w:r>
          </w:p>
        </w:tc>
        <w:tc>
          <w:tcPr>
            <w:tcW w:w="1274" w:type="dxa"/>
            <w:noWrap/>
            <w:hideMark/>
          </w:tcPr>
          <w:p w14:paraId="3319DA72" w14:textId="4E37972A" w:rsidR="00B37232" w:rsidRPr="00B74FD2" w:rsidRDefault="00B37232" w:rsidP="00B37232">
            <w:pPr>
              <w:spacing w:line="240" w:lineRule="auto"/>
              <w:ind w:firstLine="0"/>
              <w:rPr>
                <w:bCs/>
              </w:rPr>
            </w:pPr>
            <w:r w:rsidRPr="007B2E4A">
              <w:t>-7373.35</w:t>
            </w:r>
          </w:p>
        </w:tc>
        <w:tc>
          <w:tcPr>
            <w:tcW w:w="1276" w:type="dxa"/>
            <w:noWrap/>
            <w:hideMark/>
          </w:tcPr>
          <w:p w14:paraId="01DE041C" w14:textId="686C70AE" w:rsidR="00B37232" w:rsidRPr="00B74FD2" w:rsidRDefault="00B37232" w:rsidP="00B37232">
            <w:pPr>
              <w:spacing w:line="240" w:lineRule="auto"/>
              <w:ind w:firstLine="0"/>
              <w:rPr>
                <w:bCs/>
              </w:rPr>
            </w:pPr>
            <w:r w:rsidRPr="007B2E4A">
              <w:t>14756.74</w:t>
            </w:r>
          </w:p>
        </w:tc>
        <w:tc>
          <w:tcPr>
            <w:tcW w:w="850" w:type="dxa"/>
            <w:noWrap/>
            <w:hideMark/>
          </w:tcPr>
          <w:p w14:paraId="3D505E98" w14:textId="5D34765F" w:rsidR="00B37232" w:rsidRPr="00B74FD2" w:rsidRDefault="00B37232" w:rsidP="00B37232">
            <w:pPr>
              <w:spacing w:line="240" w:lineRule="auto"/>
              <w:ind w:firstLine="0"/>
              <w:rPr>
                <w:bCs/>
              </w:rPr>
            </w:pPr>
            <w:r w:rsidRPr="007B2E4A">
              <w:t>72.39</w:t>
            </w:r>
          </w:p>
        </w:tc>
        <w:tc>
          <w:tcPr>
            <w:tcW w:w="992" w:type="dxa"/>
            <w:noWrap/>
            <w:hideMark/>
          </w:tcPr>
          <w:p w14:paraId="4F49BE71" w14:textId="718038F2" w:rsidR="00B37232" w:rsidRPr="00B74FD2" w:rsidRDefault="00B37232" w:rsidP="00B37232">
            <w:pPr>
              <w:spacing w:line="240" w:lineRule="auto"/>
              <w:ind w:firstLine="0"/>
              <w:rPr>
                <w:bCs/>
              </w:rPr>
            </w:pPr>
            <w:r w:rsidRPr="007B2E4A">
              <w:t>0.00</w:t>
            </w:r>
          </w:p>
        </w:tc>
      </w:tr>
      <w:tr w:rsidR="00B37232" w:rsidRPr="00B74FD2" w14:paraId="1547A4EA" w14:textId="77777777" w:rsidTr="00B37232">
        <w:trPr>
          <w:trHeight w:val="300"/>
        </w:trPr>
        <w:tc>
          <w:tcPr>
            <w:tcW w:w="505" w:type="dxa"/>
            <w:noWrap/>
            <w:hideMark/>
          </w:tcPr>
          <w:p w14:paraId="57B9D185" w14:textId="57026B76" w:rsidR="00B37232" w:rsidRPr="00B74FD2" w:rsidRDefault="00B37232" w:rsidP="00B37232">
            <w:pPr>
              <w:spacing w:line="240" w:lineRule="auto"/>
              <w:ind w:firstLine="0"/>
              <w:rPr>
                <w:bCs/>
              </w:rPr>
            </w:pPr>
            <w:r w:rsidRPr="007B2E4A">
              <w:t>20</w:t>
            </w:r>
          </w:p>
        </w:tc>
        <w:tc>
          <w:tcPr>
            <w:tcW w:w="1090" w:type="dxa"/>
            <w:noWrap/>
            <w:hideMark/>
          </w:tcPr>
          <w:p w14:paraId="0EA7CC03" w14:textId="6CA7B8AC" w:rsidR="00B37232" w:rsidRPr="00B74FD2" w:rsidRDefault="00B37232" w:rsidP="00B37232">
            <w:pPr>
              <w:spacing w:line="240" w:lineRule="auto"/>
              <w:ind w:firstLine="0"/>
              <w:rPr>
                <w:bCs/>
              </w:rPr>
            </w:pPr>
            <w:r w:rsidRPr="007B2E4A">
              <w:t>39.1752</w:t>
            </w:r>
          </w:p>
        </w:tc>
        <w:tc>
          <w:tcPr>
            <w:tcW w:w="1203" w:type="dxa"/>
            <w:noWrap/>
            <w:hideMark/>
          </w:tcPr>
          <w:p w14:paraId="564A49C2" w14:textId="236DC005" w:rsidR="00B37232" w:rsidRPr="00B74FD2" w:rsidRDefault="00B37232" w:rsidP="00B37232">
            <w:pPr>
              <w:spacing w:line="240" w:lineRule="auto"/>
              <w:ind w:firstLine="0"/>
              <w:rPr>
                <w:bCs/>
              </w:rPr>
            </w:pPr>
            <w:r w:rsidRPr="007B2E4A">
              <w:t>NA</w:t>
            </w:r>
          </w:p>
        </w:tc>
        <w:tc>
          <w:tcPr>
            <w:tcW w:w="1378" w:type="dxa"/>
            <w:noWrap/>
            <w:hideMark/>
          </w:tcPr>
          <w:p w14:paraId="7AFC79EE" w14:textId="05D057BB" w:rsidR="00B37232" w:rsidRPr="00B74FD2" w:rsidRDefault="00B37232" w:rsidP="00B37232">
            <w:pPr>
              <w:spacing w:line="240" w:lineRule="auto"/>
              <w:ind w:firstLine="0"/>
              <w:rPr>
                <w:bCs/>
              </w:rPr>
            </w:pPr>
            <w:r w:rsidRPr="007B2E4A">
              <w:t>NA</w:t>
            </w:r>
          </w:p>
        </w:tc>
        <w:tc>
          <w:tcPr>
            <w:tcW w:w="1006" w:type="dxa"/>
            <w:noWrap/>
            <w:hideMark/>
          </w:tcPr>
          <w:p w14:paraId="42DE933A" w14:textId="5101713A" w:rsidR="00B37232" w:rsidRPr="00B74FD2" w:rsidRDefault="00B37232" w:rsidP="00B37232">
            <w:pPr>
              <w:spacing w:line="240" w:lineRule="auto"/>
              <w:ind w:firstLine="0"/>
              <w:rPr>
                <w:bCs/>
              </w:rPr>
            </w:pPr>
            <w:r w:rsidRPr="007B2E4A">
              <w:t>NA</w:t>
            </w:r>
          </w:p>
        </w:tc>
        <w:tc>
          <w:tcPr>
            <w:tcW w:w="1035" w:type="dxa"/>
            <w:noWrap/>
            <w:hideMark/>
          </w:tcPr>
          <w:p w14:paraId="6FC2E3F8" w14:textId="1D94DCC0" w:rsidR="00B37232" w:rsidRPr="00B74FD2" w:rsidRDefault="00B37232" w:rsidP="00B37232">
            <w:pPr>
              <w:spacing w:line="240" w:lineRule="auto"/>
              <w:ind w:firstLine="0"/>
              <w:rPr>
                <w:bCs/>
              </w:rPr>
            </w:pPr>
            <w:r w:rsidRPr="007B2E4A">
              <w:t>NA</w:t>
            </w:r>
          </w:p>
        </w:tc>
        <w:tc>
          <w:tcPr>
            <w:tcW w:w="1206" w:type="dxa"/>
            <w:noWrap/>
            <w:hideMark/>
          </w:tcPr>
          <w:p w14:paraId="22B0A160" w14:textId="684912A2" w:rsidR="00B37232" w:rsidRPr="00B74FD2" w:rsidRDefault="00B37232" w:rsidP="00B37232">
            <w:pPr>
              <w:spacing w:line="240" w:lineRule="auto"/>
              <w:ind w:firstLine="0"/>
              <w:rPr>
                <w:bCs/>
              </w:rPr>
            </w:pPr>
            <w:r w:rsidRPr="007B2E4A">
              <w:t>NA</w:t>
            </w:r>
          </w:p>
        </w:tc>
        <w:tc>
          <w:tcPr>
            <w:tcW w:w="1097" w:type="dxa"/>
            <w:noWrap/>
            <w:hideMark/>
          </w:tcPr>
          <w:p w14:paraId="6D2B9226" w14:textId="3EDBB9A4" w:rsidR="00B37232" w:rsidRPr="00B74FD2" w:rsidRDefault="00B37232" w:rsidP="00B37232">
            <w:pPr>
              <w:spacing w:line="240" w:lineRule="auto"/>
              <w:ind w:firstLine="0"/>
              <w:rPr>
                <w:bCs/>
              </w:rPr>
            </w:pPr>
            <w:r w:rsidRPr="007B2E4A">
              <w:t>NA</w:t>
            </w:r>
          </w:p>
        </w:tc>
        <w:tc>
          <w:tcPr>
            <w:tcW w:w="1134" w:type="dxa"/>
            <w:noWrap/>
            <w:hideMark/>
          </w:tcPr>
          <w:p w14:paraId="3B92B770" w14:textId="1FC02BC0" w:rsidR="00B37232" w:rsidRPr="00B74FD2" w:rsidRDefault="00B37232" w:rsidP="00B37232">
            <w:pPr>
              <w:spacing w:line="240" w:lineRule="auto"/>
              <w:ind w:firstLine="0"/>
              <w:rPr>
                <w:bCs/>
              </w:rPr>
            </w:pPr>
            <w:r w:rsidRPr="007B2E4A">
              <w:t>-0.0050</w:t>
            </w:r>
          </w:p>
        </w:tc>
        <w:tc>
          <w:tcPr>
            <w:tcW w:w="711" w:type="dxa"/>
            <w:noWrap/>
            <w:hideMark/>
          </w:tcPr>
          <w:p w14:paraId="0694124B" w14:textId="07AB4D7B" w:rsidR="00B37232" w:rsidRPr="00B74FD2" w:rsidRDefault="00B37232" w:rsidP="00B37232">
            <w:pPr>
              <w:spacing w:line="240" w:lineRule="auto"/>
              <w:ind w:firstLine="0"/>
              <w:rPr>
                <w:bCs/>
              </w:rPr>
            </w:pPr>
            <w:r w:rsidRPr="007B2E4A">
              <w:t>4.00</w:t>
            </w:r>
          </w:p>
        </w:tc>
        <w:tc>
          <w:tcPr>
            <w:tcW w:w="1274" w:type="dxa"/>
            <w:noWrap/>
            <w:hideMark/>
          </w:tcPr>
          <w:p w14:paraId="798E691C" w14:textId="0705ABB4" w:rsidR="00B37232" w:rsidRPr="00B74FD2" w:rsidRDefault="00B37232" w:rsidP="00B37232">
            <w:pPr>
              <w:spacing w:line="240" w:lineRule="auto"/>
              <w:ind w:firstLine="0"/>
              <w:rPr>
                <w:bCs/>
              </w:rPr>
            </w:pPr>
            <w:r w:rsidRPr="007B2E4A">
              <w:t>-7377.72</w:t>
            </w:r>
          </w:p>
        </w:tc>
        <w:tc>
          <w:tcPr>
            <w:tcW w:w="1276" w:type="dxa"/>
            <w:noWrap/>
            <w:hideMark/>
          </w:tcPr>
          <w:p w14:paraId="67635B45" w14:textId="26B773F5" w:rsidR="00B37232" w:rsidRPr="00B74FD2" w:rsidRDefault="00B37232" w:rsidP="00B37232">
            <w:pPr>
              <w:spacing w:line="240" w:lineRule="auto"/>
              <w:ind w:firstLine="0"/>
              <w:rPr>
                <w:bCs/>
              </w:rPr>
            </w:pPr>
            <w:r w:rsidRPr="007B2E4A">
              <w:t>14763.47</w:t>
            </w:r>
          </w:p>
        </w:tc>
        <w:tc>
          <w:tcPr>
            <w:tcW w:w="850" w:type="dxa"/>
            <w:noWrap/>
            <w:hideMark/>
          </w:tcPr>
          <w:p w14:paraId="69B148E5" w14:textId="76517B3F" w:rsidR="00B37232" w:rsidRPr="00B74FD2" w:rsidRDefault="00B37232" w:rsidP="00B37232">
            <w:pPr>
              <w:spacing w:line="240" w:lineRule="auto"/>
              <w:ind w:firstLine="0"/>
              <w:rPr>
                <w:bCs/>
              </w:rPr>
            </w:pPr>
            <w:r w:rsidRPr="007B2E4A">
              <w:t>79.12</w:t>
            </w:r>
          </w:p>
        </w:tc>
        <w:tc>
          <w:tcPr>
            <w:tcW w:w="992" w:type="dxa"/>
            <w:noWrap/>
            <w:hideMark/>
          </w:tcPr>
          <w:p w14:paraId="5146696F" w14:textId="197B2778" w:rsidR="00B37232" w:rsidRPr="00B74FD2" w:rsidRDefault="00B37232" w:rsidP="00B37232">
            <w:pPr>
              <w:spacing w:line="240" w:lineRule="auto"/>
              <w:ind w:firstLine="0"/>
              <w:rPr>
                <w:bCs/>
              </w:rPr>
            </w:pPr>
            <w:r w:rsidRPr="007B2E4A">
              <w:t>0.00</w:t>
            </w:r>
          </w:p>
        </w:tc>
      </w:tr>
    </w:tbl>
    <w:p w14:paraId="3E1C8F58" w14:textId="77777777" w:rsidR="00B37232" w:rsidRDefault="00B37232">
      <w:pPr>
        <w:spacing w:line="240" w:lineRule="auto"/>
        <w:ind w:firstLine="0"/>
        <w:rPr>
          <w:bCs/>
        </w:rPr>
      </w:pPr>
    </w:p>
    <w:p w14:paraId="6837B4A2" w14:textId="77777777" w:rsidR="00B37232" w:rsidRDefault="00B37232">
      <w:pPr>
        <w:spacing w:line="240" w:lineRule="auto"/>
        <w:ind w:firstLine="0"/>
        <w:rPr>
          <w:b/>
          <w:bCs/>
        </w:rPr>
      </w:pPr>
      <w:r>
        <w:rPr>
          <w:b/>
          <w:bCs/>
        </w:rPr>
        <w:br w:type="page"/>
      </w:r>
    </w:p>
    <w:p w14:paraId="2CC4CC91" w14:textId="7A4D8586" w:rsidR="003F55E8" w:rsidRDefault="003F55E8" w:rsidP="003F55E8">
      <w:pPr>
        <w:spacing w:line="240" w:lineRule="auto"/>
        <w:ind w:firstLine="0"/>
        <w:rPr>
          <w:bCs/>
        </w:rPr>
      </w:pPr>
      <w:r w:rsidRPr="0050086D">
        <w:rPr>
          <w:b/>
          <w:bCs/>
        </w:rPr>
        <w:lastRenderedPageBreak/>
        <w:t xml:space="preserve">Table </w:t>
      </w:r>
      <w:r w:rsidR="00B37232">
        <w:rPr>
          <w:b/>
          <w:bCs/>
        </w:rPr>
        <w:t>S1</w:t>
      </w:r>
      <w:r w:rsidR="00207EEF">
        <w:rPr>
          <w:b/>
          <w:bCs/>
        </w:rPr>
        <w:t>3</w:t>
      </w:r>
      <w:r w:rsidR="00B37232">
        <w:rPr>
          <w:b/>
          <w:bCs/>
        </w:rPr>
        <w:t xml:space="preserve"> a:c</w:t>
      </w:r>
      <w:r>
        <w:rPr>
          <w:b/>
          <w:bCs/>
        </w:rPr>
        <w:t xml:space="preserve"> </w:t>
      </w:r>
      <w:r w:rsidR="00B37232">
        <w:rPr>
          <w:bCs/>
        </w:rPr>
        <w:t>Model selection tables for models of evening hunts</w:t>
      </w:r>
    </w:p>
    <w:p w14:paraId="1722A026" w14:textId="77777777" w:rsidR="003F55E8" w:rsidRDefault="003F55E8" w:rsidP="003F55E8">
      <w:pPr>
        <w:spacing w:line="240" w:lineRule="auto"/>
        <w:ind w:firstLine="0"/>
        <w:rPr>
          <w:bCs/>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40DC7100"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84DEF26" w14:textId="5B422BF8" w:rsidR="00B37232" w:rsidRPr="00B74FD2" w:rsidRDefault="00B37232" w:rsidP="00B37232">
            <w:pPr>
              <w:spacing w:line="240" w:lineRule="auto"/>
              <w:ind w:firstLine="0"/>
              <w:rPr>
                <w:bCs/>
              </w:rPr>
            </w:pPr>
            <w:r>
              <w:rPr>
                <w:bCs/>
              </w:rPr>
              <w:t>Table S1</w:t>
            </w:r>
            <w:r w:rsidR="00207EEF">
              <w:rPr>
                <w:bCs/>
              </w:rPr>
              <w:t>3</w:t>
            </w:r>
            <w:r>
              <w:rPr>
                <w:bCs/>
              </w:rPr>
              <w:t>a Model selection table for models of evening hunt occurrence</w:t>
            </w:r>
          </w:p>
        </w:tc>
      </w:tr>
      <w:tr w:rsidR="00B37232" w:rsidRPr="00B74FD2" w14:paraId="039B32B9" w14:textId="77777777" w:rsidTr="00B37232">
        <w:trPr>
          <w:trHeight w:val="300"/>
        </w:trPr>
        <w:tc>
          <w:tcPr>
            <w:tcW w:w="505" w:type="dxa"/>
            <w:noWrap/>
            <w:hideMark/>
          </w:tcPr>
          <w:p w14:paraId="63E7F1ED" w14:textId="77777777" w:rsidR="00B37232" w:rsidRPr="00B74FD2" w:rsidRDefault="00B37232" w:rsidP="00B37232">
            <w:pPr>
              <w:spacing w:line="240" w:lineRule="auto"/>
              <w:ind w:firstLine="0"/>
              <w:rPr>
                <w:bCs/>
              </w:rPr>
            </w:pPr>
          </w:p>
        </w:tc>
        <w:tc>
          <w:tcPr>
            <w:tcW w:w="1090" w:type="dxa"/>
            <w:noWrap/>
            <w:hideMark/>
          </w:tcPr>
          <w:p w14:paraId="543904A3" w14:textId="77777777" w:rsidR="00B37232" w:rsidRPr="00B74FD2" w:rsidRDefault="00B37232" w:rsidP="00B37232">
            <w:pPr>
              <w:spacing w:line="240" w:lineRule="auto"/>
              <w:ind w:firstLine="0"/>
              <w:rPr>
                <w:bCs/>
              </w:rPr>
            </w:pPr>
            <w:r>
              <w:rPr>
                <w:bCs/>
              </w:rPr>
              <w:t>Intercept</w:t>
            </w:r>
          </w:p>
        </w:tc>
        <w:tc>
          <w:tcPr>
            <w:tcW w:w="1203" w:type="dxa"/>
            <w:noWrap/>
            <w:hideMark/>
          </w:tcPr>
          <w:p w14:paraId="2A73BE81"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356013CF"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41E4C7D6"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00D33C34"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42B95A1A" w14:textId="77777777" w:rsidR="00B37232" w:rsidRPr="00B74FD2" w:rsidRDefault="00B37232" w:rsidP="00B37232">
            <w:pPr>
              <w:spacing w:line="240" w:lineRule="auto"/>
              <w:ind w:firstLine="0"/>
              <w:rPr>
                <w:bCs/>
              </w:rPr>
            </w:pPr>
            <w:r>
              <w:rPr>
                <w:bCs/>
              </w:rPr>
              <w:t>Temp:Rain</w:t>
            </w:r>
          </w:p>
        </w:tc>
        <w:tc>
          <w:tcPr>
            <w:tcW w:w="1097" w:type="dxa"/>
            <w:noWrap/>
            <w:hideMark/>
          </w:tcPr>
          <w:p w14:paraId="5BC26EA9" w14:textId="77777777"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4D1C3F2E"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4FB0B63B" w14:textId="77777777" w:rsidR="00B37232" w:rsidRPr="00B74FD2" w:rsidRDefault="00B37232" w:rsidP="00B37232">
            <w:pPr>
              <w:spacing w:line="240" w:lineRule="auto"/>
              <w:ind w:firstLine="0"/>
              <w:rPr>
                <w:bCs/>
              </w:rPr>
            </w:pPr>
            <w:r w:rsidRPr="00B74FD2">
              <w:rPr>
                <w:bCs/>
              </w:rPr>
              <w:t>df</w:t>
            </w:r>
          </w:p>
        </w:tc>
        <w:tc>
          <w:tcPr>
            <w:tcW w:w="1274" w:type="dxa"/>
            <w:noWrap/>
            <w:hideMark/>
          </w:tcPr>
          <w:p w14:paraId="494BCC33" w14:textId="77777777" w:rsidR="00B37232" w:rsidRPr="00B74FD2" w:rsidRDefault="00B37232" w:rsidP="00B37232">
            <w:pPr>
              <w:spacing w:line="240" w:lineRule="auto"/>
              <w:ind w:firstLine="0"/>
              <w:rPr>
                <w:bCs/>
              </w:rPr>
            </w:pPr>
            <w:r w:rsidRPr="00B74FD2">
              <w:rPr>
                <w:bCs/>
              </w:rPr>
              <w:t>logLik</w:t>
            </w:r>
          </w:p>
        </w:tc>
        <w:tc>
          <w:tcPr>
            <w:tcW w:w="1276" w:type="dxa"/>
            <w:noWrap/>
            <w:hideMark/>
          </w:tcPr>
          <w:p w14:paraId="7BE5A767" w14:textId="77777777" w:rsidR="00B37232" w:rsidRPr="00B74FD2" w:rsidRDefault="00B37232" w:rsidP="00B37232">
            <w:pPr>
              <w:spacing w:line="240" w:lineRule="auto"/>
              <w:ind w:firstLine="0"/>
              <w:rPr>
                <w:bCs/>
              </w:rPr>
            </w:pPr>
            <w:r w:rsidRPr="00B74FD2">
              <w:rPr>
                <w:bCs/>
              </w:rPr>
              <w:t>AICc</w:t>
            </w:r>
          </w:p>
        </w:tc>
        <w:tc>
          <w:tcPr>
            <w:tcW w:w="850" w:type="dxa"/>
            <w:noWrap/>
            <w:hideMark/>
          </w:tcPr>
          <w:p w14:paraId="3454035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16101FA8" w14:textId="77777777" w:rsidR="00B37232" w:rsidRPr="00B74FD2" w:rsidRDefault="00B37232" w:rsidP="00B37232">
            <w:pPr>
              <w:spacing w:line="240" w:lineRule="auto"/>
              <w:ind w:firstLine="0"/>
              <w:rPr>
                <w:bCs/>
              </w:rPr>
            </w:pPr>
            <w:r w:rsidRPr="00B74FD2">
              <w:rPr>
                <w:bCs/>
              </w:rPr>
              <w:t>weight</w:t>
            </w:r>
          </w:p>
        </w:tc>
      </w:tr>
      <w:tr w:rsidR="00B37232" w:rsidRPr="00B74FD2" w14:paraId="09552D30" w14:textId="77777777" w:rsidTr="00B37232">
        <w:trPr>
          <w:trHeight w:val="300"/>
        </w:trPr>
        <w:tc>
          <w:tcPr>
            <w:tcW w:w="505" w:type="dxa"/>
            <w:noWrap/>
            <w:hideMark/>
          </w:tcPr>
          <w:p w14:paraId="73F589A4" w14:textId="75F4CC71" w:rsidR="00B37232" w:rsidRPr="00B74FD2" w:rsidRDefault="00B37232" w:rsidP="00B37232">
            <w:pPr>
              <w:spacing w:line="240" w:lineRule="auto"/>
              <w:ind w:firstLine="0"/>
              <w:rPr>
                <w:bCs/>
              </w:rPr>
            </w:pPr>
            <w:r w:rsidRPr="00704710">
              <w:t>1</w:t>
            </w:r>
          </w:p>
        </w:tc>
        <w:tc>
          <w:tcPr>
            <w:tcW w:w="1090" w:type="dxa"/>
            <w:noWrap/>
            <w:hideMark/>
          </w:tcPr>
          <w:p w14:paraId="2DAE5FC0" w14:textId="71FE7142" w:rsidR="00B37232" w:rsidRPr="00B74FD2" w:rsidRDefault="00B37232" w:rsidP="00B37232">
            <w:pPr>
              <w:spacing w:line="240" w:lineRule="auto"/>
              <w:ind w:firstLine="0"/>
              <w:rPr>
                <w:bCs/>
              </w:rPr>
            </w:pPr>
            <w:r w:rsidRPr="00704710">
              <w:t>1.2217</w:t>
            </w:r>
          </w:p>
        </w:tc>
        <w:tc>
          <w:tcPr>
            <w:tcW w:w="1203" w:type="dxa"/>
            <w:noWrap/>
            <w:hideMark/>
          </w:tcPr>
          <w:p w14:paraId="159C164E" w14:textId="7E540734" w:rsidR="00B37232" w:rsidRPr="00B74FD2" w:rsidRDefault="00B37232" w:rsidP="00B37232">
            <w:pPr>
              <w:spacing w:line="240" w:lineRule="auto"/>
              <w:ind w:firstLine="0"/>
              <w:rPr>
                <w:bCs/>
              </w:rPr>
            </w:pPr>
            <w:r w:rsidRPr="00704710">
              <w:t>-0.0099</w:t>
            </w:r>
          </w:p>
        </w:tc>
        <w:tc>
          <w:tcPr>
            <w:tcW w:w="1378" w:type="dxa"/>
            <w:noWrap/>
            <w:hideMark/>
          </w:tcPr>
          <w:p w14:paraId="201061BD" w14:textId="786C1954" w:rsidR="00B37232" w:rsidRPr="00B74FD2" w:rsidRDefault="00B37232" w:rsidP="00B37232">
            <w:pPr>
              <w:spacing w:line="240" w:lineRule="auto"/>
              <w:ind w:firstLine="0"/>
              <w:rPr>
                <w:bCs/>
              </w:rPr>
            </w:pPr>
            <w:r w:rsidRPr="00704710">
              <w:t>-0.0164</w:t>
            </w:r>
          </w:p>
        </w:tc>
        <w:tc>
          <w:tcPr>
            <w:tcW w:w="1006" w:type="dxa"/>
            <w:noWrap/>
            <w:hideMark/>
          </w:tcPr>
          <w:p w14:paraId="2F825A5D" w14:textId="42687F74" w:rsidR="00B37232" w:rsidRPr="00B74FD2" w:rsidRDefault="00B37232" w:rsidP="00B37232">
            <w:pPr>
              <w:spacing w:line="240" w:lineRule="auto"/>
              <w:ind w:firstLine="0"/>
              <w:rPr>
                <w:bCs/>
              </w:rPr>
            </w:pPr>
            <w:r w:rsidRPr="00704710">
              <w:t>NA</w:t>
            </w:r>
          </w:p>
        </w:tc>
        <w:tc>
          <w:tcPr>
            <w:tcW w:w="1035" w:type="dxa"/>
            <w:noWrap/>
            <w:hideMark/>
          </w:tcPr>
          <w:p w14:paraId="36D17F4C" w14:textId="7B34C692" w:rsidR="00B37232" w:rsidRPr="00B74FD2" w:rsidRDefault="00B37232" w:rsidP="00B37232">
            <w:pPr>
              <w:spacing w:line="240" w:lineRule="auto"/>
              <w:ind w:firstLine="0"/>
              <w:rPr>
                <w:bCs/>
              </w:rPr>
            </w:pPr>
            <w:r w:rsidRPr="00704710">
              <w:t>NA</w:t>
            </w:r>
          </w:p>
        </w:tc>
        <w:tc>
          <w:tcPr>
            <w:tcW w:w="1206" w:type="dxa"/>
            <w:noWrap/>
            <w:hideMark/>
          </w:tcPr>
          <w:p w14:paraId="1E0D5476" w14:textId="0F1342BA" w:rsidR="00B37232" w:rsidRPr="00B74FD2" w:rsidRDefault="00B37232" w:rsidP="00B37232">
            <w:pPr>
              <w:spacing w:line="240" w:lineRule="auto"/>
              <w:ind w:firstLine="0"/>
              <w:rPr>
                <w:bCs/>
              </w:rPr>
            </w:pPr>
            <w:r w:rsidRPr="00704710">
              <w:t>NA</w:t>
            </w:r>
          </w:p>
        </w:tc>
        <w:tc>
          <w:tcPr>
            <w:tcW w:w="1097" w:type="dxa"/>
            <w:noWrap/>
            <w:hideMark/>
          </w:tcPr>
          <w:p w14:paraId="006E0225" w14:textId="4BAA6931" w:rsidR="00B37232" w:rsidRPr="00B74FD2" w:rsidRDefault="00B37232" w:rsidP="00B37232">
            <w:pPr>
              <w:spacing w:line="240" w:lineRule="auto"/>
              <w:ind w:firstLine="0"/>
              <w:rPr>
                <w:bCs/>
              </w:rPr>
            </w:pPr>
            <w:r w:rsidRPr="00704710">
              <w:t>NA</w:t>
            </w:r>
          </w:p>
        </w:tc>
        <w:tc>
          <w:tcPr>
            <w:tcW w:w="1134" w:type="dxa"/>
            <w:noWrap/>
            <w:hideMark/>
          </w:tcPr>
          <w:p w14:paraId="1754FFAA" w14:textId="02ECC268" w:rsidR="00B37232" w:rsidRPr="00B74FD2" w:rsidRDefault="00B37232" w:rsidP="00B37232">
            <w:pPr>
              <w:spacing w:line="240" w:lineRule="auto"/>
              <w:ind w:firstLine="0"/>
              <w:rPr>
                <w:bCs/>
              </w:rPr>
            </w:pPr>
            <w:r w:rsidRPr="00704710">
              <w:t>NA</w:t>
            </w:r>
          </w:p>
        </w:tc>
        <w:tc>
          <w:tcPr>
            <w:tcW w:w="711" w:type="dxa"/>
            <w:noWrap/>
            <w:hideMark/>
          </w:tcPr>
          <w:p w14:paraId="32E0D568" w14:textId="7A9CA04E" w:rsidR="00B37232" w:rsidRPr="00B74FD2" w:rsidRDefault="00B37232" w:rsidP="00B37232">
            <w:pPr>
              <w:spacing w:line="240" w:lineRule="auto"/>
              <w:ind w:firstLine="0"/>
              <w:rPr>
                <w:bCs/>
              </w:rPr>
            </w:pPr>
            <w:r w:rsidRPr="00704710">
              <w:t>5.00</w:t>
            </w:r>
          </w:p>
        </w:tc>
        <w:tc>
          <w:tcPr>
            <w:tcW w:w="1274" w:type="dxa"/>
            <w:noWrap/>
            <w:hideMark/>
          </w:tcPr>
          <w:p w14:paraId="7667C20B" w14:textId="63D7755D" w:rsidR="00B37232" w:rsidRPr="00B74FD2" w:rsidRDefault="00B37232" w:rsidP="00B37232">
            <w:pPr>
              <w:spacing w:line="240" w:lineRule="auto"/>
              <w:ind w:firstLine="0"/>
              <w:rPr>
                <w:bCs/>
              </w:rPr>
            </w:pPr>
            <w:r w:rsidRPr="00704710">
              <w:t>-1832.37</w:t>
            </w:r>
          </w:p>
        </w:tc>
        <w:tc>
          <w:tcPr>
            <w:tcW w:w="1276" w:type="dxa"/>
            <w:noWrap/>
            <w:hideMark/>
          </w:tcPr>
          <w:p w14:paraId="058C1E97" w14:textId="31BFA594" w:rsidR="00B37232" w:rsidRPr="00B74FD2" w:rsidRDefault="00B37232" w:rsidP="00B37232">
            <w:pPr>
              <w:spacing w:line="240" w:lineRule="auto"/>
              <w:ind w:firstLine="0"/>
              <w:rPr>
                <w:bCs/>
              </w:rPr>
            </w:pPr>
            <w:r w:rsidRPr="00704710">
              <w:t>3674.77</w:t>
            </w:r>
          </w:p>
        </w:tc>
        <w:tc>
          <w:tcPr>
            <w:tcW w:w="850" w:type="dxa"/>
            <w:noWrap/>
            <w:hideMark/>
          </w:tcPr>
          <w:p w14:paraId="6B7E4904" w14:textId="4EC71FC9" w:rsidR="00B37232" w:rsidRPr="00B74FD2" w:rsidRDefault="00B37232" w:rsidP="00B37232">
            <w:pPr>
              <w:spacing w:line="240" w:lineRule="auto"/>
              <w:ind w:firstLine="0"/>
              <w:rPr>
                <w:bCs/>
              </w:rPr>
            </w:pPr>
            <w:r w:rsidRPr="00704710">
              <w:t>0.00</w:t>
            </w:r>
          </w:p>
        </w:tc>
        <w:tc>
          <w:tcPr>
            <w:tcW w:w="992" w:type="dxa"/>
            <w:noWrap/>
            <w:hideMark/>
          </w:tcPr>
          <w:p w14:paraId="66C40733" w14:textId="584FD308" w:rsidR="00B37232" w:rsidRPr="00B74FD2" w:rsidRDefault="00B37232" w:rsidP="00B37232">
            <w:pPr>
              <w:spacing w:line="240" w:lineRule="auto"/>
              <w:ind w:firstLine="0"/>
              <w:rPr>
                <w:bCs/>
              </w:rPr>
            </w:pPr>
            <w:r w:rsidRPr="00704710">
              <w:t>0.88</w:t>
            </w:r>
          </w:p>
        </w:tc>
      </w:tr>
      <w:tr w:rsidR="00B37232" w:rsidRPr="00B74FD2" w14:paraId="5C557120" w14:textId="77777777" w:rsidTr="00B37232">
        <w:trPr>
          <w:trHeight w:val="300"/>
        </w:trPr>
        <w:tc>
          <w:tcPr>
            <w:tcW w:w="505" w:type="dxa"/>
            <w:noWrap/>
            <w:hideMark/>
          </w:tcPr>
          <w:p w14:paraId="23B32F01" w14:textId="399EBF9E" w:rsidR="00B37232" w:rsidRPr="00B74FD2" w:rsidRDefault="00B37232" w:rsidP="00B37232">
            <w:pPr>
              <w:spacing w:line="240" w:lineRule="auto"/>
              <w:ind w:firstLine="0"/>
              <w:rPr>
                <w:bCs/>
              </w:rPr>
            </w:pPr>
            <w:r w:rsidRPr="00704710">
              <w:t>7</w:t>
            </w:r>
          </w:p>
        </w:tc>
        <w:tc>
          <w:tcPr>
            <w:tcW w:w="1090" w:type="dxa"/>
            <w:noWrap/>
            <w:hideMark/>
          </w:tcPr>
          <w:p w14:paraId="2C1F056B" w14:textId="533D2CA7" w:rsidR="00B37232" w:rsidRPr="00B74FD2" w:rsidRDefault="00B37232" w:rsidP="00B37232">
            <w:pPr>
              <w:spacing w:line="240" w:lineRule="auto"/>
              <w:ind w:firstLine="0"/>
              <w:rPr>
                <w:bCs/>
              </w:rPr>
            </w:pPr>
            <w:r w:rsidRPr="00704710">
              <w:t>1.1929</w:t>
            </w:r>
          </w:p>
        </w:tc>
        <w:tc>
          <w:tcPr>
            <w:tcW w:w="1203" w:type="dxa"/>
            <w:noWrap/>
            <w:hideMark/>
          </w:tcPr>
          <w:p w14:paraId="3D1F9B5C" w14:textId="71470625" w:rsidR="00B37232" w:rsidRPr="00B74FD2" w:rsidRDefault="00B37232" w:rsidP="00B37232">
            <w:pPr>
              <w:spacing w:line="240" w:lineRule="auto"/>
              <w:ind w:firstLine="0"/>
              <w:rPr>
                <w:bCs/>
              </w:rPr>
            </w:pPr>
            <w:r w:rsidRPr="00704710">
              <w:t>-0.0097</w:t>
            </w:r>
          </w:p>
        </w:tc>
        <w:tc>
          <w:tcPr>
            <w:tcW w:w="1378" w:type="dxa"/>
            <w:noWrap/>
            <w:hideMark/>
          </w:tcPr>
          <w:p w14:paraId="0097E8D3" w14:textId="0857677D" w:rsidR="00B37232" w:rsidRPr="00B74FD2" w:rsidRDefault="00B37232" w:rsidP="00B37232">
            <w:pPr>
              <w:spacing w:line="240" w:lineRule="auto"/>
              <w:ind w:firstLine="0"/>
              <w:rPr>
                <w:bCs/>
              </w:rPr>
            </w:pPr>
            <w:r w:rsidRPr="00704710">
              <w:t>-0.0155</w:t>
            </w:r>
          </w:p>
        </w:tc>
        <w:tc>
          <w:tcPr>
            <w:tcW w:w="1006" w:type="dxa"/>
            <w:noWrap/>
            <w:hideMark/>
          </w:tcPr>
          <w:p w14:paraId="5ECB964E" w14:textId="0EE030E3" w:rsidR="00B37232" w:rsidRPr="00B74FD2" w:rsidRDefault="00B37232" w:rsidP="00B37232">
            <w:pPr>
              <w:spacing w:line="240" w:lineRule="auto"/>
              <w:ind w:firstLine="0"/>
              <w:rPr>
                <w:bCs/>
              </w:rPr>
            </w:pPr>
            <w:r w:rsidRPr="00704710">
              <w:t>NA</w:t>
            </w:r>
          </w:p>
        </w:tc>
        <w:tc>
          <w:tcPr>
            <w:tcW w:w="1035" w:type="dxa"/>
            <w:noWrap/>
            <w:hideMark/>
          </w:tcPr>
          <w:p w14:paraId="43521C42" w14:textId="6CD46E31" w:rsidR="00B37232" w:rsidRPr="00B74FD2" w:rsidRDefault="00B37232" w:rsidP="00B37232">
            <w:pPr>
              <w:spacing w:line="240" w:lineRule="auto"/>
              <w:ind w:firstLine="0"/>
              <w:rPr>
                <w:bCs/>
              </w:rPr>
            </w:pPr>
            <w:r w:rsidRPr="00704710">
              <w:t>+</w:t>
            </w:r>
          </w:p>
        </w:tc>
        <w:tc>
          <w:tcPr>
            <w:tcW w:w="1206" w:type="dxa"/>
            <w:noWrap/>
            <w:hideMark/>
          </w:tcPr>
          <w:p w14:paraId="4012E0D3" w14:textId="507E6E2A" w:rsidR="00B37232" w:rsidRPr="00B74FD2" w:rsidRDefault="00B37232" w:rsidP="00B37232">
            <w:pPr>
              <w:spacing w:line="240" w:lineRule="auto"/>
              <w:ind w:firstLine="0"/>
              <w:rPr>
                <w:bCs/>
              </w:rPr>
            </w:pPr>
            <w:r w:rsidRPr="00704710">
              <w:t>NA</w:t>
            </w:r>
          </w:p>
        </w:tc>
        <w:tc>
          <w:tcPr>
            <w:tcW w:w="1097" w:type="dxa"/>
            <w:noWrap/>
            <w:hideMark/>
          </w:tcPr>
          <w:p w14:paraId="2F47D81E" w14:textId="658A396A" w:rsidR="00B37232" w:rsidRPr="00B74FD2" w:rsidRDefault="00B37232" w:rsidP="00B37232">
            <w:pPr>
              <w:spacing w:line="240" w:lineRule="auto"/>
              <w:ind w:firstLine="0"/>
              <w:rPr>
                <w:bCs/>
              </w:rPr>
            </w:pPr>
            <w:r w:rsidRPr="00704710">
              <w:t>NA</w:t>
            </w:r>
          </w:p>
        </w:tc>
        <w:tc>
          <w:tcPr>
            <w:tcW w:w="1134" w:type="dxa"/>
            <w:noWrap/>
            <w:hideMark/>
          </w:tcPr>
          <w:p w14:paraId="723ACC17" w14:textId="0938A507" w:rsidR="00B37232" w:rsidRPr="00B74FD2" w:rsidRDefault="00B37232" w:rsidP="00B37232">
            <w:pPr>
              <w:spacing w:line="240" w:lineRule="auto"/>
              <w:ind w:firstLine="0"/>
              <w:rPr>
                <w:bCs/>
              </w:rPr>
            </w:pPr>
            <w:r w:rsidRPr="00704710">
              <w:t>NA</w:t>
            </w:r>
          </w:p>
        </w:tc>
        <w:tc>
          <w:tcPr>
            <w:tcW w:w="711" w:type="dxa"/>
            <w:noWrap/>
            <w:hideMark/>
          </w:tcPr>
          <w:p w14:paraId="54B47C59" w14:textId="249D4C8F" w:rsidR="00B37232" w:rsidRPr="00B74FD2" w:rsidRDefault="00B37232" w:rsidP="00B37232">
            <w:pPr>
              <w:spacing w:line="240" w:lineRule="auto"/>
              <w:ind w:firstLine="0"/>
              <w:rPr>
                <w:bCs/>
              </w:rPr>
            </w:pPr>
            <w:r w:rsidRPr="00704710">
              <w:t>6.00</w:t>
            </w:r>
          </w:p>
        </w:tc>
        <w:tc>
          <w:tcPr>
            <w:tcW w:w="1274" w:type="dxa"/>
            <w:noWrap/>
            <w:hideMark/>
          </w:tcPr>
          <w:p w14:paraId="2B13550D" w14:textId="216F51F0" w:rsidR="00B37232" w:rsidRPr="00B74FD2" w:rsidRDefault="00B37232" w:rsidP="00B37232">
            <w:pPr>
              <w:spacing w:line="240" w:lineRule="auto"/>
              <w:ind w:firstLine="0"/>
              <w:rPr>
                <w:bCs/>
              </w:rPr>
            </w:pPr>
            <w:r w:rsidRPr="00704710">
              <w:t>-1833.88</w:t>
            </w:r>
          </w:p>
        </w:tc>
        <w:tc>
          <w:tcPr>
            <w:tcW w:w="1276" w:type="dxa"/>
            <w:noWrap/>
            <w:hideMark/>
          </w:tcPr>
          <w:p w14:paraId="1FB28AB9" w14:textId="147A1877" w:rsidR="00B37232" w:rsidRPr="00B74FD2" w:rsidRDefault="00B37232" w:rsidP="00B37232">
            <w:pPr>
              <w:spacing w:line="240" w:lineRule="auto"/>
              <w:ind w:firstLine="0"/>
              <w:rPr>
                <w:bCs/>
              </w:rPr>
            </w:pPr>
            <w:r w:rsidRPr="00704710">
              <w:t>3679.80</w:t>
            </w:r>
          </w:p>
        </w:tc>
        <w:tc>
          <w:tcPr>
            <w:tcW w:w="850" w:type="dxa"/>
            <w:noWrap/>
            <w:hideMark/>
          </w:tcPr>
          <w:p w14:paraId="1F809B20" w14:textId="1F3D57D2" w:rsidR="00B37232" w:rsidRPr="00B74FD2" w:rsidRDefault="00B37232" w:rsidP="00B37232">
            <w:pPr>
              <w:spacing w:line="240" w:lineRule="auto"/>
              <w:ind w:firstLine="0"/>
              <w:rPr>
                <w:bCs/>
              </w:rPr>
            </w:pPr>
            <w:r w:rsidRPr="00704710">
              <w:t>5.03</w:t>
            </w:r>
          </w:p>
        </w:tc>
        <w:tc>
          <w:tcPr>
            <w:tcW w:w="992" w:type="dxa"/>
            <w:noWrap/>
            <w:hideMark/>
          </w:tcPr>
          <w:p w14:paraId="23CBCBC8" w14:textId="461DEF48" w:rsidR="00B37232" w:rsidRPr="00B74FD2" w:rsidRDefault="00B37232" w:rsidP="00B37232">
            <w:pPr>
              <w:spacing w:line="240" w:lineRule="auto"/>
              <w:ind w:firstLine="0"/>
              <w:rPr>
                <w:bCs/>
              </w:rPr>
            </w:pPr>
            <w:r w:rsidRPr="00704710">
              <w:t>0.07</w:t>
            </w:r>
          </w:p>
        </w:tc>
      </w:tr>
      <w:tr w:rsidR="00B37232" w:rsidRPr="00B74FD2" w14:paraId="11CAC931" w14:textId="77777777" w:rsidTr="00B37232">
        <w:trPr>
          <w:trHeight w:val="300"/>
        </w:trPr>
        <w:tc>
          <w:tcPr>
            <w:tcW w:w="505" w:type="dxa"/>
            <w:noWrap/>
            <w:hideMark/>
          </w:tcPr>
          <w:p w14:paraId="54E1BEAD" w14:textId="6F8F880B" w:rsidR="00B37232" w:rsidRPr="00B74FD2" w:rsidRDefault="00B37232" w:rsidP="00B37232">
            <w:pPr>
              <w:spacing w:line="240" w:lineRule="auto"/>
              <w:ind w:firstLine="0"/>
              <w:rPr>
                <w:bCs/>
              </w:rPr>
            </w:pPr>
            <w:r w:rsidRPr="00704710">
              <w:t>2</w:t>
            </w:r>
          </w:p>
        </w:tc>
        <w:tc>
          <w:tcPr>
            <w:tcW w:w="1090" w:type="dxa"/>
            <w:noWrap/>
            <w:hideMark/>
          </w:tcPr>
          <w:p w14:paraId="735CDBD2" w14:textId="224A161B" w:rsidR="00B37232" w:rsidRPr="00B74FD2" w:rsidRDefault="00B37232" w:rsidP="00B37232">
            <w:pPr>
              <w:spacing w:line="240" w:lineRule="auto"/>
              <w:ind w:firstLine="0"/>
              <w:rPr>
                <w:bCs/>
              </w:rPr>
            </w:pPr>
            <w:r w:rsidRPr="00704710">
              <w:t>0.7677</w:t>
            </w:r>
          </w:p>
        </w:tc>
        <w:tc>
          <w:tcPr>
            <w:tcW w:w="1203" w:type="dxa"/>
            <w:noWrap/>
            <w:hideMark/>
          </w:tcPr>
          <w:p w14:paraId="4C69F37C" w14:textId="76DED4F2" w:rsidR="00B37232" w:rsidRPr="00B74FD2" w:rsidRDefault="00B37232" w:rsidP="00B37232">
            <w:pPr>
              <w:spacing w:line="240" w:lineRule="auto"/>
              <w:ind w:firstLine="0"/>
              <w:rPr>
                <w:bCs/>
              </w:rPr>
            </w:pPr>
            <w:r w:rsidRPr="00704710">
              <w:t>-0.0097</w:t>
            </w:r>
          </w:p>
        </w:tc>
        <w:tc>
          <w:tcPr>
            <w:tcW w:w="1378" w:type="dxa"/>
            <w:noWrap/>
            <w:hideMark/>
          </w:tcPr>
          <w:p w14:paraId="17AEC0FA" w14:textId="4CB8D8FA" w:rsidR="00B37232" w:rsidRPr="00B74FD2" w:rsidRDefault="00B37232" w:rsidP="00B37232">
            <w:pPr>
              <w:spacing w:line="240" w:lineRule="auto"/>
              <w:ind w:firstLine="0"/>
              <w:rPr>
                <w:bCs/>
              </w:rPr>
            </w:pPr>
            <w:r w:rsidRPr="00704710">
              <w:t>NA</w:t>
            </w:r>
          </w:p>
        </w:tc>
        <w:tc>
          <w:tcPr>
            <w:tcW w:w="1006" w:type="dxa"/>
            <w:noWrap/>
            <w:hideMark/>
          </w:tcPr>
          <w:p w14:paraId="262E0400" w14:textId="510C2B62" w:rsidR="00B37232" w:rsidRPr="00B74FD2" w:rsidRDefault="00B37232" w:rsidP="00B37232">
            <w:pPr>
              <w:spacing w:line="240" w:lineRule="auto"/>
              <w:ind w:firstLine="0"/>
              <w:rPr>
                <w:bCs/>
              </w:rPr>
            </w:pPr>
            <w:r w:rsidRPr="00704710">
              <w:t>NA</w:t>
            </w:r>
          </w:p>
        </w:tc>
        <w:tc>
          <w:tcPr>
            <w:tcW w:w="1035" w:type="dxa"/>
            <w:noWrap/>
            <w:hideMark/>
          </w:tcPr>
          <w:p w14:paraId="4E5C2AEC" w14:textId="4128418A" w:rsidR="00B37232" w:rsidRPr="00B74FD2" w:rsidRDefault="00B37232" w:rsidP="00B37232">
            <w:pPr>
              <w:spacing w:line="240" w:lineRule="auto"/>
              <w:ind w:firstLine="0"/>
              <w:rPr>
                <w:bCs/>
              </w:rPr>
            </w:pPr>
            <w:r w:rsidRPr="00704710">
              <w:t>NA</w:t>
            </w:r>
          </w:p>
        </w:tc>
        <w:tc>
          <w:tcPr>
            <w:tcW w:w="1206" w:type="dxa"/>
            <w:noWrap/>
            <w:hideMark/>
          </w:tcPr>
          <w:p w14:paraId="40E77F0B" w14:textId="4CC93B3F" w:rsidR="00B37232" w:rsidRPr="00B74FD2" w:rsidRDefault="00B37232" w:rsidP="00B37232">
            <w:pPr>
              <w:spacing w:line="240" w:lineRule="auto"/>
              <w:ind w:firstLine="0"/>
              <w:rPr>
                <w:bCs/>
              </w:rPr>
            </w:pPr>
            <w:r w:rsidRPr="00704710">
              <w:t>NA</w:t>
            </w:r>
          </w:p>
        </w:tc>
        <w:tc>
          <w:tcPr>
            <w:tcW w:w="1097" w:type="dxa"/>
            <w:noWrap/>
            <w:hideMark/>
          </w:tcPr>
          <w:p w14:paraId="0C01A4A3" w14:textId="1FC09246" w:rsidR="00B37232" w:rsidRPr="00B74FD2" w:rsidRDefault="00B37232" w:rsidP="00B37232">
            <w:pPr>
              <w:spacing w:line="240" w:lineRule="auto"/>
              <w:ind w:firstLine="0"/>
              <w:rPr>
                <w:bCs/>
              </w:rPr>
            </w:pPr>
            <w:r w:rsidRPr="00704710">
              <w:t>NA</w:t>
            </w:r>
          </w:p>
        </w:tc>
        <w:tc>
          <w:tcPr>
            <w:tcW w:w="1134" w:type="dxa"/>
            <w:noWrap/>
            <w:hideMark/>
          </w:tcPr>
          <w:p w14:paraId="3615BA50" w14:textId="6B990960" w:rsidR="00B37232" w:rsidRPr="00B74FD2" w:rsidRDefault="00B37232" w:rsidP="00B37232">
            <w:pPr>
              <w:spacing w:line="240" w:lineRule="auto"/>
              <w:ind w:firstLine="0"/>
              <w:rPr>
                <w:bCs/>
              </w:rPr>
            </w:pPr>
            <w:r w:rsidRPr="00704710">
              <w:t>NA</w:t>
            </w:r>
          </w:p>
        </w:tc>
        <w:tc>
          <w:tcPr>
            <w:tcW w:w="711" w:type="dxa"/>
            <w:noWrap/>
            <w:hideMark/>
          </w:tcPr>
          <w:p w14:paraId="7A995245" w14:textId="2DBC2FE7" w:rsidR="00B37232" w:rsidRPr="00B74FD2" w:rsidRDefault="00B37232" w:rsidP="00B37232">
            <w:pPr>
              <w:spacing w:line="240" w:lineRule="auto"/>
              <w:ind w:firstLine="0"/>
              <w:rPr>
                <w:bCs/>
              </w:rPr>
            </w:pPr>
            <w:r w:rsidRPr="00704710">
              <w:t>4.00</w:t>
            </w:r>
          </w:p>
        </w:tc>
        <w:tc>
          <w:tcPr>
            <w:tcW w:w="1274" w:type="dxa"/>
            <w:noWrap/>
            <w:hideMark/>
          </w:tcPr>
          <w:p w14:paraId="66F61EA5" w14:textId="6D77FDD0" w:rsidR="00B37232" w:rsidRPr="00B74FD2" w:rsidRDefault="00B37232" w:rsidP="00B37232">
            <w:pPr>
              <w:spacing w:line="240" w:lineRule="auto"/>
              <w:ind w:firstLine="0"/>
              <w:rPr>
                <w:bCs/>
              </w:rPr>
            </w:pPr>
            <w:r w:rsidRPr="00704710">
              <w:t>-1836.60</w:t>
            </w:r>
          </w:p>
        </w:tc>
        <w:tc>
          <w:tcPr>
            <w:tcW w:w="1276" w:type="dxa"/>
            <w:noWrap/>
            <w:hideMark/>
          </w:tcPr>
          <w:p w14:paraId="0B028A45" w14:textId="528E2C48" w:rsidR="00B37232" w:rsidRPr="00B74FD2" w:rsidRDefault="00B37232" w:rsidP="00B37232">
            <w:pPr>
              <w:spacing w:line="240" w:lineRule="auto"/>
              <w:ind w:firstLine="0"/>
              <w:rPr>
                <w:bCs/>
              </w:rPr>
            </w:pPr>
            <w:r w:rsidRPr="00704710">
              <w:t>3681.22</w:t>
            </w:r>
          </w:p>
        </w:tc>
        <w:tc>
          <w:tcPr>
            <w:tcW w:w="850" w:type="dxa"/>
            <w:noWrap/>
            <w:hideMark/>
          </w:tcPr>
          <w:p w14:paraId="7B7F22E0" w14:textId="13930EBB" w:rsidR="00B37232" w:rsidRPr="00B74FD2" w:rsidRDefault="00B37232" w:rsidP="00B37232">
            <w:pPr>
              <w:spacing w:line="240" w:lineRule="auto"/>
              <w:ind w:firstLine="0"/>
              <w:rPr>
                <w:bCs/>
              </w:rPr>
            </w:pPr>
            <w:r w:rsidRPr="00704710">
              <w:t>6.45</w:t>
            </w:r>
          </w:p>
        </w:tc>
        <w:tc>
          <w:tcPr>
            <w:tcW w:w="992" w:type="dxa"/>
            <w:noWrap/>
            <w:hideMark/>
          </w:tcPr>
          <w:p w14:paraId="5769D2DA" w14:textId="6796D064" w:rsidR="00B37232" w:rsidRPr="00B74FD2" w:rsidRDefault="00B37232" w:rsidP="00B37232">
            <w:pPr>
              <w:spacing w:line="240" w:lineRule="auto"/>
              <w:ind w:firstLine="0"/>
              <w:rPr>
                <w:bCs/>
              </w:rPr>
            </w:pPr>
            <w:r w:rsidRPr="00704710">
              <w:t>0.04</w:t>
            </w:r>
          </w:p>
        </w:tc>
      </w:tr>
      <w:tr w:rsidR="00B37232" w:rsidRPr="00B74FD2" w14:paraId="612A7F88" w14:textId="77777777" w:rsidTr="00B37232">
        <w:trPr>
          <w:trHeight w:val="300"/>
        </w:trPr>
        <w:tc>
          <w:tcPr>
            <w:tcW w:w="505" w:type="dxa"/>
            <w:noWrap/>
            <w:hideMark/>
          </w:tcPr>
          <w:p w14:paraId="2B952808" w14:textId="74EA1A66" w:rsidR="00B37232" w:rsidRPr="00B74FD2" w:rsidRDefault="00B37232" w:rsidP="00B37232">
            <w:pPr>
              <w:spacing w:line="240" w:lineRule="auto"/>
              <w:ind w:firstLine="0"/>
              <w:rPr>
                <w:bCs/>
              </w:rPr>
            </w:pPr>
            <w:r w:rsidRPr="00704710">
              <w:t>9</w:t>
            </w:r>
          </w:p>
        </w:tc>
        <w:tc>
          <w:tcPr>
            <w:tcW w:w="1090" w:type="dxa"/>
            <w:noWrap/>
            <w:hideMark/>
          </w:tcPr>
          <w:p w14:paraId="142D7C79" w14:textId="2E0E4655" w:rsidR="00B37232" w:rsidRPr="00B74FD2" w:rsidRDefault="00B37232" w:rsidP="00B37232">
            <w:pPr>
              <w:spacing w:line="240" w:lineRule="auto"/>
              <w:ind w:firstLine="0"/>
              <w:rPr>
                <w:bCs/>
              </w:rPr>
            </w:pPr>
            <w:r w:rsidRPr="00704710">
              <w:t>0.7622</w:t>
            </w:r>
          </w:p>
        </w:tc>
        <w:tc>
          <w:tcPr>
            <w:tcW w:w="1203" w:type="dxa"/>
            <w:noWrap/>
            <w:hideMark/>
          </w:tcPr>
          <w:p w14:paraId="300CDEF6" w14:textId="29116141" w:rsidR="00B37232" w:rsidRPr="00B74FD2" w:rsidRDefault="00B37232" w:rsidP="00B37232">
            <w:pPr>
              <w:spacing w:line="240" w:lineRule="auto"/>
              <w:ind w:firstLine="0"/>
              <w:rPr>
                <w:bCs/>
              </w:rPr>
            </w:pPr>
            <w:r w:rsidRPr="00704710">
              <w:t>-0.0095</w:t>
            </w:r>
          </w:p>
        </w:tc>
        <w:tc>
          <w:tcPr>
            <w:tcW w:w="1378" w:type="dxa"/>
            <w:noWrap/>
            <w:hideMark/>
          </w:tcPr>
          <w:p w14:paraId="78D25543" w14:textId="3E024332" w:rsidR="00B37232" w:rsidRPr="00B74FD2" w:rsidRDefault="00B37232" w:rsidP="00B37232">
            <w:pPr>
              <w:spacing w:line="240" w:lineRule="auto"/>
              <w:ind w:firstLine="0"/>
              <w:rPr>
                <w:bCs/>
              </w:rPr>
            </w:pPr>
            <w:r w:rsidRPr="00704710">
              <w:t>NA</w:t>
            </w:r>
          </w:p>
        </w:tc>
        <w:tc>
          <w:tcPr>
            <w:tcW w:w="1006" w:type="dxa"/>
            <w:noWrap/>
            <w:hideMark/>
          </w:tcPr>
          <w:p w14:paraId="381DD9A3" w14:textId="4B887006" w:rsidR="00B37232" w:rsidRPr="00B74FD2" w:rsidRDefault="00B37232" w:rsidP="00B37232">
            <w:pPr>
              <w:spacing w:line="240" w:lineRule="auto"/>
              <w:ind w:firstLine="0"/>
              <w:rPr>
                <w:bCs/>
              </w:rPr>
            </w:pPr>
            <w:r w:rsidRPr="00704710">
              <w:t>NA</w:t>
            </w:r>
          </w:p>
        </w:tc>
        <w:tc>
          <w:tcPr>
            <w:tcW w:w="1035" w:type="dxa"/>
            <w:noWrap/>
            <w:hideMark/>
          </w:tcPr>
          <w:p w14:paraId="6C330413" w14:textId="10B2D4A2" w:rsidR="00B37232" w:rsidRPr="00B74FD2" w:rsidRDefault="00B37232" w:rsidP="00B37232">
            <w:pPr>
              <w:spacing w:line="240" w:lineRule="auto"/>
              <w:ind w:firstLine="0"/>
              <w:rPr>
                <w:bCs/>
              </w:rPr>
            </w:pPr>
            <w:r w:rsidRPr="00704710">
              <w:t>+</w:t>
            </w:r>
          </w:p>
        </w:tc>
        <w:tc>
          <w:tcPr>
            <w:tcW w:w="1206" w:type="dxa"/>
            <w:noWrap/>
            <w:hideMark/>
          </w:tcPr>
          <w:p w14:paraId="7C304024" w14:textId="42E9F5B0" w:rsidR="00B37232" w:rsidRPr="00B74FD2" w:rsidRDefault="00B37232" w:rsidP="00B37232">
            <w:pPr>
              <w:spacing w:line="240" w:lineRule="auto"/>
              <w:ind w:firstLine="0"/>
              <w:rPr>
                <w:bCs/>
              </w:rPr>
            </w:pPr>
            <w:r w:rsidRPr="00704710">
              <w:t>NA</w:t>
            </w:r>
          </w:p>
        </w:tc>
        <w:tc>
          <w:tcPr>
            <w:tcW w:w="1097" w:type="dxa"/>
            <w:noWrap/>
            <w:hideMark/>
          </w:tcPr>
          <w:p w14:paraId="62198CDA" w14:textId="5AB4A77B" w:rsidR="00B37232" w:rsidRPr="00B74FD2" w:rsidRDefault="00B37232" w:rsidP="00B37232">
            <w:pPr>
              <w:spacing w:line="240" w:lineRule="auto"/>
              <w:ind w:firstLine="0"/>
              <w:rPr>
                <w:bCs/>
              </w:rPr>
            </w:pPr>
            <w:r w:rsidRPr="00704710">
              <w:t>NA</w:t>
            </w:r>
          </w:p>
        </w:tc>
        <w:tc>
          <w:tcPr>
            <w:tcW w:w="1134" w:type="dxa"/>
            <w:noWrap/>
            <w:hideMark/>
          </w:tcPr>
          <w:p w14:paraId="093D7711" w14:textId="4A10F032" w:rsidR="00B37232" w:rsidRPr="00B74FD2" w:rsidRDefault="00B37232" w:rsidP="00B37232">
            <w:pPr>
              <w:spacing w:line="240" w:lineRule="auto"/>
              <w:ind w:firstLine="0"/>
              <w:rPr>
                <w:bCs/>
              </w:rPr>
            </w:pPr>
            <w:r w:rsidRPr="00704710">
              <w:t>NA</w:t>
            </w:r>
          </w:p>
        </w:tc>
        <w:tc>
          <w:tcPr>
            <w:tcW w:w="711" w:type="dxa"/>
            <w:noWrap/>
            <w:hideMark/>
          </w:tcPr>
          <w:p w14:paraId="160D81EC" w14:textId="3102C8C2" w:rsidR="00B37232" w:rsidRPr="00B74FD2" w:rsidRDefault="00B37232" w:rsidP="00B37232">
            <w:pPr>
              <w:spacing w:line="240" w:lineRule="auto"/>
              <w:ind w:firstLine="0"/>
              <w:rPr>
                <w:bCs/>
              </w:rPr>
            </w:pPr>
            <w:r w:rsidRPr="00704710">
              <w:t>5.00</w:t>
            </w:r>
          </w:p>
        </w:tc>
        <w:tc>
          <w:tcPr>
            <w:tcW w:w="1274" w:type="dxa"/>
            <w:noWrap/>
            <w:hideMark/>
          </w:tcPr>
          <w:p w14:paraId="1F3DFDCC" w14:textId="7133101D" w:rsidR="00B37232" w:rsidRPr="00B74FD2" w:rsidRDefault="00B37232" w:rsidP="00B37232">
            <w:pPr>
              <w:spacing w:line="240" w:lineRule="auto"/>
              <w:ind w:firstLine="0"/>
              <w:rPr>
                <w:bCs/>
              </w:rPr>
            </w:pPr>
            <w:r w:rsidRPr="00704710">
              <w:t>-1837.03</w:t>
            </w:r>
          </w:p>
        </w:tc>
        <w:tc>
          <w:tcPr>
            <w:tcW w:w="1276" w:type="dxa"/>
            <w:noWrap/>
            <w:hideMark/>
          </w:tcPr>
          <w:p w14:paraId="283E4464" w14:textId="080EA52B" w:rsidR="00B37232" w:rsidRPr="00B74FD2" w:rsidRDefault="00B37232" w:rsidP="00B37232">
            <w:pPr>
              <w:spacing w:line="240" w:lineRule="auto"/>
              <w:ind w:firstLine="0"/>
              <w:rPr>
                <w:bCs/>
              </w:rPr>
            </w:pPr>
            <w:r w:rsidRPr="00704710">
              <w:t>3684.07</w:t>
            </w:r>
          </w:p>
        </w:tc>
        <w:tc>
          <w:tcPr>
            <w:tcW w:w="850" w:type="dxa"/>
            <w:noWrap/>
            <w:hideMark/>
          </w:tcPr>
          <w:p w14:paraId="77D27C87" w14:textId="07B6A48A" w:rsidR="00B37232" w:rsidRPr="00B74FD2" w:rsidRDefault="00B37232" w:rsidP="00B37232">
            <w:pPr>
              <w:spacing w:line="240" w:lineRule="auto"/>
              <w:ind w:firstLine="0"/>
              <w:rPr>
                <w:bCs/>
              </w:rPr>
            </w:pPr>
            <w:r w:rsidRPr="00704710">
              <w:t>9.31</w:t>
            </w:r>
          </w:p>
        </w:tc>
        <w:tc>
          <w:tcPr>
            <w:tcW w:w="992" w:type="dxa"/>
            <w:noWrap/>
            <w:hideMark/>
          </w:tcPr>
          <w:p w14:paraId="61003CD4" w14:textId="2F07F21C" w:rsidR="00B37232" w:rsidRPr="00B74FD2" w:rsidRDefault="00B37232" w:rsidP="00B37232">
            <w:pPr>
              <w:spacing w:line="240" w:lineRule="auto"/>
              <w:ind w:firstLine="0"/>
              <w:rPr>
                <w:bCs/>
              </w:rPr>
            </w:pPr>
            <w:r w:rsidRPr="00704710">
              <w:t>0.01</w:t>
            </w:r>
          </w:p>
        </w:tc>
      </w:tr>
      <w:tr w:rsidR="00B37232" w:rsidRPr="00B74FD2" w14:paraId="7CFFB1EB" w14:textId="77777777" w:rsidTr="00B37232">
        <w:trPr>
          <w:trHeight w:val="300"/>
        </w:trPr>
        <w:tc>
          <w:tcPr>
            <w:tcW w:w="505" w:type="dxa"/>
            <w:noWrap/>
            <w:hideMark/>
          </w:tcPr>
          <w:p w14:paraId="366B818A" w14:textId="4D5E6BC2" w:rsidR="00B37232" w:rsidRPr="00B74FD2" w:rsidRDefault="00B37232" w:rsidP="00B37232">
            <w:pPr>
              <w:spacing w:line="240" w:lineRule="auto"/>
              <w:ind w:firstLine="0"/>
              <w:rPr>
                <w:bCs/>
              </w:rPr>
            </w:pPr>
            <w:r w:rsidRPr="00704710">
              <w:t>4</w:t>
            </w:r>
          </w:p>
        </w:tc>
        <w:tc>
          <w:tcPr>
            <w:tcW w:w="1090" w:type="dxa"/>
            <w:noWrap/>
            <w:hideMark/>
          </w:tcPr>
          <w:p w14:paraId="55554BA5" w14:textId="7BB91161" w:rsidR="00B37232" w:rsidRPr="00B74FD2" w:rsidRDefault="00B37232" w:rsidP="00B37232">
            <w:pPr>
              <w:spacing w:line="240" w:lineRule="auto"/>
              <w:ind w:firstLine="0"/>
              <w:rPr>
                <w:bCs/>
              </w:rPr>
            </w:pPr>
            <w:r w:rsidRPr="00704710">
              <w:t>1.2276</w:t>
            </w:r>
          </w:p>
        </w:tc>
        <w:tc>
          <w:tcPr>
            <w:tcW w:w="1203" w:type="dxa"/>
            <w:noWrap/>
            <w:hideMark/>
          </w:tcPr>
          <w:p w14:paraId="4443E1D7" w14:textId="7DC61070" w:rsidR="00B37232" w:rsidRPr="00B74FD2" w:rsidRDefault="00B37232" w:rsidP="00B37232">
            <w:pPr>
              <w:spacing w:line="240" w:lineRule="auto"/>
              <w:ind w:firstLine="0"/>
              <w:rPr>
                <w:bCs/>
              </w:rPr>
            </w:pPr>
            <w:r w:rsidRPr="00704710">
              <w:t>-0.0099</w:t>
            </w:r>
          </w:p>
        </w:tc>
        <w:tc>
          <w:tcPr>
            <w:tcW w:w="1378" w:type="dxa"/>
            <w:noWrap/>
            <w:hideMark/>
          </w:tcPr>
          <w:p w14:paraId="7B3BDA55" w14:textId="49512807" w:rsidR="00B37232" w:rsidRPr="00B74FD2" w:rsidRDefault="00B37232" w:rsidP="00B37232">
            <w:pPr>
              <w:spacing w:line="240" w:lineRule="auto"/>
              <w:ind w:firstLine="0"/>
              <w:rPr>
                <w:bCs/>
              </w:rPr>
            </w:pPr>
            <w:r w:rsidRPr="00704710">
              <w:t>-0.0166</w:t>
            </w:r>
          </w:p>
        </w:tc>
        <w:tc>
          <w:tcPr>
            <w:tcW w:w="1006" w:type="dxa"/>
            <w:noWrap/>
            <w:hideMark/>
          </w:tcPr>
          <w:p w14:paraId="4233D7EE" w14:textId="53C0096F" w:rsidR="00B37232" w:rsidRPr="00B74FD2" w:rsidRDefault="00B37232" w:rsidP="00B37232">
            <w:pPr>
              <w:spacing w:line="240" w:lineRule="auto"/>
              <w:ind w:firstLine="0"/>
              <w:rPr>
                <w:bCs/>
              </w:rPr>
            </w:pPr>
            <w:r w:rsidRPr="00704710">
              <w:t>-0.0005</w:t>
            </w:r>
          </w:p>
        </w:tc>
        <w:tc>
          <w:tcPr>
            <w:tcW w:w="1035" w:type="dxa"/>
            <w:noWrap/>
            <w:hideMark/>
          </w:tcPr>
          <w:p w14:paraId="59EF9243" w14:textId="17747937" w:rsidR="00B37232" w:rsidRPr="00B74FD2" w:rsidRDefault="00B37232" w:rsidP="00B37232">
            <w:pPr>
              <w:spacing w:line="240" w:lineRule="auto"/>
              <w:ind w:firstLine="0"/>
              <w:rPr>
                <w:bCs/>
              </w:rPr>
            </w:pPr>
            <w:r w:rsidRPr="00704710">
              <w:t>NA</w:t>
            </w:r>
          </w:p>
        </w:tc>
        <w:tc>
          <w:tcPr>
            <w:tcW w:w="1206" w:type="dxa"/>
            <w:noWrap/>
            <w:hideMark/>
          </w:tcPr>
          <w:p w14:paraId="56CAF525" w14:textId="3B3114B9" w:rsidR="00B37232" w:rsidRPr="00B74FD2" w:rsidRDefault="00B37232" w:rsidP="00B37232">
            <w:pPr>
              <w:spacing w:line="240" w:lineRule="auto"/>
              <w:ind w:firstLine="0"/>
              <w:rPr>
                <w:bCs/>
              </w:rPr>
            </w:pPr>
            <w:r w:rsidRPr="00704710">
              <w:t>NA</w:t>
            </w:r>
          </w:p>
        </w:tc>
        <w:tc>
          <w:tcPr>
            <w:tcW w:w="1097" w:type="dxa"/>
            <w:noWrap/>
            <w:hideMark/>
          </w:tcPr>
          <w:p w14:paraId="432B805B" w14:textId="1C83C038" w:rsidR="00B37232" w:rsidRPr="00B74FD2" w:rsidRDefault="00B37232" w:rsidP="00B37232">
            <w:pPr>
              <w:spacing w:line="240" w:lineRule="auto"/>
              <w:ind w:firstLine="0"/>
              <w:rPr>
                <w:bCs/>
              </w:rPr>
            </w:pPr>
            <w:r w:rsidRPr="00704710">
              <w:t>NA</w:t>
            </w:r>
          </w:p>
        </w:tc>
        <w:tc>
          <w:tcPr>
            <w:tcW w:w="1134" w:type="dxa"/>
            <w:noWrap/>
            <w:hideMark/>
          </w:tcPr>
          <w:p w14:paraId="76E7FCD2" w14:textId="7E87E165" w:rsidR="00B37232" w:rsidRPr="00B74FD2" w:rsidRDefault="00B37232" w:rsidP="00B37232">
            <w:pPr>
              <w:spacing w:line="240" w:lineRule="auto"/>
              <w:ind w:firstLine="0"/>
              <w:rPr>
                <w:bCs/>
              </w:rPr>
            </w:pPr>
            <w:r w:rsidRPr="00704710">
              <w:t>NA</w:t>
            </w:r>
          </w:p>
        </w:tc>
        <w:tc>
          <w:tcPr>
            <w:tcW w:w="711" w:type="dxa"/>
            <w:noWrap/>
            <w:hideMark/>
          </w:tcPr>
          <w:p w14:paraId="3CDAF55B" w14:textId="2712AA77" w:rsidR="00B37232" w:rsidRPr="00B74FD2" w:rsidRDefault="00B37232" w:rsidP="00B37232">
            <w:pPr>
              <w:spacing w:line="240" w:lineRule="auto"/>
              <w:ind w:firstLine="0"/>
              <w:rPr>
                <w:bCs/>
              </w:rPr>
            </w:pPr>
            <w:r w:rsidRPr="00704710">
              <w:t>6.00</w:t>
            </w:r>
          </w:p>
        </w:tc>
        <w:tc>
          <w:tcPr>
            <w:tcW w:w="1274" w:type="dxa"/>
            <w:noWrap/>
            <w:hideMark/>
          </w:tcPr>
          <w:p w14:paraId="370381A5" w14:textId="4AD4D9B1" w:rsidR="00B37232" w:rsidRPr="00B74FD2" w:rsidRDefault="00B37232" w:rsidP="00B37232">
            <w:pPr>
              <w:spacing w:line="240" w:lineRule="auto"/>
              <w:ind w:firstLine="0"/>
              <w:rPr>
                <w:bCs/>
              </w:rPr>
            </w:pPr>
            <w:r w:rsidRPr="00704710">
              <w:t>-1837.91</w:t>
            </w:r>
          </w:p>
        </w:tc>
        <w:tc>
          <w:tcPr>
            <w:tcW w:w="1276" w:type="dxa"/>
            <w:noWrap/>
            <w:hideMark/>
          </w:tcPr>
          <w:p w14:paraId="1C916BC3" w14:textId="1AB7717D" w:rsidR="00B37232" w:rsidRPr="00B74FD2" w:rsidRDefault="00B37232" w:rsidP="00B37232">
            <w:pPr>
              <w:spacing w:line="240" w:lineRule="auto"/>
              <w:ind w:firstLine="0"/>
              <w:rPr>
                <w:bCs/>
              </w:rPr>
            </w:pPr>
            <w:r w:rsidRPr="00704710">
              <w:t>3687.84</w:t>
            </w:r>
          </w:p>
        </w:tc>
        <w:tc>
          <w:tcPr>
            <w:tcW w:w="850" w:type="dxa"/>
            <w:noWrap/>
            <w:hideMark/>
          </w:tcPr>
          <w:p w14:paraId="11DFE2FF" w14:textId="597C0CF4" w:rsidR="00B37232" w:rsidRPr="00B74FD2" w:rsidRDefault="00B37232" w:rsidP="00B37232">
            <w:pPr>
              <w:spacing w:line="240" w:lineRule="auto"/>
              <w:ind w:firstLine="0"/>
              <w:rPr>
                <w:bCs/>
              </w:rPr>
            </w:pPr>
            <w:r w:rsidRPr="00704710">
              <w:t>13.08</w:t>
            </w:r>
          </w:p>
        </w:tc>
        <w:tc>
          <w:tcPr>
            <w:tcW w:w="992" w:type="dxa"/>
            <w:noWrap/>
            <w:hideMark/>
          </w:tcPr>
          <w:p w14:paraId="55140B3B" w14:textId="1C7D94F4" w:rsidR="00B37232" w:rsidRPr="00B74FD2" w:rsidRDefault="00B37232" w:rsidP="00B37232">
            <w:pPr>
              <w:spacing w:line="240" w:lineRule="auto"/>
              <w:ind w:firstLine="0"/>
              <w:rPr>
                <w:bCs/>
              </w:rPr>
            </w:pPr>
            <w:r w:rsidRPr="00704710">
              <w:t>0.00</w:t>
            </w:r>
          </w:p>
        </w:tc>
      </w:tr>
      <w:tr w:rsidR="00B37232" w:rsidRPr="00B74FD2" w14:paraId="19A6C60E" w14:textId="77777777" w:rsidTr="00B37232">
        <w:trPr>
          <w:trHeight w:val="300"/>
        </w:trPr>
        <w:tc>
          <w:tcPr>
            <w:tcW w:w="505" w:type="dxa"/>
            <w:noWrap/>
            <w:hideMark/>
          </w:tcPr>
          <w:p w14:paraId="78597C41" w14:textId="4F9B39A9" w:rsidR="00B37232" w:rsidRPr="00B74FD2" w:rsidRDefault="00B37232" w:rsidP="00B37232">
            <w:pPr>
              <w:spacing w:line="240" w:lineRule="auto"/>
              <w:ind w:firstLine="0"/>
              <w:rPr>
                <w:bCs/>
              </w:rPr>
            </w:pPr>
            <w:r w:rsidRPr="00704710">
              <w:t>3</w:t>
            </w:r>
          </w:p>
        </w:tc>
        <w:tc>
          <w:tcPr>
            <w:tcW w:w="1090" w:type="dxa"/>
            <w:noWrap/>
            <w:hideMark/>
          </w:tcPr>
          <w:p w14:paraId="1C00BB6F" w14:textId="4565B4A6" w:rsidR="00B37232" w:rsidRPr="00B74FD2" w:rsidRDefault="00B37232" w:rsidP="00B37232">
            <w:pPr>
              <w:spacing w:line="240" w:lineRule="auto"/>
              <w:ind w:firstLine="0"/>
              <w:rPr>
                <w:bCs/>
              </w:rPr>
            </w:pPr>
            <w:r w:rsidRPr="00704710">
              <w:t>1.1683</w:t>
            </w:r>
          </w:p>
        </w:tc>
        <w:tc>
          <w:tcPr>
            <w:tcW w:w="1203" w:type="dxa"/>
            <w:noWrap/>
            <w:hideMark/>
          </w:tcPr>
          <w:p w14:paraId="63234180" w14:textId="6E5DF76A" w:rsidR="00B37232" w:rsidRPr="00B74FD2" w:rsidRDefault="00B37232" w:rsidP="00B37232">
            <w:pPr>
              <w:spacing w:line="240" w:lineRule="auto"/>
              <w:ind w:firstLine="0"/>
              <w:rPr>
                <w:bCs/>
              </w:rPr>
            </w:pPr>
            <w:r w:rsidRPr="00704710">
              <w:t>NA</w:t>
            </w:r>
          </w:p>
        </w:tc>
        <w:tc>
          <w:tcPr>
            <w:tcW w:w="1378" w:type="dxa"/>
            <w:noWrap/>
            <w:hideMark/>
          </w:tcPr>
          <w:p w14:paraId="5A94C3D5" w14:textId="0D7C8A7E" w:rsidR="00B37232" w:rsidRPr="00B74FD2" w:rsidRDefault="00B37232" w:rsidP="00B37232">
            <w:pPr>
              <w:spacing w:line="240" w:lineRule="auto"/>
              <w:ind w:firstLine="0"/>
              <w:rPr>
                <w:bCs/>
              </w:rPr>
            </w:pPr>
            <w:r w:rsidRPr="00704710">
              <w:t>-0.0159</w:t>
            </w:r>
          </w:p>
        </w:tc>
        <w:tc>
          <w:tcPr>
            <w:tcW w:w="1006" w:type="dxa"/>
            <w:noWrap/>
            <w:hideMark/>
          </w:tcPr>
          <w:p w14:paraId="1829B7A5" w14:textId="249A00F3" w:rsidR="00B37232" w:rsidRPr="00B74FD2" w:rsidRDefault="00B37232" w:rsidP="00B37232">
            <w:pPr>
              <w:spacing w:line="240" w:lineRule="auto"/>
              <w:ind w:firstLine="0"/>
              <w:rPr>
                <w:bCs/>
              </w:rPr>
            </w:pPr>
            <w:r w:rsidRPr="00704710">
              <w:t>NA</w:t>
            </w:r>
          </w:p>
        </w:tc>
        <w:tc>
          <w:tcPr>
            <w:tcW w:w="1035" w:type="dxa"/>
            <w:noWrap/>
            <w:hideMark/>
          </w:tcPr>
          <w:p w14:paraId="1376F2AF" w14:textId="3835E463" w:rsidR="00B37232" w:rsidRPr="00B74FD2" w:rsidRDefault="00B37232" w:rsidP="00B37232">
            <w:pPr>
              <w:spacing w:line="240" w:lineRule="auto"/>
              <w:ind w:firstLine="0"/>
              <w:rPr>
                <w:bCs/>
              </w:rPr>
            </w:pPr>
            <w:r w:rsidRPr="00704710">
              <w:t>NA</w:t>
            </w:r>
          </w:p>
        </w:tc>
        <w:tc>
          <w:tcPr>
            <w:tcW w:w="1206" w:type="dxa"/>
            <w:noWrap/>
            <w:hideMark/>
          </w:tcPr>
          <w:p w14:paraId="5548F0D3" w14:textId="1479EE4F" w:rsidR="00B37232" w:rsidRPr="00B74FD2" w:rsidRDefault="00B37232" w:rsidP="00B37232">
            <w:pPr>
              <w:spacing w:line="240" w:lineRule="auto"/>
              <w:ind w:firstLine="0"/>
              <w:rPr>
                <w:bCs/>
              </w:rPr>
            </w:pPr>
            <w:r w:rsidRPr="00704710">
              <w:t>NA</w:t>
            </w:r>
          </w:p>
        </w:tc>
        <w:tc>
          <w:tcPr>
            <w:tcW w:w="1097" w:type="dxa"/>
            <w:noWrap/>
            <w:hideMark/>
          </w:tcPr>
          <w:p w14:paraId="6A4BB2E7" w14:textId="4327C1CB" w:rsidR="00B37232" w:rsidRPr="00B74FD2" w:rsidRDefault="00B37232" w:rsidP="00B37232">
            <w:pPr>
              <w:spacing w:line="240" w:lineRule="auto"/>
              <w:ind w:firstLine="0"/>
              <w:rPr>
                <w:bCs/>
              </w:rPr>
            </w:pPr>
            <w:r w:rsidRPr="00704710">
              <w:t>NA</w:t>
            </w:r>
          </w:p>
        </w:tc>
        <w:tc>
          <w:tcPr>
            <w:tcW w:w="1134" w:type="dxa"/>
            <w:noWrap/>
            <w:hideMark/>
          </w:tcPr>
          <w:p w14:paraId="751B4977" w14:textId="79C9DAC8" w:rsidR="00B37232" w:rsidRPr="00B74FD2" w:rsidRDefault="00B37232" w:rsidP="00B37232">
            <w:pPr>
              <w:spacing w:line="240" w:lineRule="auto"/>
              <w:ind w:firstLine="0"/>
              <w:rPr>
                <w:bCs/>
              </w:rPr>
            </w:pPr>
            <w:r w:rsidRPr="00704710">
              <w:t>NA</w:t>
            </w:r>
          </w:p>
        </w:tc>
        <w:tc>
          <w:tcPr>
            <w:tcW w:w="711" w:type="dxa"/>
            <w:noWrap/>
            <w:hideMark/>
          </w:tcPr>
          <w:p w14:paraId="32DE5C9B" w14:textId="235BEA73" w:rsidR="00B37232" w:rsidRPr="00B74FD2" w:rsidRDefault="00B37232" w:rsidP="00B37232">
            <w:pPr>
              <w:spacing w:line="240" w:lineRule="auto"/>
              <w:ind w:firstLine="0"/>
              <w:rPr>
                <w:bCs/>
              </w:rPr>
            </w:pPr>
            <w:r w:rsidRPr="00704710">
              <w:t>4.00</w:t>
            </w:r>
          </w:p>
        </w:tc>
        <w:tc>
          <w:tcPr>
            <w:tcW w:w="1274" w:type="dxa"/>
            <w:noWrap/>
            <w:hideMark/>
          </w:tcPr>
          <w:p w14:paraId="17938240" w14:textId="1F98CB88" w:rsidR="00B37232" w:rsidRPr="00B74FD2" w:rsidRDefault="00B37232" w:rsidP="00B37232">
            <w:pPr>
              <w:spacing w:line="240" w:lineRule="auto"/>
              <w:ind w:firstLine="0"/>
              <w:rPr>
                <w:bCs/>
              </w:rPr>
            </w:pPr>
            <w:r w:rsidRPr="00704710">
              <w:t>-1840.10</w:t>
            </w:r>
          </w:p>
        </w:tc>
        <w:tc>
          <w:tcPr>
            <w:tcW w:w="1276" w:type="dxa"/>
            <w:noWrap/>
            <w:hideMark/>
          </w:tcPr>
          <w:p w14:paraId="10F87FDC" w14:textId="73D2D64F" w:rsidR="00B37232" w:rsidRPr="00B74FD2" w:rsidRDefault="00B37232" w:rsidP="00B37232">
            <w:pPr>
              <w:spacing w:line="240" w:lineRule="auto"/>
              <w:ind w:firstLine="0"/>
              <w:rPr>
                <w:bCs/>
              </w:rPr>
            </w:pPr>
            <w:r w:rsidRPr="00704710">
              <w:t>3688.21</w:t>
            </w:r>
          </w:p>
        </w:tc>
        <w:tc>
          <w:tcPr>
            <w:tcW w:w="850" w:type="dxa"/>
            <w:noWrap/>
            <w:hideMark/>
          </w:tcPr>
          <w:p w14:paraId="284DCDA6" w14:textId="65A691E8" w:rsidR="00B37232" w:rsidRPr="00B74FD2" w:rsidRDefault="00B37232" w:rsidP="00B37232">
            <w:pPr>
              <w:spacing w:line="240" w:lineRule="auto"/>
              <w:ind w:firstLine="0"/>
              <w:rPr>
                <w:bCs/>
              </w:rPr>
            </w:pPr>
            <w:r w:rsidRPr="00704710">
              <w:t>13.44</w:t>
            </w:r>
          </w:p>
        </w:tc>
        <w:tc>
          <w:tcPr>
            <w:tcW w:w="992" w:type="dxa"/>
            <w:noWrap/>
            <w:hideMark/>
          </w:tcPr>
          <w:p w14:paraId="4BD73205" w14:textId="08108E9F" w:rsidR="00B37232" w:rsidRPr="00B74FD2" w:rsidRDefault="00B37232" w:rsidP="00B37232">
            <w:pPr>
              <w:spacing w:line="240" w:lineRule="auto"/>
              <w:ind w:firstLine="0"/>
              <w:rPr>
                <w:bCs/>
              </w:rPr>
            </w:pPr>
            <w:r w:rsidRPr="00704710">
              <w:t>0.00</w:t>
            </w:r>
          </w:p>
        </w:tc>
      </w:tr>
      <w:tr w:rsidR="00B37232" w:rsidRPr="00B74FD2" w14:paraId="0E10A2DE" w14:textId="77777777" w:rsidTr="00B37232">
        <w:trPr>
          <w:trHeight w:val="300"/>
        </w:trPr>
        <w:tc>
          <w:tcPr>
            <w:tcW w:w="505" w:type="dxa"/>
            <w:noWrap/>
            <w:hideMark/>
          </w:tcPr>
          <w:p w14:paraId="2E08D191" w14:textId="652328D8" w:rsidR="00B37232" w:rsidRPr="00B74FD2" w:rsidRDefault="00B37232" w:rsidP="00B37232">
            <w:pPr>
              <w:spacing w:line="240" w:lineRule="auto"/>
              <w:ind w:firstLine="0"/>
              <w:rPr>
                <w:bCs/>
              </w:rPr>
            </w:pPr>
            <w:r w:rsidRPr="00704710">
              <w:t>8</w:t>
            </w:r>
          </w:p>
        </w:tc>
        <w:tc>
          <w:tcPr>
            <w:tcW w:w="1090" w:type="dxa"/>
            <w:noWrap/>
            <w:hideMark/>
          </w:tcPr>
          <w:p w14:paraId="235C7049" w14:textId="6A25B842" w:rsidR="00B37232" w:rsidRPr="00B74FD2" w:rsidRDefault="00B37232" w:rsidP="00B37232">
            <w:pPr>
              <w:spacing w:line="240" w:lineRule="auto"/>
              <w:ind w:firstLine="0"/>
              <w:rPr>
                <w:bCs/>
              </w:rPr>
            </w:pPr>
            <w:r w:rsidRPr="00704710">
              <w:t>1.1364</w:t>
            </w:r>
          </w:p>
        </w:tc>
        <w:tc>
          <w:tcPr>
            <w:tcW w:w="1203" w:type="dxa"/>
            <w:noWrap/>
            <w:hideMark/>
          </w:tcPr>
          <w:p w14:paraId="2C4C545F" w14:textId="50DA4092" w:rsidR="00B37232" w:rsidRPr="00B74FD2" w:rsidRDefault="00B37232" w:rsidP="00B37232">
            <w:pPr>
              <w:spacing w:line="240" w:lineRule="auto"/>
              <w:ind w:firstLine="0"/>
              <w:rPr>
                <w:bCs/>
              </w:rPr>
            </w:pPr>
            <w:r w:rsidRPr="00704710">
              <w:t>NA</w:t>
            </w:r>
          </w:p>
        </w:tc>
        <w:tc>
          <w:tcPr>
            <w:tcW w:w="1378" w:type="dxa"/>
            <w:noWrap/>
            <w:hideMark/>
          </w:tcPr>
          <w:p w14:paraId="074D8EAA" w14:textId="7DCD3B55" w:rsidR="00B37232" w:rsidRPr="00B74FD2" w:rsidRDefault="00B37232" w:rsidP="00B37232">
            <w:pPr>
              <w:spacing w:line="240" w:lineRule="auto"/>
              <w:ind w:firstLine="0"/>
              <w:rPr>
                <w:bCs/>
              </w:rPr>
            </w:pPr>
            <w:r w:rsidRPr="00704710">
              <w:t>-0.0149</w:t>
            </w:r>
          </w:p>
        </w:tc>
        <w:tc>
          <w:tcPr>
            <w:tcW w:w="1006" w:type="dxa"/>
            <w:noWrap/>
            <w:hideMark/>
          </w:tcPr>
          <w:p w14:paraId="4566D48B" w14:textId="17299C5C" w:rsidR="00B37232" w:rsidRPr="00B74FD2" w:rsidRDefault="00B37232" w:rsidP="00B37232">
            <w:pPr>
              <w:spacing w:line="240" w:lineRule="auto"/>
              <w:ind w:firstLine="0"/>
              <w:rPr>
                <w:bCs/>
              </w:rPr>
            </w:pPr>
            <w:r w:rsidRPr="00704710">
              <w:t>NA</w:t>
            </w:r>
          </w:p>
        </w:tc>
        <w:tc>
          <w:tcPr>
            <w:tcW w:w="1035" w:type="dxa"/>
            <w:noWrap/>
            <w:hideMark/>
          </w:tcPr>
          <w:p w14:paraId="14F4A899" w14:textId="2E55ADFF" w:rsidR="00B37232" w:rsidRPr="00B74FD2" w:rsidRDefault="00B37232" w:rsidP="00B37232">
            <w:pPr>
              <w:spacing w:line="240" w:lineRule="auto"/>
              <w:ind w:firstLine="0"/>
              <w:rPr>
                <w:bCs/>
              </w:rPr>
            </w:pPr>
            <w:r w:rsidRPr="00704710">
              <w:t>+</w:t>
            </w:r>
          </w:p>
        </w:tc>
        <w:tc>
          <w:tcPr>
            <w:tcW w:w="1206" w:type="dxa"/>
            <w:noWrap/>
            <w:hideMark/>
          </w:tcPr>
          <w:p w14:paraId="08F4AFBB" w14:textId="42078D29" w:rsidR="00B37232" w:rsidRPr="00B74FD2" w:rsidRDefault="00B37232" w:rsidP="00B37232">
            <w:pPr>
              <w:spacing w:line="240" w:lineRule="auto"/>
              <w:ind w:firstLine="0"/>
              <w:rPr>
                <w:bCs/>
              </w:rPr>
            </w:pPr>
            <w:r w:rsidRPr="00704710">
              <w:t>NA</w:t>
            </w:r>
          </w:p>
        </w:tc>
        <w:tc>
          <w:tcPr>
            <w:tcW w:w="1097" w:type="dxa"/>
            <w:noWrap/>
            <w:hideMark/>
          </w:tcPr>
          <w:p w14:paraId="2E064A9D" w14:textId="62BB4298" w:rsidR="00B37232" w:rsidRPr="00B74FD2" w:rsidRDefault="00B37232" w:rsidP="00B37232">
            <w:pPr>
              <w:spacing w:line="240" w:lineRule="auto"/>
              <w:ind w:firstLine="0"/>
              <w:rPr>
                <w:bCs/>
              </w:rPr>
            </w:pPr>
            <w:r w:rsidRPr="00704710">
              <w:t>NA</w:t>
            </w:r>
          </w:p>
        </w:tc>
        <w:tc>
          <w:tcPr>
            <w:tcW w:w="1134" w:type="dxa"/>
            <w:noWrap/>
            <w:hideMark/>
          </w:tcPr>
          <w:p w14:paraId="42692CEC" w14:textId="45FA655A" w:rsidR="00B37232" w:rsidRPr="00B74FD2" w:rsidRDefault="00B37232" w:rsidP="00B37232">
            <w:pPr>
              <w:spacing w:line="240" w:lineRule="auto"/>
              <w:ind w:firstLine="0"/>
              <w:rPr>
                <w:bCs/>
              </w:rPr>
            </w:pPr>
            <w:r w:rsidRPr="00704710">
              <w:t>NA</w:t>
            </w:r>
          </w:p>
        </w:tc>
        <w:tc>
          <w:tcPr>
            <w:tcW w:w="711" w:type="dxa"/>
            <w:noWrap/>
            <w:hideMark/>
          </w:tcPr>
          <w:p w14:paraId="57ED22F0" w14:textId="0433D4DF" w:rsidR="00B37232" w:rsidRPr="00B74FD2" w:rsidRDefault="00B37232" w:rsidP="00B37232">
            <w:pPr>
              <w:spacing w:line="240" w:lineRule="auto"/>
              <w:ind w:firstLine="0"/>
              <w:rPr>
                <w:bCs/>
              </w:rPr>
            </w:pPr>
            <w:r w:rsidRPr="00704710">
              <w:t>5.00</w:t>
            </w:r>
          </w:p>
        </w:tc>
        <w:tc>
          <w:tcPr>
            <w:tcW w:w="1274" w:type="dxa"/>
            <w:noWrap/>
            <w:hideMark/>
          </w:tcPr>
          <w:p w14:paraId="3F623CC9" w14:textId="0D6A9F87" w:rsidR="00B37232" w:rsidRPr="00B74FD2" w:rsidRDefault="00B37232" w:rsidP="00B37232">
            <w:pPr>
              <w:spacing w:line="240" w:lineRule="auto"/>
              <w:ind w:firstLine="0"/>
              <w:rPr>
                <w:bCs/>
              </w:rPr>
            </w:pPr>
            <w:r w:rsidRPr="00704710">
              <w:t>-1841.26</w:t>
            </w:r>
          </w:p>
        </w:tc>
        <w:tc>
          <w:tcPr>
            <w:tcW w:w="1276" w:type="dxa"/>
            <w:noWrap/>
            <w:hideMark/>
          </w:tcPr>
          <w:p w14:paraId="36C2BE91" w14:textId="3C3159B8" w:rsidR="00B37232" w:rsidRPr="00B74FD2" w:rsidRDefault="00B37232" w:rsidP="00B37232">
            <w:pPr>
              <w:spacing w:line="240" w:lineRule="auto"/>
              <w:ind w:firstLine="0"/>
              <w:rPr>
                <w:bCs/>
              </w:rPr>
            </w:pPr>
            <w:r w:rsidRPr="00704710">
              <w:t>3692.54</w:t>
            </w:r>
          </w:p>
        </w:tc>
        <w:tc>
          <w:tcPr>
            <w:tcW w:w="850" w:type="dxa"/>
            <w:noWrap/>
            <w:hideMark/>
          </w:tcPr>
          <w:p w14:paraId="68158874" w14:textId="1138496A" w:rsidR="00B37232" w:rsidRPr="00B74FD2" w:rsidRDefault="00B37232" w:rsidP="00B37232">
            <w:pPr>
              <w:spacing w:line="240" w:lineRule="auto"/>
              <w:ind w:firstLine="0"/>
              <w:rPr>
                <w:bCs/>
              </w:rPr>
            </w:pPr>
            <w:r w:rsidRPr="00704710">
              <w:t>17.78</w:t>
            </w:r>
          </w:p>
        </w:tc>
        <w:tc>
          <w:tcPr>
            <w:tcW w:w="992" w:type="dxa"/>
            <w:noWrap/>
            <w:hideMark/>
          </w:tcPr>
          <w:p w14:paraId="1D20CACC" w14:textId="3C86EA32" w:rsidR="00B37232" w:rsidRPr="00B74FD2" w:rsidRDefault="00B37232" w:rsidP="00B37232">
            <w:pPr>
              <w:spacing w:line="240" w:lineRule="auto"/>
              <w:ind w:firstLine="0"/>
              <w:rPr>
                <w:bCs/>
              </w:rPr>
            </w:pPr>
            <w:r w:rsidRPr="00704710">
              <w:t>0.00</w:t>
            </w:r>
          </w:p>
        </w:tc>
      </w:tr>
      <w:tr w:rsidR="00B37232" w:rsidRPr="00B74FD2" w14:paraId="1C6175ED" w14:textId="77777777" w:rsidTr="00B37232">
        <w:trPr>
          <w:trHeight w:val="300"/>
        </w:trPr>
        <w:tc>
          <w:tcPr>
            <w:tcW w:w="505" w:type="dxa"/>
            <w:noWrap/>
            <w:hideMark/>
          </w:tcPr>
          <w:p w14:paraId="2F44DF50" w14:textId="2A146DDC" w:rsidR="00B37232" w:rsidRPr="00B74FD2" w:rsidRDefault="00B37232" w:rsidP="00B37232">
            <w:pPr>
              <w:spacing w:line="240" w:lineRule="auto"/>
              <w:ind w:firstLine="0"/>
              <w:rPr>
                <w:bCs/>
              </w:rPr>
            </w:pPr>
            <w:r w:rsidRPr="00704710">
              <w:t>21</w:t>
            </w:r>
          </w:p>
        </w:tc>
        <w:tc>
          <w:tcPr>
            <w:tcW w:w="1090" w:type="dxa"/>
            <w:noWrap/>
            <w:hideMark/>
          </w:tcPr>
          <w:p w14:paraId="0037D08A" w14:textId="37DEFD74" w:rsidR="00B37232" w:rsidRPr="00B74FD2" w:rsidRDefault="00B37232" w:rsidP="00B37232">
            <w:pPr>
              <w:spacing w:line="240" w:lineRule="auto"/>
              <w:ind w:firstLine="0"/>
              <w:rPr>
                <w:bCs/>
              </w:rPr>
            </w:pPr>
            <w:r w:rsidRPr="00704710">
              <w:t>0.7286</w:t>
            </w:r>
          </w:p>
        </w:tc>
        <w:tc>
          <w:tcPr>
            <w:tcW w:w="1203" w:type="dxa"/>
            <w:noWrap/>
            <w:hideMark/>
          </w:tcPr>
          <w:p w14:paraId="7847F4C1" w14:textId="34297EB8" w:rsidR="00B37232" w:rsidRPr="00B74FD2" w:rsidRDefault="00B37232" w:rsidP="00B37232">
            <w:pPr>
              <w:spacing w:line="240" w:lineRule="auto"/>
              <w:ind w:firstLine="0"/>
              <w:rPr>
                <w:bCs/>
              </w:rPr>
            </w:pPr>
            <w:r w:rsidRPr="00704710">
              <w:t>NA</w:t>
            </w:r>
          </w:p>
        </w:tc>
        <w:tc>
          <w:tcPr>
            <w:tcW w:w="1378" w:type="dxa"/>
            <w:noWrap/>
            <w:hideMark/>
          </w:tcPr>
          <w:p w14:paraId="7B8579E9" w14:textId="0EE31E7F" w:rsidR="00B37232" w:rsidRPr="00B74FD2" w:rsidRDefault="00B37232" w:rsidP="00B37232">
            <w:pPr>
              <w:spacing w:line="240" w:lineRule="auto"/>
              <w:ind w:firstLine="0"/>
              <w:rPr>
                <w:bCs/>
              </w:rPr>
            </w:pPr>
            <w:r w:rsidRPr="00704710">
              <w:t>NA</w:t>
            </w:r>
          </w:p>
        </w:tc>
        <w:tc>
          <w:tcPr>
            <w:tcW w:w="1006" w:type="dxa"/>
            <w:noWrap/>
            <w:hideMark/>
          </w:tcPr>
          <w:p w14:paraId="4AA2DA27" w14:textId="6B58D088" w:rsidR="00B37232" w:rsidRPr="00B74FD2" w:rsidRDefault="00B37232" w:rsidP="00B37232">
            <w:pPr>
              <w:spacing w:line="240" w:lineRule="auto"/>
              <w:ind w:firstLine="0"/>
              <w:rPr>
                <w:bCs/>
              </w:rPr>
            </w:pPr>
            <w:r w:rsidRPr="00704710">
              <w:t>NA</w:t>
            </w:r>
          </w:p>
        </w:tc>
        <w:tc>
          <w:tcPr>
            <w:tcW w:w="1035" w:type="dxa"/>
            <w:noWrap/>
            <w:hideMark/>
          </w:tcPr>
          <w:p w14:paraId="6497E368" w14:textId="732F93D9" w:rsidR="00B37232" w:rsidRPr="00B74FD2" w:rsidRDefault="00B37232" w:rsidP="00B37232">
            <w:pPr>
              <w:spacing w:line="240" w:lineRule="auto"/>
              <w:ind w:firstLine="0"/>
              <w:rPr>
                <w:bCs/>
              </w:rPr>
            </w:pPr>
            <w:r w:rsidRPr="00704710">
              <w:t>NA</w:t>
            </w:r>
          </w:p>
        </w:tc>
        <w:tc>
          <w:tcPr>
            <w:tcW w:w="1206" w:type="dxa"/>
            <w:noWrap/>
            <w:hideMark/>
          </w:tcPr>
          <w:p w14:paraId="31FBF36F" w14:textId="7A08BD7F" w:rsidR="00B37232" w:rsidRPr="00B74FD2" w:rsidRDefault="00B37232" w:rsidP="00B37232">
            <w:pPr>
              <w:spacing w:line="240" w:lineRule="auto"/>
              <w:ind w:firstLine="0"/>
              <w:rPr>
                <w:bCs/>
              </w:rPr>
            </w:pPr>
            <w:r w:rsidRPr="00704710">
              <w:t>NA</w:t>
            </w:r>
          </w:p>
        </w:tc>
        <w:tc>
          <w:tcPr>
            <w:tcW w:w="1097" w:type="dxa"/>
            <w:noWrap/>
            <w:hideMark/>
          </w:tcPr>
          <w:p w14:paraId="29B6BD52" w14:textId="7F29D581" w:rsidR="00B37232" w:rsidRPr="00B74FD2" w:rsidRDefault="00B37232" w:rsidP="00B37232">
            <w:pPr>
              <w:spacing w:line="240" w:lineRule="auto"/>
              <w:ind w:firstLine="0"/>
              <w:rPr>
                <w:bCs/>
              </w:rPr>
            </w:pPr>
            <w:r w:rsidRPr="00704710">
              <w:t>NA</w:t>
            </w:r>
          </w:p>
        </w:tc>
        <w:tc>
          <w:tcPr>
            <w:tcW w:w="1134" w:type="dxa"/>
            <w:noWrap/>
            <w:hideMark/>
          </w:tcPr>
          <w:p w14:paraId="6289BE04" w14:textId="64B9BC0C" w:rsidR="00B37232" w:rsidRPr="00B74FD2" w:rsidRDefault="00B37232" w:rsidP="00B37232">
            <w:pPr>
              <w:spacing w:line="240" w:lineRule="auto"/>
              <w:ind w:firstLine="0"/>
              <w:rPr>
                <w:bCs/>
              </w:rPr>
            </w:pPr>
            <w:r w:rsidRPr="00704710">
              <w:t>NA</w:t>
            </w:r>
          </w:p>
        </w:tc>
        <w:tc>
          <w:tcPr>
            <w:tcW w:w="711" w:type="dxa"/>
            <w:noWrap/>
            <w:hideMark/>
          </w:tcPr>
          <w:p w14:paraId="594B8761" w14:textId="19E72673" w:rsidR="00B37232" w:rsidRPr="00B74FD2" w:rsidRDefault="00B37232" w:rsidP="00B37232">
            <w:pPr>
              <w:spacing w:line="240" w:lineRule="auto"/>
              <w:ind w:firstLine="0"/>
              <w:rPr>
                <w:bCs/>
              </w:rPr>
            </w:pPr>
            <w:r w:rsidRPr="00704710">
              <w:t>3.00</w:t>
            </w:r>
          </w:p>
        </w:tc>
        <w:tc>
          <w:tcPr>
            <w:tcW w:w="1274" w:type="dxa"/>
            <w:noWrap/>
            <w:hideMark/>
          </w:tcPr>
          <w:p w14:paraId="41956B9B" w14:textId="3F70E779" w:rsidR="00B37232" w:rsidRPr="00B74FD2" w:rsidRDefault="00B37232" w:rsidP="00B37232">
            <w:pPr>
              <w:spacing w:line="240" w:lineRule="auto"/>
              <w:ind w:firstLine="0"/>
              <w:rPr>
                <w:bCs/>
              </w:rPr>
            </w:pPr>
            <w:r w:rsidRPr="00704710">
              <w:t>-1843.75</w:t>
            </w:r>
          </w:p>
        </w:tc>
        <w:tc>
          <w:tcPr>
            <w:tcW w:w="1276" w:type="dxa"/>
            <w:noWrap/>
            <w:hideMark/>
          </w:tcPr>
          <w:p w14:paraId="1C4DEB35" w14:textId="1201703C" w:rsidR="00B37232" w:rsidRPr="00B74FD2" w:rsidRDefault="00B37232" w:rsidP="00B37232">
            <w:pPr>
              <w:spacing w:line="240" w:lineRule="auto"/>
              <w:ind w:firstLine="0"/>
              <w:rPr>
                <w:bCs/>
              </w:rPr>
            </w:pPr>
            <w:r w:rsidRPr="00704710">
              <w:t>3693.51</w:t>
            </w:r>
          </w:p>
        </w:tc>
        <w:tc>
          <w:tcPr>
            <w:tcW w:w="850" w:type="dxa"/>
            <w:noWrap/>
            <w:hideMark/>
          </w:tcPr>
          <w:p w14:paraId="7445182F" w14:textId="6B54E004" w:rsidR="00B37232" w:rsidRPr="00B74FD2" w:rsidRDefault="00B37232" w:rsidP="00B37232">
            <w:pPr>
              <w:spacing w:line="240" w:lineRule="auto"/>
              <w:ind w:firstLine="0"/>
              <w:rPr>
                <w:bCs/>
              </w:rPr>
            </w:pPr>
            <w:r w:rsidRPr="00704710">
              <w:t>18.75</w:t>
            </w:r>
          </w:p>
        </w:tc>
        <w:tc>
          <w:tcPr>
            <w:tcW w:w="992" w:type="dxa"/>
            <w:noWrap/>
            <w:hideMark/>
          </w:tcPr>
          <w:p w14:paraId="19BDAB4D" w14:textId="001E92D2" w:rsidR="00B37232" w:rsidRPr="00B74FD2" w:rsidRDefault="00B37232" w:rsidP="00B37232">
            <w:pPr>
              <w:spacing w:line="240" w:lineRule="auto"/>
              <w:ind w:firstLine="0"/>
              <w:rPr>
                <w:bCs/>
              </w:rPr>
            </w:pPr>
            <w:r w:rsidRPr="00704710">
              <w:t>0.00</w:t>
            </w:r>
          </w:p>
        </w:tc>
      </w:tr>
      <w:tr w:rsidR="00B37232" w:rsidRPr="00B74FD2" w14:paraId="4D563A8E" w14:textId="77777777" w:rsidTr="00B37232">
        <w:trPr>
          <w:trHeight w:val="300"/>
        </w:trPr>
        <w:tc>
          <w:tcPr>
            <w:tcW w:w="505" w:type="dxa"/>
            <w:noWrap/>
            <w:hideMark/>
          </w:tcPr>
          <w:p w14:paraId="61F5CD7A" w14:textId="201A951D" w:rsidR="00B37232" w:rsidRPr="00B74FD2" w:rsidRDefault="00B37232" w:rsidP="00B37232">
            <w:pPr>
              <w:spacing w:line="240" w:lineRule="auto"/>
              <w:ind w:firstLine="0"/>
              <w:rPr>
                <w:bCs/>
              </w:rPr>
            </w:pPr>
            <w:r w:rsidRPr="00704710">
              <w:t>10</w:t>
            </w:r>
          </w:p>
        </w:tc>
        <w:tc>
          <w:tcPr>
            <w:tcW w:w="1090" w:type="dxa"/>
            <w:noWrap/>
            <w:hideMark/>
          </w:tcPr>
          <w:p w14:paraId="2DD8ACFE" w14:textId="782E7A87" w:rsidR="00B37232" w:rsidRPr="00B74FD2" w:rsidRDefault="00B37232" w:rsidP="00B37232">
            <w:pPr>
              <w:spacing w:line="240" w:lineRule="auto"/>
              <w:ind w:firstLine="0"/>
              <w:rPr>
                <w:bCs/>
              </w:rPr>
            </w:pPr>
            <w:r w:rsidRPr="00704710">
              <w:t>0.7233</w:t>
            </w:r>
          </w:p>
        </w:tc>
        <w:tc>
          <w:tcPr>
            <w:tcW w:w="1203" w:type="dxa"/>
            <w:noWrap/>
            <w:hideMark/>
          </w:tcPr>
          <w:p w14:paraId="6C7166C9" w14:textId="137849BB" w:rsidR="00B37232" w:rsidRPr="00B74FD2" w:rsidRDefault="00B37232" w:rsidP="00B37232">
            <w:pPr>
              <w:spacing w:line="240" w:lineRule="auto"/>
              <w:ind w:firstLine="0"/>
              <w:rPr>
                <w:bCs/>
              </w:rPr>
            </w:pPr>
            <w:r w:rsidRPr="00704710">
              <w:t>NA</w:t>
            </w:r>
          </w:p>
        </w:tc>
        <w:tc>
          <w:tcPr>
            <w:tcW w:w="1378" w:type="dxa"/>
            <w:noWrap/>
            <w:hideMark/>
          </w:tcPr>
          <w:p w14:paraId="5581170B" w14:textId="14A55D72" w:rsidR="00B37232" w:rsidRPr="00B74FD2" w:rsidRDefault="00B37232" w:rsidP="00B37232">
            <w:pPr>
              <w:spacing w:line="240" w:lineRule="auto"/>
              <w:ind w:firstLine="0"/>
              <w:rPr>
                <w:bCs/>
              </w:rPr>
            </w:pPr>
            <w:r w:rsidRPr="00704710">
              <w:t>NA</w:t>
            </w:r>
          </w:p>
        </w:tc>
        <w:tc>
          <w:tcPr>
            <w:tcW w:w="1006" w:type="dxa"/>
            <w:noWrap/>
            <w:hideMark/>
          </w:tcPr>
          <w:p w14:paraId="545DDBBC" w14:textId="1182AEBC" w:rsidR="00B37232" w:rsidRPr="00B74FD2" w:rsidRDefault="00B37232" w:rsidP="00B37232">
            <w:pPr>
              <w:spacing w:line="240" w:lineRule="auto"/>
              <w:ind w:firstLine="0"/>
              <w:rPr>
                <w:bCs/>
              </w:rPr>
            </w:pPr>
            <w:r w:rsidRPr="00704710">
              <w:t>NA</w:t>
            </w:r>
          </w:p>
        </w:tc>
        <w:tc>
          <w:tcPr>
            <w:tcW w:w="1035" w:type="dxa"/>
            <w:noWrap/>
            <w:hideMark/>
          </w:tcPr>
          <w:p w14:paraId="2FC393DD" w14:textId="14C10F07" w:rsidR="00B37232" w:rsidRPr="00B74FD2" w:rsidRDefault="00B37232" w:rsidP="00B37232">
            <w:pPr>
              <w:spacing w:line="240" w:lineRule="auto"/>
              <w:ind w:firstLine="0"/>
              <w:rPr>
                <w:bCs/>
              </w:rPr>
            </w:pPr>
            <w:r w:rsidRPr="00704710">
              <w:t>+</w:t>
            </w:r>
          </w:p>
        </w:tc>
        <w:tc>
          <w:tcPr>
            <w:tcW w:w="1206" w:type="dxa"/>
            <w:noWrap/>
            <w:hideMark/>
          </w:tcPr>
          <w:p w14:paraId="7D0C5395" w14:textId="01D48EB8" w:rsidR="00B37232" w:rsidRPr="00B74FD2" w:rsidRDefault="00B37232" w:rsidP="00B37232">
            <w:pPr>
              <w:spacing w:line="240" w:lineRule="auto"/>
              <w:ind w:firstLine="0"/>
              <w:rPr>
                <w:bCs/>
              </w:rPr>
            </w:pPr>
            <w:r w:rsidRPr="00704710">
              <w:t>NA</w:t>
            </w:r>
          </w:p>
        </w:tc>
        <w:tc>
          <w:tcPr>
            <w:tcW w:w="1097" w:type="dxa"/>
            <w:noWrap/>
            <w:hideMark/>
          </w:tcPr>
          <w:p w14:paraId="5CEF7436" w14:textId="43845432" w:rsidR="00B37232" w:rsidRPr="00B74FD2" w:rsidRDefault="00B37232" w:rsidP="00B37232">
            <w:pPr>
              <w:spacing w:line="240" w:lineRule="auto"/>
              <w:ind w:firstLine="0"/>
              <w:rPr>
                <w:bCs/>
              </w:rPr>
            </w:pPr>
            <w:r w:rsidRPr="00704710">
              <w:t>NA</w:t>
            </w:r>
          </w:p>
        </w:tc>
        <w:tc>
          <w:tcPr>
            <w:tcW w:w="1134" w:type="dxa"/>
            <w:noWrap/>
            <w:hideMark/>
          </w:tcPr>
          <w:p w14:paraId="694A29D6" w14:textId="5503BFB6" w:rsidR="00B37232" w:rsidRPr="00B74FD2" w:rsidRDefault="00B37232" w:rsidP="00B37232">
            <w:pPr>
              <w:spacing w:line="240" w:lineRule="auto"/>
              <w:ind w:firstLine="0"/>
              <w:rPr>
                <w:bCs/>
              </w:rPr>
            </w:pPr>
            <w:r w:rsidRPr="00704710">
              <w:t>NA</w:t>
            </w:r>
          </w:p>
        </w:tc>
        <w:tc>
          <w:tcPr>
            <w:tcW w:w="711" w:type="dxa"/>
            <w:noWrap/>
            <w:hideMark/>
          </w:tcPr>
          <w:p w14:paraId="5D33D7FF" w14:textId="7230443A" w:rsidR="00B37232" w:rsidRPr="00B74FD2" w:rsidRDefault="00B37232" w:rsidP="00B37232">
            <w:pPr>
              <w:spacing w:line="240" w:lineRule="auto"/>
              <w:ind w:firstLine="0"/>
              <w:rPr>
                <w:bCs/>
              </w:rPr>
            </w:pPr>
            <w:r w:rsidRPr="00704710">
              <w:t>4.00</w:t>
            </w:r>
          </w:p>
        </w:tc>
        <w:tc>
          <w:tcPr>
            <w:tcW w:w="1274" w:type="dxa"/>
            <w:noWrap/>
            <w:hideMark/>
          </w:tcPr>
          <w:p w14:paraId="28F24900" w14:textId="2C307007" w:rsidR="00B37232" w:rsidRPr="00B74FD2" w:rsidRDefault="00B37232" w:rsidP="00B37232">
            <w:pPr>
              <w:spacing w:line="240" w:lineRule="auto"/>
              <w:ind w:firstLine="0"/>
              <w:rPr>
                <w:bCs/>
              </w:rPr>
            </w:pPr>
            <w:r w:rsidRPr="00704710">
              <w:t>-1843.77</w:t>
            </w:r>
          </w:p>
        </w:tc>
        <w:tc>
          <w:tcPr>
            <w:tcW w:w="1276" w:type="dxa"/>
            <w:noWrap/>
            <w:hideMark/>
          </w:tcPr>
          <w:p w14:paraId="71E74609" w14:textId="038864D7" w:rsidR="00B37232" w:rsidRPr="00B74FD2" w:rsidRDefault="00B37232" w:rsidP="00B37232">
            <w:pPr>
              <w:spacing w:line="240" w:lineRule="auto"/>
              <w:ind w:firstLine="0"/>
              <w:rPr>
                <w:bCs/>
              </w:rPr>
            </w:pPr>
            <w:r w:rsidRPr="00704710">
              <w:t>3695.55</w:t>
            </w:r>
          </w:p>
        </w:tc>
        <w:tc>
          <w:tcPr>
            <w:tcW w:w="850" w:type="dxa"/>
            <w:noWrap/>
            <w:hideMark/>
          </w:tcPr>
          <w:p w14:paraId="5076BA95" w14:textId="36FF42CC" w:rsidR="00B37232" w:rsidRPr="00B74FD2" w:rsidRDefault="00B37232" w:rsidP="00B37232">
            <w:pPr>
              <w:spacing w:line="240" w:lineRule="auto"/>
              <w:ind w:firstLine="0"/>
              <w:rPr>
                <w:bCs/>
              </w:rPr>
            </w:pPr>
            <w:r w:rsidRPr="00704710">
              <w:t>20.78</w:t>
            </w:r>
          </w:p>
        </w:tc>
        <w:tc>
          <w:tcPr>
            <w:tcW w:w="992" w:type="dxa"/>
            <w:noWrap/>
            <w:hideMark/>
          </w:tcPr>
          <w:p w14:paraId="75E0D4F2" w14:textId="4993E8C1" w:rsidR="00B37232" w:rsidRPr="00B74FD2" w:rsidRDefault="00B37232" w:rsidP="00B37232">
            <w:pPr>
              <w:spacing w:line="240" w:lineRule="auto"/>
              <w:ind w:firstLine="0"/>
              <w:rPr>
                <w:bCs/>
              </w:rPr>
            </w:pPr>
            <w:r w:rsidRPr="00704710">
              <w:t>0.00</w:t>
            </w:r>
          </w:p>
        </w:tc>
      </w:tr>
      <w:tr w:rsidR="00B37232" w:rsidRPr="00B74FD2" w14:paraId="4AC9D932" w14:textId="77777777" w:rsidTr="00B37232">
        <w:trPr>
          <w:trHeight w:val="300"/>
        </w:trPr>
        <w:tc>
          <w:tcPr>
            <w:tcW w:w="505" w:type="dxa"/>
            <w:noWrap/>
            <w:hideMark/>
          </w:tcPr>
          <w:p w14:paraId="00112FFC" w14:textId="3C83959F" w:rsidR="00B37232" w:rsidRPr="00B74FD2" w:rsidRDefault="00B37232" w:rsidP="00B37232">
            <w:pPr>
              <w:spacing w:line="240" w:lineRule="auto"/>
              <w:ind w:firstLine="0"/>
              <w:rPr>
                <w:bCs/>
              </w:rPr>
            </w:pPr>
            <w:r w:rsidRPr="00704710">
              <w:t>11</w:t>
            </w:r>
          </w:p>
        </w:tc>
        <w:tc>
          <w:tcPr>
            <w:tcW w:w="1090" w:type="dxa"/>
            <w:noWrap/>
            <w:hideMark/>
          </w:tcPr>
          <w:p w14:paraId="2E6A7438" w14:textId="3DF6EA4A" w:rsidR="00B37232" w:rsidRPr="00B74FD2" w:rsidRDefault="00B37232" w:rsidP="00B37232">
            <w:pPr>
              <w:spacing w:line="240" w:lineRule="auto"/>
              <w:ind w:firstLine="0"/>
              <w:rPr>
                <w:bCs/>
              </w:rPr>
            </w:pPr>
            <w:r w:rsidRPr="00704710">
              <w:t>1.2167</w:t>
            </w:r>
          </w:p>
        </w:tc>
        <w:tc>
          <w:tcPr>
            <w:tcW w:w="1203" w:type="dxa"/>
            <w:noWrap/>
            <w:hideMark/>
          </w:tcPr>
          <w:p w14:paraId="44F95F7D" w14:textId="05C48FC8" w:rsidR="00B37232" w:rsidRPr="00B74FD2" w:rsidRDefault="00B37232" w:rsidP="00B37232">
            <w:pPr>
              <w:spacing w:line="240" w:lineRule="auto"/>
              <w:ind w:firstLine="0"/>
              <w:rPr>
                <w:bCs/>
              </w:rPr>
            </w:pPr>
            <w:r w:rsidRPr="00704710">
              <w:t>-0.0099</w:t>
            </w:r>
          </w:p>
        </w:tc>
        <w:tc>
          <w:tcPr>
            <w:tcW w:w="1378" w:type="dxa"/>
            <w:noWrap/>
            <w:hideMark/>
          </w:tcPr>
          <w:p w14:paraId="2DD1090A" w14:textId="26EA570A" w:rsidR="00B37232" w:rsidRPr="00B74FD2" w:rsidRDefault="00B37232" w:rsidP="00B37232">
            <w:pPr>
              <w:spacing w:line="240" w:lineRule="auto"/>
              <w:ind w:firstLine="0"/>
              <w:rPr>
                <w:bCs/>
              </w:rPr>
            </w:pPr>
            <w:r w:rsidRPr="00704710">
              <w:t>-0.0161</w:t>
            </w:r>
          </w:p>
        </w:tc>
        <w:tc>
          <w:tcPr>
            <w:tcW w:w="1006" w:type="dxa"/>
            <w:noWrap/>
            <w:hideMark/>
          </w:tcPr>
          <w:p w14:paraId="47549B2D" w14:textId="083229BD" w:rsidR="00B37232" w:rsidRPr="00B74FD2" w:rsidRDefault="00B37232" w:rsidP="00B37232">
            <w:pPr>
              <w:spacing w:line="240" w:lineRule="auto"/>
              <w:ind w:firstLine="0"/>
              <w:rPr>
                <w:bCs/>
              </w:rPr>
            </w:pPr>
            <w:r w:rsidRPr="00704710">
              <w:t>NA</w:t>
            </w:r>
          </w:p>
        </w:tc>
        <w:tc>
          <w:tcPr>
            <w:tcW w:w="1035" w:type="dxa"/>
            <w:noWrap/>
            <w:hideMark/>
          </w:tcPr>
          <w:p w14:paraId="13D1DF52" w14:textId="1EACAD94" w:rsidR="00B37232" w:rsidRPr="00B74FD2" w:rsidRDefault="00B37232" w:rsidP="00B37232">
            <w:pPr>
              <w:spacing w:line="240" w:lineRule="auto"/>
              <w:ind w:firstLine="0"/>
              <w:rPr>
                <w:bCs/>
              </w:rPr>
            </w:pPr>
            <w:r w:rsidRPr="00704710">
              <w:t>NA</w:t>
            </w:r>
          </w:p>
        </w:tc>
        <w:tc>
          <w:tcPr>
            <w:tcW w:w="1206" w:type="dxa"/>
            <w:noWrap/>
            <w:hideMark/>
          </w:tcPr>
          <w:p w14:paraId="75711BB0" w14:textId="4B3D8E1F" w:rsidR="00B37232" w:rsidRPr="00B74FD2" w:rsidRDefault="00B37232" w:rsidP="00B37232">
            <w:pPr>
              <w:spacing w:line="240" w:lineRule="auto"/>
              <w:ind w:firstLine="0"/>
              <w:rPr>
                <w:bCs/>
              </w:rPr>
            </w:pPr>
            <w:r w:rsidRPr="00704710">
              <w:t>NA</w:t>
            </w:r>
          </w:p>
        </w:tc>
        <w:tc>
          <w:tcPr>
            <w:tcW w:w="1097" w:type="dxa"/>
            <w:noWrap/>
            <w:hideMark/>
          </w:tcPr>
          <w:p w14:paraId="0F40130C" w14:textId="0270011A" w:rsidR="00B37232" w:rsidRPr="00B74FD2" w:rsidRDefault="00B37232" w:rsidP="00B37232">
            <w:pPr>
              <w:spacing w:line="240" w:lineRule="auto"/>
              <w:ind w:firstLine="0"/>
              <w:rPr>
                <w:bCs/>
              </w:rPr>
            </w:pPr>
            <w:r w:rsidRPr="00704710">
              <w:t>NA</w:t>
            </w:r>
          </w:p>
        </w:tc>
        <w:tc>
          <w:tcPr>
            <w:tcW w:w="1134" w:type="dxa"/>
            <w:noWrap/>
            <w:hideMark/>
          </w:tcPr>
          <w:p w14:paraId="28275A40" w14:textId="3FB1B934" w:rsidR="00B37232" w:rsidRPr="00B74FD2" w:rsidRDefault="00B37232" w:rsidP="00B37232">
            <w:pPr>
              <w:spacing w:line="240" w:lineRule="auto"/>
              <w:ind w:firstLine="0"/>
              <w:rPr>
                <w:bCs/>
              </w:rPr>
            </w:pPr>
            <w:r w:rsidRPr="00704710">
              <w:t>0.0000</w:t>
            </w:r>
          </w:p>
        </w:tc>
        <w:tc>
          <w:tcPr>
            <w:tcW w:w="711" w:type="dxa"/>
            <w:noWrap/>
            <w:hideMark/>
          </w:tcPr>
          <w:p w14:paraId="08BE0725" w14:textId="408193B8" w:rsidR="00B37232" w:rsidRPr="00B74FD2" w:rsidRDefault="00B37232" w:rsidP="00B37232">
            <w:pPr>
              <w:spacing w:line="240" w:lineRule="auto"/>
              <w:ind w:firstLine="0"/>
              <w:rPr>
                <w:bCs/>
              </w:rPr>
            </w:pPr>
            <w:r w:rsidRPr="00704710">
              <w:t>6.00</w:t>
            </w:r>
          </w:p>
        </w:tc>
        <w:tc>
          <w:tcPr>
            <w:tcW w:w="1274" w:type="dxa"/>
            <w:noWrap/>
            <w:hideMark/>
          </w:tcPr>
          <w:p w14:paraId="7D24CB43" w14:textId="74895919" w:rsidR="00B37232" w:rsidRPr="00B74FD2" w:rsidRDefault="00B37232" w:rsidP="00B37232">
            <w:pPr>
              <w:spacing w:line="240" w:lineRule="auto"/>
              <w:ind w:firstLine="0"/>
              <w:rPr>
                <w:bCs/>
              </w:rPr>
            </w:pPr>
            <w:r w:rsidRPr="00704710">
              <w:t>-1841.95</w:t>
            </w:r>
          </w:p>
        </w:tc>
        <w:tc>
          <w:tcPr>
            <w:tcW w:w="1276" w:type="dxa"/>
            <w:noWrap/>
            <w:hideMark/>
          </w:tcPr>
          <w:p w14:paraId="0796CBB8" w14:textId="383E7B46" w:rsidR="00B37232" w:rsidRPr="00B74FD2" w:rsidRDefault="00B37232" w:rsidP="00B37232">
            <w:pPr>
              <w:spacing w:line="240" w:lineRule="auto"/>
              <w:ind w:firstLine="0"/>
              <w:rPr>
                <w:bCs/>
              </w:rPr>
            </w:pPr>
            <w:r w:rsidRPr="00704710">
              <w:t>3695.93</w:t>
            </w:r>
          </w:p>
        </w:tc>
        <w:tc>
          <w:tcPr>
            <w:tcW w:w="850" w:type="dxa"/>
            <w:noWrap/>
            <w:hideMark/>
          </w:tcPr>
          <w:p w14:paraId="3F12076B" w14:textId="757697F9" w:rsidR="00B37232" w:rsidRPr="00B74FD2" w:rsidRDefault="00B37232" w:rsidP="00B37232">
            <w:pPr>
              <w:spacing w:line="240" w:lineRule="auto"/>
              <w:ind w:firstLine="0"/>
              <w:rPr>
                <w:bCs/>
              </w:rPr>
            </w:pPr>
            <w:r w:rsidRPr="00704710">
              <w:t>21.17</w:t>
            </w:r>
          </w:p>
        </w:tc>
        <w:tc>
          <w:tcPr>
            <w:tcW w:w="992" w:type="dxa"/>
            <w:noWrap/>
            <w:hideMark/>
          </w:tcPr>
          <w:p w14:paraId="31B368D7" w14:textId="6291BED6" w:rsidR="00B37232" w:rsidRPr="00B74FD2" w:rsidRDefault="00B37232" w:rsidP="00B37232">
            <w:pPr>
              <w:spacing w:line="240" w:lineRule="auto"/>
              <w:ind w:firstLine="0"/>
              <w:rPr>
                <w:bCs/>
              </w:rPr>
            </w:pPr>
            <w:r w:rsidRPr="00704710">
              <w:t>0.00</w:t>
            </w:r>
          </w:p>
        </w:tc>
      </w:tr>
      <w:tr w:rsidR="00B37232" w:rsidRPr="00B74FD2" w14:paraId="6566D24B" w14:textId="77777777" w:rsidTr="00B37232">
        <w:trPr>
          <w:trHeight w:val="300"/>
        </w:trPr>
        <w:tc>
          <w:tcPr>
            <w:tcW w:w="505" w:type="dxa"/>
            <w:noWrap/>
            <w:hideMark/>
          </w:tcPr>
          <w:p w14:paraId="3C9E2BE1" w14:textId="665543ED" w:rsidR="00B37232" w:rsidRPr="00B74FD2" w:rsidRDefault="00B37232" w:rsidP="00B37232">
            <w:pPr>
              <w:spacing w:line="240" w:lineRule="auto"/>
              <w:ind w:firstLine="0"/>
              <w:rPr>
                <w:bCs/>
              </w:rPr>
            </w:pPr>
            <w:r w:rsidRPr="00704710">
              <w:t>17</w:t>
            </w:r>
          </w:p>
        </w:tc>
        <w:tc>
          <w:tcPr>
            <w:tcW w:w="1090" w:type="dxa"/>
            <w:noWrap/>
            <w:hideMark/>
          </w:tcPr>
          <w:p w14:paraId="1B0632FA" w14:textId="759F62D3" w:rsidR="00B37232" w:rsidRPr="00B74FD2" w:rsidRDefault="00B37232" w:rsidP="00B37232">
            <w:pPr>
              <w:spacing w:line="240" w:lineRule="auto"/>
              <w:ind w:firstLine="0"/>
              <w:rPr>
                <w:bCs/>
              </w:rPr>
            </w:pPr>
            <w:r w:rsidRPr="00704710">
              <w:t>1.1915</w:t>
            </w:r>
          </w:p>
        </w:tc>
        <w:tc>
          <w:tcPr>
            <w:tcW w:w="1203" w:type="dxa"/>
            <w:noWrap/>
            <w:hideMark/>
          </w:tcPr>
          <w:p w14:paraId="57DE6B4C" w14:textId="3DC7F622" w:rsidR="00B37232" w:rsidRPr="00B74FD2" w:rsidRDefault="00B37232" w:rsidP="00B37232">
            <w:pPr>
              <w:spacing w:line="240" w:lineRule="auto"/>
              <w:ind w:firstLine="0"/>
              <w:rPr>
                <w:bCs/>
              </w:rPr>
            </w:pPr>
            <w:r w:rsidRPr="00704710">
              <w:t>-0.0097</w:t>
            </w:r>
          </w:p>
        </w:tc>
        <w:tc>
          <w:tcPr>
            <w:tcW w:w="1378" w:type="dxa"/>
            <w:noWrap/>
            <w:hideMark/>
          </w:tcPr>
          <w:p w14:paraId="0AC73195" w14:textId="466B41C0" w:rsidR="00B37232" w:rsidRPr="00B74FD2" w:rsidRDefault="00B37232" w:rsidP="00B37232">
            <w:pPr>
              <w:spacing w:line="240" w:lineRule="auto"/>
              <w:ind w:firstLine="0"/>
              <w:rPr>
                <w:bCs/>
              </w:rPr>
            </w:pPr>
            <w:r w:rsidRPr="00704710">
              <w:t>-0.0154</w:t>
            </w:r>
          </w:p>
        </w:tc>
        <w:tc>
          <w:tcPr>
            <w:tcW w:w="1006" w:type="dxa"/>
            <w:noWrap/>
            <w:hideMark/>
          </w:tcPr>
          <w:p w14:paraId="16C5D4FB" w14:textId="1E460795" w:rsidR="00B37232" w:rsidRPr="00B74FD2" w:rsidRDefault="00B37232" w:rsidP="00B37232">
            <w:pPr>
              <w:spacing w:line="240" w:lineRule="auto"/>
              <w:ind w:firstLine="0"/>
              <w:rPr>
                <w:bCs/>
              </w:rPr>
            </w:pPr>
            <w:r w:rsidRPr="00704710">
              <w:t>NA</w:t>
            </w:r>
          </w:p>
        </w:tc>
        <w:tc>
          <w:tcPr>
            <w:tcW w:w="1035" w:type="dxa"/>
            <w:noWrap/>
            <w:hideMark/>
          </w:tcPr>
          <w:p w14:paraId="3E886F56" w14:textId="5DF9745B" w:rsidR="00B37232" w:rsidRPr="00B74FD2" w:rsidRDefault="00B37232" w:rsidP="00B37232">
            <w:pPr>
              <w:spacing w:line="240" w:lineRule="auto"/>
              <w:ind w:firstLine="0"/>
              <w:rPr>
                <w:bCs/>
              </w:rPr>
            </w:pPr>
            <w:r w:rsidRPr="00704710">
              <w:t>+</w:t>
            </w:r>
          </w:p>
        </w:tc>
        <w:tc>
          <w:tcPr>
            <w:tcW w:w="1206" w:type="dxa"/>
            <w:noWrap/>
            <w:hideMark/>
          </w:tcPr>
          <w:p w14:paraId="1323FB08" w14:textId="620CA558" w:rsidR="00B37232" w:rsidRPr="00B74FD2" w:rsidRDefault="00B37232" w:rsidP="00B37232">
            <w:pPr>
              <w:spacing w:line="240" w:lineRule="auto"/>
              <w:ind w:firstLine="0"/>
              <w:rPr>
                <w:bCs/>
              </w:rPr>
            </w:pPr>
            <w:r w:rsidRPr="00704710">
              <w:t>NA</w:t>
            </w:r>
          </w:p>
        </w:tc>
        <w:tc>
          <w:tcPr>
            <w:tcW w:w="1097" w:type="dxa"/>
            <w:noWrap/>
            <w:hideMark/>
          </w:tcPr>
          <w:p w14:paraId="66620BA4" w14:textId="421C762D" w:rsidR="00B37232" w:rsidRPr="00B74FD2" w:rsidRDefault="00B37232" w:rsidP="00B37232">
            <w:pPr>
              <w:spacing w:line="240" w:lineRule="auto"/>
              <w:ind w:firstLine="0"/>
              <w:rPr>
                <w:bCs/>
              </w:rPr>
            </w:pPr>
            <w:r w:rsidRPr="00704710">
              <w:t>NA</w:t>
            </w:r>
          </w:p>
        </w:tc>
        <w:tc>
          <w:tcPr>
            <w:tcW w:w="1134" w:type="dxa"/>
            <w:noWrap/>
            <w:hideMark/>
          </w:tcPr>
          <w:p w14:paraId="5A657316" w14:textId="4E86A921" w:rsidR="00B37232" w:rsidRPr="00B74FD2" w:rsidRDefault="00B37232" w:rsidP="00B37232">
            <w:pPr>
              <w:spacing w:line="240" w:lineRule="auto"/>
              <w:ind w:firstLine="0"/>
              <w:rPr>
                <w:bCs/>
              </w:rPr>
            </w:pPr>
            <w:r w:rsidRPr="00704710">
              <w:t>0.0000</w:t>
            </w:r>
          </w:p>
        </w:tc>
        <w:tc>
          <w:tcPr>
            <w:tcW w:w="711" w:type="dxa"/>
            <w:noWrap/>
            <w:hideMark/>
          </w:tcPr>
          <w:p w14:paraId="00FCEB09" w14:textId="3C3F9DF7" w:rsidR="00B37232" w:rsidRPr="00B74FD2" w:rsidRDefault="00B37232" w:rsidP="00B37232">
            <w:pPr>
              <w:spacing w:line="240" w:lineRule="auto"/>
              <w:ind w:firstLine="0"/>
              <w:rPr>
                <w:bCs/>
              </w:rPr>
            </w:pPr>
            <w:r w:rsidRPr="00704710">
              <w:t>7.00</w:t>
            </w:r>
          </w:p>
        </w:tc>
        <w:tc>
          <w:tcPr>
            <w:tcW w:w="1274" w:type="dxa"/>
            <w:noWrap/>
            <w:hideMark/>
          </w:tcPr>
          <w:p w14:paraId="01D17C29" w14:textId="4CC66B3E" w:rsidR="00B37232" w:rsidRPr="00B74FD2" w:rsidRDefault="00B37232" w:rsidP="00B37232">
            <w:pPr>
              <w:spacing w:line="240" w:lineRule="auto"/>
              <w:ind w:firstLine="0"/>
              <w:rPr>
                <w:bCs/>
              </w:rPr>
            </w:pPr>
            <w:r w:rsidRPr="00704710">
              <w:t>-1843.52</w:t>
            </w:r>
          </w:p>
        </w:tc>
        <w:tc>
          <w:tcPr>
            <w:tcW w:w="1276" w:type="dxa"/>
            <w:noWrap/>
            <w:hideMark/>
          </w:tcPr>
          <w:p w14:paraId="5C94D3BC" w14:textId="562CCE1C" w:rsidR="00B37232" w:rsidRPr="00B74FD2" w:rsidRDefault="00B37232" w:rsidP="00B37232">
            <w:pPr>
              <w:spacing w:line="240" w:lineRule="auto"/>
              <w:ind w:firstLine="0"/>
              <w:rPr>
                <w:bCs/>
              </w:rPr>
            </w:pPr>
            <w:r w:rsidRPr="00704710">
              <w:t>3701.07</w:t>
            </w:r>
          </w:p>
        </w:tc>
        <w:tc>
          <w:tcPr>
            <w:tcW w:w="850" w:type="dxa"/>
            <w:noWrap/>
            <w:hideMark/>
          </w:tcPr>
          <w:p w14:paraId="548BCA64" w14:textId="698F04A3" w:rsidR="00B37232" w:rsidRPr="00B74FD2" w:rsidRDefault="00B37232" w:rsidP="00B37232">
            <w:pPr>
              <w:spacing w:line="240" w:lineRule="auto"/>
              <w:ind w:firstLine="0"/>
              <w:rPr>
                <w:bCs/>
              </w:rPr>
            </w:pPr>
            <w:r w:rsidRPr="00704710">
              <w:t>26.30</w:t>
            </w:r>
          </w:p>
        </w:tc>
        <w:tc>
          <w:tcPr>
            <w:tcW w:w="992" w:type="dxa"/>
            <w:noWrap/>
            <w:hideMark/>
          </w:tcPr>
          <w:p w14:paraId="11E04FEC" w14:textId="750B469D" w:rsidR="00B37232" w:rsidRPr="00B74FD2" w:rsidRDefault="00B37232" w:rsidP="00B37232">
            <w:pPr>
              <w:spacing w:line="240" w:lineRule="auto"/>
              <w:ind w:firstLine="0"/>
              <w:rPr>
                <w:bCs/>
              </w:rPr>
            </w:pPr>
            <w:r w:rsidRPr="00704710">
              <w:t>0.00</w:t>
            </w:r>
          </w:p>
        </w:tc>
      </w:tr>
      <w:tr w:rsidR="00B37232" w:rsidRPr="00B74FD2" w14:paraId="4087CD76" w14:textId="77777777" w:rsidTr="00B37232">
        <w:trPr>
          <w:trHeight w:val="300"/>
        </w:trPr>
        <w:tc>
          <w:tcPr>
            <w:tcW w:w="505" w:type="dxa"/>
            <w:noWrap/>
            <w:hideMark/>
          </w:tcPr>
          <w:p w14:paraId="349E84FA" w14:textId="567130F5" w:rsidR="00B37232" w:rsidRPr="00B74FD2" w:rsidRDefault="00B37232" w:rsidP="00B37232">
            <w:pPr>
              <w:spacing w:line="240" w:lineRule="auto"/>
              <w:ind w:firstLine="0"/>
              <w:rPr>
                <w:bCs/>
              </w:rPr>
            </w:pPr>
            <w:r w:rsidRPr="00704710">
              <w:t>12</w:t>
            </w:r>
          </w:p>
        </w:tc>
        <w:tc>
          <w:tcPr>
            <w:tcW w:w="1090" w:type="dxa"/>
            <w:noWrap/>
            <w:hideMark/>
          </w:tcPr>
          <w:p w14:paraId="40603CB8" w14:textId="182D8103" w:rsidR="00B37232" w:rsidRPr="00B74FD2" w:rsidRDefault="00B37232" w:rsidP="00B37232">
            <w:pPr>
              <w:spacing w:line="240" w:lineRule="auto"/>
              <w:ind w:firstLine="0"/>
              <w:rPr>
                <w:bCs/>
              </w:rPr>
            </w:pPr>
            <w:r w:rsidRPr="00704710">
              <w:t>0.7771</w:t>
            </w:r>
          </w:p>
        </w:tc>
        <w:tc>
          <w:tcPr>
            <w:tcW w:w="1203" w:type="dxa"/>
            <w:noWrap/>
            <w:hideMark/>
          </w:tcPr>
          <w:p w14:paraId="470626C6" w14:textId="37EEA78B" w:rsidR="00B37232" w:rsidRPr="00B74FD2" w:rsidRDefault="00B37232" w:rsidP="00B37232">
            <w:pPr>
              <w:spacing w:line="240" w:lineRule="auto"/>
              <w:ind w:firstLine="0"/>
              <w:rPr>
                <w:bCs/>
              </w:rPr>
            </w:pPr>
            <w:r w:rsidRPr="00704710">
              <w:t>-0.0098</w:t>
            </w:r>
          </w:p>
        </w:tc>
        <w:tc>
          <w:tcPr>
            <w:tcW w:w="1378" w:type="dxa"/>
            <w:noWrap/>
            <w:hideMark/>
          </w:tcPr>
          <w:p w14:paraId="520A6227" w14:textId="2A37F107" w:rsidR="00B37232" w:rsidRPr="00B74FD2" w:rsidRDefault="00B37232" w:rsidP="00B37232">
            <w:pPr>
              <w:spacing w:line="240" w:lineRule="auto"/>
              <w:ind w:firstLine="0"/>
              <w:rPr>
                <w:bCs/>
              </w:rPr>
            </w:pPr>
            <w:r w:rsidRPr="00704710">
              <w:t>NA</w:t>
            </w:r>
          </w:p>
        </w:tc>
        <w:tc>
          <w:tcPr>
            <w:tcW w:w="1006" w:type="dxa"/>
            <w:noWrap/>
            <w:hideMark/>
          </w:tcPr>
          <w:p w14:paraId="73646568" w14:textId="408CEF21" w:rsidR="00B37232" w:rsidRPr="00B74FD2" w:rsidRDefault="00B37232" w:rsidP="00B37232">
            <w:pPr>
              <w:spacing w:line="240" w:lineRule="auto"/>
              <w:ind w:firstLine="0"/>
              <w:rPr>
                <w:bCs/>
              </w:rPr>
            </w:pPr>
            <w:r w:rsidRPr="00704710">
              <w:t>NA</w:t>
            </w:r>
          </w:p>
        </w:tc>
        <w:tc>
          <w:tcPr>
            <w:tcW w:w="1035" w:type="dxa"/>
            <w:noWrap/>
            <w:hideMark/>
          </w:tcPr>
          <w:p w14:paraId="6D932E8E" w14:textId="1F0B71C5" w:rsidR="00B37232" w:rsidRPr="00B74FD2" w:rsidRDefault="00B37232" w:rsidP="00B37232">
            <w:pPr>
              <w:spacing w:line="240" w:lineRule="auto"/>
              <w:ind w:firstLine="0"/>
              <w:rPr>
                <w:bCs/>
              </w:rPr>
            </w:pPr>
            <w:r w:rsidRPr="00704710">
              <w:t>NA</w:t>
            </w:r>
          </w:p>
        </w:tc>
        <w:tc>
          <w:tcPr>
            <w:tcW w:w="1206" w:type="dxa"/>
            <w:noWrap/>
            <w:hideMark/>
          </w:tcPr>
          <w:p w14:paraId="426DED74" w14:textId="6223C48F" w:rsidR="00B37232" w:rsidRPr="00B74FD2" w:rsidRDefault="00B37232" w:rsidP="00B37232">
            <w:pPr>
              <w:spacing w:line="240" w:lineRule="auto"/>
              <w:ind w:firstLine="0"/>
              <w:rPr>
                <w:bCs/>
              </w:rPr>
            </w:pPr>
            <w:r w:rsidRPr="00704710">
              <w:t>NA</w:t>
            </w:r>
          </w:p>
        </w:tc>
        <w:tc>
          <w:tcPr>
            <w:tcW w:w="1097" w:type="dxa"/>
            <w:noWrap/>
            <w:hideMark/>
          </w:tcPr>
          <w:p w14:paraId="0E3B5C53" w14:textId="41C065B9" w:rsidR="00B37232" w:rsidRPr="00B74FD2" w:rsidRDefault="00B37232" w:rsidP="00B37232">
            <w:pPr>
              <w:spacing w:line="240" w:lineRule="auto"/>
              <w:ind w:firstLine="0"/>
              <w:rPr>
                <w:bCs/>
              </w:rPr>
            </w:pPr>
            <w:r w:rsidRPr="00704710">
              <w:t>NA</w:t>
            </w:r>
          </w:p>
        </w:tc>
        <w:tc>
          <w:tcPr>
            <w:tcW w:w="1134" w:type="dxa"/>
            <w:noWrap/>
            <w:hideMark/>
          </w:tcPr>
          <w:p w14:paraId="1651A62F" w14:textId="0501C93E" w:rsidR="00B37232" w:rsidRPr="00B74FD2" w:rsidRDefault="00B37232" w:rsidP="00B37232">
            <w:pPr>
              <w:spacing w:line="240" w:lineRule="auto"/>
              <w:ind w:firstLine="0"/>
              <w:rPr>
                <w:bCs/>
              </w:rPr>
            </w:pPr>
            <w:r w:rsidRPr="00704710">
              <w:t>0.0000</w:t>
            </w:r>
          </w:p>
        </w:tc>
        <w:tc>
          <w:tcPr>
            <w:tcW w:w="711" w:type="dxa"/>
            <w:noWrap/>
            <w:hideMark/>
          </w:tcPr>
          <w:p w14:paraId="55611E3B" w14:textId="6AB83D9F" w:rsidR="00B37232" w:rsidRPr="00B74FD2" w:rsidRDefault="00B37232" w:rsidP="00B37232">
            <w:pPr>
              <w:spacing w:line="240" w:lineRule="auto"/>
              <w:ind w:firstLine="0"/>
              <w:rPr>
                <w:bCs/>
              </w:rPr>
            </w:pPr>
            <w:r w:rsidRPr="00704710">
              <w:t>5.00</w:t>
            </w:r>
          </w:p>
        </w:tc>
        <w:tc>
          <w:tcPr>
            <w:tcW w:w="1274" w:type="dxa"/>
            <w:noWrap/>
            <w:hideMark/>
          </w:tcPr>
          <w:p w14:paraId="09D1B061" w14:textId="3E1489C1" w:rsidR="00B37232" w:rsidRPr="00B74FD2" w:rsidRDefault="00B37232" w:rsidP="00B37232">
            <w:pPr>
              <w:spacing w:line="240" w:lineRule="auto"/>
              <w:ind w:firstLine="0"/>
              <w:rPr>
                <w:bCs/>
              </w:rPr>
            </w:pPr>
            <w:r w:rsidRPr="00704710">
              <w:t>-1845.55</w:t>
            </w:r>
          </w:p>
        </w:tc>
        <w:tc>
          <w:tcPr>
            <w:tcW w:w="1276" w:type="dxa"/>
            <w:noWrap/>
            <w:hideMark/>
          </w:tcPr>
          <w:p w14:paraId="4C681EC7" w14:textId="48066529" w:rsidR="00B37232" w:rsidRPr="00B74FD2" w:rsidRDefault="00B37232" w:rsidP="00B37232">
            <w:pPr>
              <w:spacing w:line="240" w:lineRule="auto"/>
              <w:ind w:firstLine="0"/>
              <w:rPr>
                <w:bCs/>
              </w:rPr>
            </w:pPr>
            <w:r w:rsidRPr="00704710">
              <w:t>3701.12</w:t>
            </w:r>
          </w:p>
        </w:tc>
        <w:tc>
          <w:tcPr>
            <w:tcW w:w="850" w:type="dxa"/>
            <w:noWrap/>
            <w:hideMark/>
          </w:tcPr>
          <w:p w14:paraId="51719235" w14:textId="64EBFEDC" w:rsidR="00B37232" w:rsidRPr="00B74FD2" w:rsidRDefault="00B37232" w:rsidP="00B37232">
            <w:pPr>
              <w:spacing w:line="240" w:lineRule="auto"/>
              <w:ind w:firstLine="0"/>
              <w:rPr>
                <w:bCs/>
              </w:rPr>
            </w:pPr>
            <w:r w:rsidRPr="00704710">
              <w:t>26.36</w:t>
            </w:r>
          </w:p>
        </w:tc>
        <w:tc>
          <w:tcPr>
            <w:tcW w:w="992" w:type="dxa"/>
            <w:noWrap/>
            <w:hideMark/>
          </w:tcPr>
          <w:p w14:paraId="0D02D3E6" w14:textId="471A66A9" w:rsidR="00B37232" w:rsidRPr="00B74FD2" w:rsidRDefault="00B37232" w:rsidP="00B37232">
            <w:pPr>
              <w:spacing w:line="240" w:lineRule="auto"/>
              <w:ind w:firstLine="0"/>
              <w:rPr>
                <w:bCs/>
              </w:rPr>
            </w:pPr>
            <w:r w:rsidRPr="00704710">
              <w:t>0.00</w:t>
            </w:r>
          </w:p>
        </w:tc>
      </w:tr>
      <w:tr w:rsidR="00B37232" w:rsidRPr="00B74FD2" w14:paraId="715408F4" w14:textId="77777777" w:rsidTr="00B37232">
        <w:trPr>
          <w:trHeight w:val="300"/>
        </w:trPr>
        <w:tc>
          <w:tcPr>
            <w:tcW w:w="505" w:type="dxa"/>
            <w:noWrap/>
            <w:hideMark/>
          </w:tcPr>
          <w:p w14:paraId="34E1F678" w14:textId="0C684CF5" w:rsidR="00B37232" w:rsidRPr="00B74FD2" w:rsidRDefault="00B37232" w:rsidP="00B37232">
            <w:pPr>
              <w:spacing w:line="240" w:lineRule="auto"/>
              <w:ind w:firstLine="0"/>
              <w:rPr>
                <w:bCs/>
              </w:rPr>
            </w:pPr>
            <w:r w:rsidRPr="00704710">
              <w:t>19</w:t>
            </w:r>
          </w:p>
        </w:tc>
        <w:tc>
          <w:tcPr>
            <w:tcW w:w="1090" w:type="dxa"/>
            <w:noWrap/>
            <w:hideMark/>
          </w:tcPr>
          <w:p w14:paraId="5BB921D3" w14:textId="43EB2D10" w:rsidR="00B37232" w:rsidRPr="00B74FD2" w:rsidRDefault="00B37232" w:rsidP="00B37232">
            <w:pPr>
              <w:spacing w:line="240" w:lineRule="auto"/>
              <w:ind w:firstLine="0"/>
              <w:rPr>
                <w:bCs/>
              </w:rPr>
            </w:pPr>
            <w:r w:rsidRPr="00704710">
              <w:t>0.7691</w:t>
            </w:r>
          </w:p>
        </w:tc>
        <w:tc>
          <w:tcPr>
            <w:tcW w:w="1203" w:type="dxa"/>
            <w:noWrap/>
            <w:hideMark/>
          </w:tcPr>
          <w:p w14:paraId="68537963" w14:textId="396A9608" w:rsidR="00B37232" w:rsidRPr="00B74FD2" w:rsidRDefault="00B37232" w:rsidP="00B37232">
            <w:pPr>
              <w:spacing w:line="240" w:lineRule="auto"/>
              <w:ind w:firstLine="0"/>
              <w:rPr>
                <w:bCs/>
              </w:rPr>
            </w:pPr>
            <w:r w:rsidRPr="00704710">
              <w:t>-0.0096</w:t>
            </w:r>
          </w:p>
        </w:tc>
        <w:tc>
          <w:tcPr>
            <w:tcW w:w="1378" w:type="dxa"/>
            <w:noWrap/>
            <w:hideMark/>
          </w:tcPr>
          <w:p w14:paraId="6564ADB8" w14:textId="32D5E5F1" w:rsidR="00B37232" w:rsidRPr="00B74FD2" w:rsidRDefault="00B37232" w:rsidP="00B37232">
            <w:pPr>
              <w:spacing w:line="240" w:lineRule="auto"/>
              <w:ind w:firstLine="0"/>
              <w:rPr>
                <w:bCs/>
              </w:rPr>
            </w:pPr>
            <w:r w:rsidRPr="00704710">
              <w:t>NA</w:t>
            </w:r>
          </w:p>
        </w:tc>
        <w:tc>
          <w:tcPr>
            <w:tcW w:w="1006" w:type="dxa"/>
            <w:noWrap/>
            <w:hideMark/>
          </w:tcPr>
          <w:p w14:paraId="6269551E" w14:textId="6DAE6BB9" w:rsidR="00B37232" w:rsidRPr="00B74FD2" w:rsidRDefault="00B37232" w:rsidP="00B37232">
            <w:pPr>
              <w:spacing w:line="240" w:lineRule="auto"/>
              <w:ind w:firstLine="0"/>
              <w:rPr>
                <w:bCs/>
              </w:rPr>
            </w:pPr>
            <w:r w:rsidRPr="00704710">
              <w:t>NA</w:t>
            </w:r>
          </w:p>
        </w:tc>
        <w:tc>
          <w:tcPr>
            <w:tcW w:w="1035" w:type="dxa"/>
            <w:noWrap/>
            <w:hideMark/>
          </w:tcPr>
          <w:p w14:paraId="7DF3419A" w14:textId="3C828390" w:rsidR="00B37232" w:rsidRPr="00B74FD2" w:rsidRDefault="00B37232" w:rsidP="00B37232">
            <w:pPr>
              <w:spacing w:line="240" w:lineRule="auto"/>
              <w:ind w:firstLine="0"/>
              <w:rPr>
                <w:bCs/>
              </w:rPr>
            </w:pPr>
            <w:r w:rsidRPr="00704710">
              <w:t>+</w:t>
            </w:r>
          </w:p>
        </w:tc>
        <w:tc>
          <w:tcPr>
            <w:tcW w:w="1206" w:type="dxa"/>
            <w:noWrap/>
            <w:hideMark/>
          </w:tcPr>
          <w:p w14:paraId="7828ABC0" w14:textId="2E744B31" w:rsidR="00B37232" w:rsidRPr="00B74FD2" w:rsidRDefault="00B37232" w:rsidP="00B37232">
            <w:pPr>
              <w:spacing w:line="240" w:lineRule="auto"/>
              <w:ind w:firstLine="0"/>
              <w:rPr>
                <w:bCs/>
              </w:rPr>
            </w:pPr>
            <w:r w:rsidRPr="00704710">
              <w:t>NA</w:t>
            </w:r>
          </w:p>
        </w:tc>
        <w:tc>
          <w:tcPr>
            <w:tcW w:w="1097" w:type="dxa"/>
            <w:noWrap/>
            <w:hideMark/>
          </w:tcPr>
          <w:p w14:paraId="4B51D9DD" w14:textId="3A6395C5" w:rsidR="00B37232" w:rsidRPr="00B74FD2" w:rsidRDefault="00B37232" w:rsidP="00B37232">
            <w:pPr>
              <w:spacing w:line="240" w:lineRule="auto"/>
              <w:ind w:firstLine="0"/>
              <w:rPr>
                <w:bCs/>
              </w:rPr>
            </w:pPr>
            <w:r w:rsidRPr="00704710">
              <w:t>NA</w:t>
            </w:r>
          </w:p>
        </w:tc>
        <w:tc>
          <w:tcPr>
            <w:tcW w:w="1134" w:type="dxa"/>
            <w:noWrap/>
            <w:hideMark/>
          </w:tcPr>
          <w:p w14:paraId="1E1FC988" w14:textId="48734DFE" w:rsidR="00B37232" w:rsidRPr="00B74FD2" w:rsidRDefault="00B37232" w:rsidP="00B37232">
            <w:pPr>
              <w:spacing w:line="240" w:lineRule="auto"/>
              <w:ind w:firstLine="0"/>
              <w:rPr>
                <w:bCs/>
              </w:rPr>
            </w:pPr>
            <w:r w:rsidRPr="00704710">
              <w:t>0.0000</w:t>
            </w:r>
          </w:p>
        </w:tc>
        <w:tc>
          <w:tcPr>
            <w:tcW w:w="711" w:type="dxa"/>
            <w:noWrap/>
            <w:hideMark/>
          </w:tcPr>
          <w:p w14:paraId="44831C81" w14:textId="00ACA136" w:rsidR="00B37232" w:rsidRPr="00B74FD2" w:rsidRDefault="00B37232" w:rsidP="00B37232">
            <w:pPr>
              <w:spacing w:line="240" w:lineRule="auto"/>
              <w:ind w:firstLine="0"/>
              <w:rPr>
                <w:bCs/>
              </w:rPr>
            </w:pPr>
            <w:r w:rsidRPr="00704710">
              <w:t>6.00</w:t>
            </w:r>
          </w:p>
        </w:tc>
        <w:tc>
          <w:tcPr>
            <w:tcW w:w="1274" w:type="dxa"/>
            <w:noWrap/>
            <w:hideMark/>
          </w:tcPr>
          <w:p w14:paraId="74E9603E" w14:textId="2116532C" w:rsidR="00B37232" w:rsidRPr="00B74FD2" w:rsidRDefault="00B37232" w:rsidP="00B37232">
            <w:pPr>
              <w:spacing w:line="240" w:lineRule="auto"/>
              <w:ind w:firstLine="0"/>
              <w:rPr>
                <w:bCs/>
              </w:rPr>
            </w:pPr>
            <w:r w:rsidRPr="00704710">
              <w:t>-1846.34</w:t>
            </w:r>
          </w:p>
        </w:tc>
        <w:tc>
          <w:tcPr>
            <w:tcW w:w="1276" w:type="dxa"/>
            <w:noWrap/>
            <w:hideMark/>
          </w:tcPr>
          <w:p w14:paraId="381E337E" w14:textId="30AF2EF0" w:rsidR="00B37232" w:rsidRPr="00B74FD2" w:rsidRDefault="00B37232" w:rsidP="00B37232">
            <w:pPr>
              <w:spacing w:line="240" w:lineRule="auto"/>
              <w:ind w:firstLine="0"/>
              <w:rPr>
                <w:bCs/>
              </w:rPr>
            </w:pPr>
            <w:r w:rsidRPr="00704710">
              <w:t>3704.70</w:t>
            </w:r>
          </w:p>
        </w:tc>
        <w:tc>
          <w:tcPr>
            <w:tcW w:w="850" w:type="dxa"/>
            <w:noWrap/>
            <w:hideMark/>
          </w:tcPr>
          <w:p w14:paraId="79AA441C" w14:textId="19400103" w:rsidR="00B37232" w:rsidRPr="00B74FD2" w:rsidRDefault="00B37232" w:rsidP="00B37232">
            <w:pPr>
              <w:spacing w:line="240" w:lineRule="auto"/>
              <w:ind w:firstLine="0"/>
              <w:rPr>
                <w:bCs/>
              </w:rPr>
            </w:pPr>
            <w:r w:rsidRPr="00704710">
              <w:t>29.93</w:t>
            </w:r>
          </w:p>
        </w:tc>
        <w:tc>
          <w:tcPr>
            <w:tcW w:w="992" w:type="dxa"/>
            <w:noWrap/>
            <w:hideMark/>
          </w:tcPr>
          <w:p w14:paraId="1403D020" w14:textId="39E0B16E" w:rsidR="00B37232" w:rsidRPr="00B74FD2" w:rsidRDefault="00B37232" w:rsidP="00B37232">
            <w:pPr>
              <w:spacing w:line="240" w:lineRule="auto"/>
              <w:ind w:firstLine="0"/>
              <w:rPr>
                <w:bCs/>
              </w:rPr>
            </w:pPr>
            <w:r w:rsidRPr="00704710">
              <w:t>0.00</w:t>
            </w:r>
          </w:p>
        </w:tc>
      </w:tr>
      <w:tr w:rsidR="00B37232" w:rsidRPr="00B74FD2" w14:paraId="375B9CA0" w14:textId="77777777" w:rsidTr="00B37232">
        <w:trPr>
          <w:trHeight w:val="300"/>
        </w:trPr>
        <w:tc>
          <w:tcPr>
            <w:tcW w:w="505" w:type="dxa"/>
            <w:noWrap/>
            <w:hideMark/>
          </w:tcPr>
          <w:p w14:paraId="3FE874B9" w14:textId="2FCC03B4" w:rsidR="00B37232" w:rsidRPr="00B74FD2" w:rsidRDefault="00B37232" w:rsidP="00B37232">
            <w:pPr>
              <w:spacing w:line="240" w:lineRule="auto"/>
              <w:ind w:firstLine="0"/>
              <w:rPr>
                <w:bCs/>
              </w:rPr>
            </w:pPr>
            <w:r w:rsidRPr="00704710">
              <w:t>5</w:t>
            </w:r>
          </w:p>
        </w:tc>
        <w:tc>
          <w:tcPr>
            <w:tcW w:w="1090" w:type="dxa"/>
            <w:noWrap/>
            <w:hideMark/>
          </w:tcPr>
          <w:p w14:paraId="53D2AF41" w14:textId="3FAA2021" w:rsidR="00B37232" w:rsidRPr="00B74FD2" w:rsidRDefault="00B37232" w:rsidP="00B37232">
            <w:pPr>
              <w:spacing w:line="240" w:lineRule="auto"/>
              <w:ind w:firstLine="0"/>
              <w:rPr>
                <w:bCs/>
              </w:rPr>
            </w:pPr>
            <w:r w:rsidRPr="00704710">
              <w:t>1.2046</w:t>
            </w:r>
          </w:p>
        </w:tc>
        <w:tc>
          <w:tcPr>
            <w:tcW w:w="1203" w:type="dxa"/>
            <w:noWrap/>
            <w:hideMark/>
          </w:tcPr>
          <w:p w14:paraId="549A267B" w14:textId="0B26739F" w:rsidR="00B37232" w:rsidRPr="00B74FD2" w:rsidRDefault="00B37232" w:rsidP="00B37232">
            <w:pPr>
              <w:spacing w:line="240" w:lineRule="auto"/>
              <w:ind w:firstLine="0"/>
              <w:rPr>
                <w:bCs/>
              </w:rPr>
            </w:pPr>
            <w:r w:rsidRPr="00704710">
              <w:t>-0.0097</w:t>
            </w:r>
          </w:p>
        </w:tc>
        <w:tc>
          <w:tcPr>
            <w:tcW w:w="1378" w:type="dxa"/>
            <w:noWrap/>
            <w:hideMark/>
          </w:tcPr>
          <w:p w14:paraId="38C31CAB" w14:textId="5608F9FC" w:rsidR="00B37232" w:rsidRPr="00B74FD2" w:rsidRDefault="00B37232" w:rsidP="00B37232">
            <w:pPr>
              <w:spacing w:line="240" w:lineRule="auto"/>
              <w:ind w:firstLine="0"/>
              <w:rPr>
                <w:bCs/>
              </w:rPr>
            </w:pPr>
            <w:r w:rsidRPr="00704710">
              <w:t>-0.0159</w:t>
            </w:r>
          </w:p>
        </w:tc>
        <w:tc>
          <w:tcPr>
            <w:tcW w:w="1006" w:type="dxa"/>
            <w:noWrap/>
            <w:hideMark/>
          </w:tcPr>
          <w:p w14:paraId="302F99C0" w14:textId="749EA6C5" w:rsidR="00B37232" w:rsidRPr="00B74FD2" w:rsidRDefault="00B37232" w:rsidP="00B37232">
            <w:pPr>
              <w:spacing w:line="240" w:lineRule="auto"/>
              <w:ind w:firstLine="0"/>
              <w:rPr>
                <w:bCs/>
              </w:rPr>
            </w:pPr>
            <w:r w:rsidRPr="00704710">
              <w:t>-0.0036</w:t>
            </w:r>
          </w:p>
        </w:tc>
        <w:tc>
          <w:tcPr>
            <w:tcW w:w="1035" w:type="dxa"/>
            <w:noWrap/>
            <w:hideMark/>
          </w:tcPr>
          <w:p w14:paraId="2D2A151F" w14:textId="544540A4" w:rsidR="00B37232" w:rsidRPr="00B74FD2" w:rsidRDefault="00B37232" w:rsidP="00B37232">
            <w:pPr>
              <w:spacing w:line="240" w:lineRule="auto"/>
              <w:ind w:firstLine="0"/>
              <w:rPr>
                <w:bCs/>
              </w:rPr>
            </w:pPr>
            <w:r w:rsidRPr="00704710">
              <w:t>+</w:t>
            </w:r>
          </w:p>
        </w:tc>
        <w:tc>
          <w:tcPr>
            <w:tcW w:w="1206" w:type="dxa"/>
            <w:noWrap/>
            <w:hideMark/>
          </w:tcPr>
          <w:p w14:paraId="42790CD8" w14:textId="111B0CB1" w:rsidR="00B37232" w:rsidRPr="00B74FD2" w:rsidRDefault="00B37232" w:rsidP="00B37232">
            <w:pPr>
              <w:spacing w:line="240" w:lineRule="auto"/>
              <w:ind w:firstLine="0"/>
              <w:rPr>
                <w:bCs/>
              </w:rPr>
            </w:pPr>
            <w:r w:rsidRPr="00704710">
              <w:t>0.0001</w:t>
            </w:r>
          </w:p>
        </w:tc>
        <w:tc>
          <w:tcPr>
            <w:tcW w:w="1097" w:type="dxa"/>
            <w:noWrap/>
            <w:hideMark/>
          </w:tcPr>
          <w:p w14:paraId="38EE985B" w14:textId="26ADB14F" w:rsidR="00B37232" w:rsidRPr="00B74FD2" w:rsidRDefault="00B37232" w:rsidP="00B37232">
            <w:pPr>
              <w:spacing w:line="240" w:lineRule="auto"/>
              <w:ind w:firstLine="0"/>
              <w:rPr>
                <w:bCs/>
              </w:rPr>
            </w:pPr>
            <w:r w:rsidRPr="00704710">
              <w:t>NA</w:t>
            </w:r>
          </w:p>
        </w:tc>
        <w:tc>
          <w:tcPr>
            <w:tcW w:w="1134" w:type="dxa"/>
            <w:noWrap/>
            <w:hideMark/>
          </w:tcPr>
          <w:p w14:paraId="3457A563" w14:textId="44523F4F" w:rsidR="00B37232" w:rsidRPr="00B74FD2" w:rsidRDefault="00B37232" w:rsidP="00B37232">
            <w:pPr>
              <w:spacing w:line="240" w:lineRule="auto"/>
              <w:ind w:firstLine="0"/>
              <w:rPr>
                <w:bCs/>
              </w:rPr>
            </w:pPr>
            <w:r w:rsidRPr="00704710">
              <w:t>NA</w:t>
            </w:r>
          </w:p>
        </w:tc>
        <w:tc>
          <w:tcPr>
            <w:tcW w:w="711" w:type="dxa"/>
            <w:noWrap/>
            <w:hideMark/>
          </w:tcPr>
          <w:p w14:paraId="2170A800" w14:textId="79787C03" w:rsidR="00B37232" w:rsidRPr="00B74FD2" w:rsidRDefault="00B37232" w:rsidP="00B37232">
            <w:pPr>
              <w:spacing w:line="240" w:lineRule="auto"/>
              <w:ind w:firstLine="0"/>
              <w:rPr>
                <w:bCs/>
              </w:rPr>
            </w:pPr>
            <w:r w:rsidRPr="00704710">
              <w:t>8.00</w:t>
            </w:r>
          </w:p>
        </w:tc>
        <w:tc>
          <w:tcPr>
            <w:tcW w:w="1274" w:type="dxa"/>
            <w:noWrap/>
            <w:hideMark/>
          </w:tcPr>
          <w:p w14:paraId="79E9C417" w14:textId="42ED8C1E" w:rsidR="00B37232" w:rsidRPr="00B74FD2" w:rsidRDefault="00B37232" w:rsidP="00B37232">
            <w:pPr>
              <w:spacing w:line="240" w:lineRule="auto"/>
              <w:ind w:firstLine="0"/>
              <w:rPr>
                <w:bCs/>
              </w:rPr>
            </w:pPr>
            <w:r w:rsidRPr="00704710">
              <w:t>-1845.67</w:t>
            </w:r>
          </w:p>
        </w:tc>
        <w:tc>
          <w:tcPr>
            <w:tcW w:w="1276" w:type="dxa"/>
            <w:noWrap/>
            <w:hideMark/>
          </w:tcPr>
          <w:p w14:paraId="18149A1F" w14:textId="63A470FF" w:rsidR="00B37232" w:rsidRPr="00B74FD2" w:rsidRDefault="00B37232" w:rsidP="00B37232">
            <w:pPr>
              <w:spacing w:line="240" w:lineRule="auto"/>
              <w:ind w:firstLine="0"/>
              <w:rPr>
                <w:bCs/>
              </w:rPr>
            </w:pPr>
            <w:r w:rsidRPr="00704710">
              <w:t>3707.38</w:t>
            </w:r>
          </w:p>
        </w:tc>
        <w:tc>
          <w:tcPr>
            <w:tcW w:w="850" w:type="dxa"/>
            <w:noWrap/>
            <w:hideMark/>
          </w:tcPr>
          <w:p w14:paraId="69696329" w14:textId="44E8EDB5" w:rsidR="00B37232" w:rsidRPr="00B74FD2" w:rsidRDefault="00B37232" w:rsidP="00B37232">
            <w:pPr>
              <w:spacing w:line="240" w:lineRule="auto"/>
              <w:ind w:firstLine="0"/>
              <w:rPr>
                <w:bCs/>
              </w:rPr>
            </w:pPr>
            <w:r w:rsidRPr="00704710">
              <w:t>32.62</w:t>
            </w:r>
          </w:p>
        </w:tc>
        <w:tc>
          <w:tcPr>
            <w:tcW w:w="992" w:type="dxa"/>
            <w:noWrap/>
            <w:hideMark/>
          </w:tcPr>
          <w:p w14:paraId="0B0E1C2D" w14:textId="4B3B113F" w:rsidR="00B37232" w:rsidRPr="00B74FD2" w:rsidRDefault="00B37232" w:rsidP="00B37232">
            <w:pPr>
              <w:spacing w:line="240" w:lineRule="auto"/>
              <w:ind w:firstLine="0"/>
              <w:rPr>
                <w:bCs/>
              </w:rPr>
            </w:pPr>
            <w:r w:rsidRPr="00704710">
              <w:t>0.00</w:t>
            </w:r>
          </w:p>
        </w:tc>
      </w:tr>
      <w:tr w:rsidR="00B37232" w:rsidRPr="00B74FD2" w14:paraId="63E7EF24" w14:textId="77777777" w:rsidTr="00B37232">
        <w:trPr>
          <w:trHeight w:val="300"/>
        </w:trPr>
        <w:tc>
          <w:tcPr>
            <w:tcW w:w="505" w:type="dxa"/>
            <w:noWrap/>
            <w:hideMark/>
          </w:tcPr>
          <w:p w14:paraId="50947B65" w14:textId="1CA99210" w:rsidR="00B37232" w:rsidRPr="00B74FD2" w:rsidRDefault="00B37232" w:rsidP="00B37232">
            <w:pPr>
              <w:spacing w:line="240" w:lineRule="auto"/>
              <w:ind w:firstLine="0"/>
              <w:rPr>
                <w:bCs/>
              </w:rPr>
            </w:pPr>
            <w:r w:rsidRPr="00704710">
              <w:t>14</w:t>
            </w:r>
          </w:p>
        </w:tc>
        <w:tc>
          <w:tcPr>
            <w:tcW w:w="1090" w:type="dxa"/>
            <w:noWrap/>
            <w:hideMark/>
          </w:tcPr>
          <w:p w14:paraId="6B4EA04A" w14:textId="51F1C91C" w:rsidR="00B37232" w:rsidRPr="00B74FD2" w:rsidRDefault="00B37232" w:rsidP="00B37232">
            <w:pPr>
              <w:spacing w:line="240" w:lineRule="auto"/>
              <w:ind w:firstLine="0"/>
              <w:rPr>
                <w:bCs/>
              </w:rPr>
            </w:pPr>
            <w:r w:rsidRPr="00704710">
              <w:t>1.2226</w:t>
            </w:r>
          </w:p>
        </w:tc>
        <w:tc>
          <w:tcPr>
            <w:tcW w:w="1203" w:type="dxa"/>
            <w:noWrap/>
            <w:hideMark/>
          </w:tcPr>
          <w:p w14:paraId="4268257A" w14:textId="45E6A169" w:rsidR="00B37232" w:rsidRPr="00B74FD2" w:rsidRDefault="00B37232" w:rsidP="00B37232">
            <w:pPr>
              <w:spacing w:line="240" w:lineRule="auto"/>
              <w:ind w:firstLine="0"/>
              <w:rPr>
                <w:bCs/>
              </w:rPr>
            </w:pPr>
            <w:r w:rsidRPr="00704710">
              <w:t>-0.0099</w:t>
            </w:r>
          </w:p>
        </w:tc>
        <w:tc>
          <w:tcPr>
            <w:tcW w:w="1378" w:type="dxa"/>
            <w:noWrap/>
            <w:hideMark/>
          </w:tcPr>
          <w:p w14:paraId="3072970F" w14:textId="7890001F" w:rsidR="00B37232" w:rsidRPr="00B74FD2" w:rsidRDefault="00B37232" w:rsidP="00B37232">
            <w:pPr>
              <w:spacing w:line="240" w:lineRule="auto"/>
              <w:ind w:firstLine="0"/>
              <w:rPr>
                <w:bCs/>
              </w:rPr>
            </w:pPr>
            <w:r w:rsidRPr="00704710">
              <w:t>-0.0163</w:t>
            </w:r>
          </w:p>
        </w:tc>
        <w:tc>
          <w:tcPr>
            <w:tcW w:w="1006" w:type="dxa"/>
            <w:noWrap/>
            <w:hideMark/>
          </w:tcPr>
          <w:p w14:paraId="3719D6D8" w14:textId="0697491B" w:rsidR="00B37232" w:rsidRPr="00B74FD2" w:rsidRDefault="00B37232" w:rsidP="00B37232">
            <w:pPr>
              <w:spacing w:line="240" w:lineRule="auto"/>
              <w:ind w:firstLine="0"/>
              <w:rPr>
                <w:bCs/>
              </w:rPr>
            </w:pPr>
            <w:r w:rsidRPr="00704710">
              <w:t>-0.0005</w:t>
            </w:r>
          </w:p>
        </w:tc>
        <w:tc>
          <w:tcPr>
            <w:tcW w:w="1035" w:type="dxa"/>
            <w:noWrap/>
            <w:hideMark/>
          </w:tcPr>
          <w:p w14:paraId="7553DF60" w14:textId="42C9C3F5" w:rsidR="00B37232" w:rsidRPr="00B74FD2" w:rsidRDefault="00B37232" w:rsidP="00B37232">
            <w:pPr>
              <w:spacing w:line="240" w:lineRule="auto"/>
              <w:ind w:firstLine="0"/>
              <w:rPr>
                <w:bCs/>
              </w:rPr>
            </w:pPr>
            <w:r w:rsidRPr="00704710">
              <w:t>NA</w:t>
            </w:r>
          </w:p>
        </w:tc>
        <w:tc>
          <w:tcPr>
            <w:tcW w:w="1206" w:type="dxa"/>
            <w:noWrap/>
            <w:hideMark/>
          </w:tcPr>
          <w:p w14:paraId="2DAD6DF2" w14:textId="3909A57D" w:rsidR="00B37232" w:rsidRPr="00B74FD2" w:rsidRDefault="00B37232" w:rsidP="00B37232">
            <w:pPr>
              <w:spacing w:line="240" w:lineRule="auto"/>
              <w:ind w:firstLine="0"/>
              <w:rPr>
                <w:bCs/>
              </w:rPr>
            </w:pPr>
            <w:r w:rsidRPr="00704710">
              <w:t>NA</w:t>
            </w:r>
          </w:p>
        </w:tc>
        <w:tc>
          <w:tcPr>
            <w:tcW w:w="1097" w:type="dxa"/>
            <w:noWrap/>
            <w:hideMark/>
          </w:tcPr>
          <w:p w14:paraId="715FB15B" w14:textId="25A9F299" w:rsidR="00B37232" w:rsidRPr="00B74FD2" w:rsidRDefault="00B37232" w:rsidP="00B37232">
            <w:pPr>
              <w:spacing w:line="240" w:lineRule="auto"/>
              <w:ind w:firstLine="0"/>
              <w:rPr>
                <w:bCs/>
              </w:rPr>
            </w:pPr>
            <w:r w:rsidRPr="00704710">
              <w:t>NA</w:t>
            </w:r>
          </w:p>
        </w:tc>
        <w:tc>
          <w:tcPr>
            <w:tcW w:w="1134" w:type="dxa"/>
            <w:noWrap/>
            <w:hideMark/>
          </w:tcPr>
          <w:p w14:paraId="7F23E518" w14:textId="5E9CCF75" w:rsidR="00B37232" w:rsidRPr="00B74FD2" w:rsidRDefault="00B37232" w:rsidP="00B37232">
            <w:pPr>
              <w:spacing w:line="240" w:lineRule="auto"/>
              <w:ind w:firstLine="0"/>
              <w:rPr>
                <w:bCs/>
              </w:rPr>
            </w:pPr>
            <w:r w:rsidRPr="00704710">
              <w:t>0.0000</w:t>
            </w:r>
          </w:p>
        </w:tc>
        <w:tc>
          <w:tcPr>
            <w:tcW w:w="711" w:type="dxa"/>
            <w:noWrap/>
            <w:hideMark/>
          </w:tcPr>
          <w:p w14:paraId="1F18BF49" w14:textId="78395046" w:rsidR="00B37232" w:rsidRPr="00B74FD2" w:rsidRDefault="00B37232" w:rsidP="00B37232">
            <w:pPr>
              <w:spacing w:line="240" w:lineRule="auto"/>
              <w:ind w:firstLine="0"/>
              <w:rPr>
                <w:bCs/>
              </w:rPr>
            </w:pPr>
            <w:r w:rsidRPr="00704710">
              <w:t>7.00</w:t>
            </w:r>
          </w:p>
        </w:tc>
        <w:tc>
          <w:tcPr>
            <w:tcW w:w="1274" w:type="dxa"/>
            <w:noWrap/>
            <w:hideMark/>
          </w:tcPr>
          <w:p w14:paraId="136F06D9" w14:textId="52C46330" w:rsidR="00B37232" w:rsidRPr="00B74FD2" w:rsidRDefault="00B37232" w:rsidP="00B37232">
            <w:pPr>
              <w:spacing w:line="240" w:lineRule="auto"/>
              <w:ind w:firstLine="0"/>
              <w:rPr>
                <w:bCs/>
              </w:rPr>
            </w:pPr>
            <w:r w:rsidRPr="00704710">
              <w:t>-1847.49</w:t>
            </w:r>
          </w:p>
        </w:tc>
        <w:tc>
          <w:tcPr>
            <w:tcW w:w="1276" w:type="dxa"/>
            <w:noWrap/>
            <w:hideMark/>
          </w:tcPr>
          <w:p w14:paraId="25667692" w14:textId="40055E14" w:rsidR="00B37232" w:rsidRPr="00B74FD2" w:rsidRDefault="00B37232" w:rsidP="00B37232">
            <w:pPr>
              <w:spacing w:line="240" w:lineRule="auto"/>
              <w:ind w:firstLine="0"/>
              <w:rPr>
                <w:bCs/>
              </w:rPr>
            </w:pPr>
            <w:r w:rsidRPr="00704710">
              <w:t>3709.01</w:t>
            </w:r>
          </w:p>
        </w:tc>
        <w:tc>
          <w:tcPr>
            <w:tcW w:w="850" w:type="dxa"/>
            <w:noWrap/>
            <w:hideMark/>
          </w:tcPr>
          <w:p w14:paraId="66DF7A4E" w14:textId="27605813" w:rsidR="00B37232" w:rsidRPr="00B74FD2" w:rsidRDefault="00B37232" w:rsidP="00B37232">
            <w:pPr>
              <w:spacing w:line="240" w:lineRule="auto"/>
              <w:ind w:firstLine="0"/>
              <w:rPr>
                <w:bCs/>
              </w:rPr>
            </w:pPr>
            <w:r w:rsidRPr="00704710">
              <w:t>34.24</w:t>
            </w:r>
          </w:p>
        </w:tc>
        <w:tc>
          <w:tcPr>
            <w:tcW w:w="992" w:type="dxa"/>
            <w:noWrap/>
            <w:hideMark/>
          </w:tcPr>
          <w:p w14:paraId="2663F62D" w14:textId="77EEAC4E" w:rsidR="00B37232" w:rsidRPr="00B74FD2" w:rsidRDefault="00B37232" w:rsidP="00B37232">
            <w:pPr>
              <w:spacing w:line="240" w:lineRule="auto"/>
              <w:ind w:firstLine="0"/>
              <w:rPr>
                <w:bCs/>
              </w:rPr>
            </w:pPr>
            <w:r w:rsidRPr="00704710">
              <w:t>0.00</w:t>
            </w:r>
          </w:p>
        </w:tc>
      </w:tr>
      <w:tr w:rsidR="00B37232" w:rsidRPr="00B74FD2" w14:paraId="1D36C2D9" w14:textId="77777777" w:rsidTr="00B37232">
        <w:trPr>
          <w:trHeight w:val="300"/>
        </w:trPr>
        <w:tc>
          <w:tcPr>
            <w:tcW w:w="505" w:type="dxa"/>
            <w:noWrap/>
            <w:hideMark/>
          </w:tcPr>
          <w:p w14:paraId="53CE2D44" w14:textId="4EAEF1EB" w:rsidR="00B37232" w:rsidRPr="00B74FD2" w:rsidRDefault="00B37232" w:rsidP="00B37232">
            <w:pPr>
              <w:spacing w:line="240" w:lineRule="auto"/>
              <w:ind w:firstLine="0"/>
              <w:rPr>
                <w:bCs/>
              </w:rPr>
            </w:pPr>
            <w:r w:rsidRPr="00704710">
              <w:t>13</w:t>
            </w:r>
          </w:p>
        </w:tc>
        <w:tc>
          <w:tcPr>
            <w:tcW w:w="1090" w:type="dxa"/>
            <w:noWrap/>
            <w:hideMark/>
          </w:tcPr>
          <w:p w14:paraId="27AB66D7" w14:textId="5E67579F" w:rsidR="00B37232" w:rsidRPr="00B74FD2" w:rsidRDefault="00B37232" w:rsidP="00B37232">
            <w:pPr>
              <w:spacing w:line="240" w:lineRule="auto"/>
              <w:ind w:firstLine="0"/>
              <w:rPr>
                <w:bCs/>
              </w:rPr>
            </w:pPr>
            <w:r w:rsidRPr="00704710">
              <w:t>1.1669</w:t>
            </w:r>
          </w:p>
        </w:tc>
        <w:tc>
          <w:tcPr>
            <w:tcW w:w="1203" w:type="dxa"/>
            <w:noWrap/>
            <w:hideMark/>
          </w:tcPr>
          <w:p w14:paraId="7595177A" w14:textId="3E68D7C3" w:rsidR="00B37232" w:rsidRPr="00B74FD2" w:rsidRDefault="00B37232" w:rsidP="00B37232">
            <w:pPr>
              <w:spacing w:line="240" w:lineRule="auto"/>
              <w:ind w:firstLine="0"/>
              <w:rPr>
                <w:bCs/>
              </w:rPr>
            </w:pPr>
            <w:r w:rsidRPr="00704710">
              <w:t>NA</w:t>
            </w:r>
          </w:p>
        </w:tc>
        <w:tc>
          <w:tcPr>
            <w:tcW w:w="1378" w:type="dxa"/>
            <w:noWrap/>
            <w:hideMark/>
          </w:tcPr>
          <w:p w14:paraId="73B28732" w14:textId="0732E8E1" w:rsidR="00B37232" w:rsidRPr="00B74FD2" w:rsidRDefault="00B37232" w:rsidP="00B37232">
            <w:pPr>
              <w:spacing w:line="240" w:lineRule="auto"/>
              <w:ind w:firstLine="0"/>
              <w:rPr>
                <w:bCs/>
              </w:rPr>
            </w:pPr>
            <w:r w:rsidRPr="00704710">
              <w:t>-0.0158</w:t>
            </w:r>
          </w:p>
        </w:tc>
        <w:tc>
          <w:tcPr>
            <w:tcW w:w="1006" w:type="dxa"/>
            <w:noWrap/>
            <w:hideMark/>
          </w:tcPr>
          <w:p w14:paraId="22F98E50" w14:textId="33C36EC4" w:rsidR="00B37232" w:rsidRPr="00B74FD2" w:rsidRDefault="00B37232" w:rsidP="00B37232">
            <w:pPr>
              <w:spacing w:line="240" w:lineRule="auto"/>
              <w:ind w:firstLine="0"/>
              <w:rPr>
                <w:bCs/>
              </w:rPr>
            </w:pPr>
            <w:r w:rsidRPr="00704710">
              <w:t>NA</w:t>
            </w:r>
          </w:p>
        </w:tc>
        <w:tc>
          <w:tcPr>
            <w:tcW w:w="1035" w:type="dxa"/>
            <w:noWrap/>
            <w:hideMark/>
          </w:tcPr>
          <w:p w14:paraId="5AD5645C" w14:textId="3943D00B" w:rsidR="00B37232" w:rsidRPr="00B74FD2" w:rsidRDefault="00B37232" w:rsidP="00B37232">
            <w:pPr>
              <w:spacing w:line="240" w:lineRule="auto"/>
              <w:ind w:firstLine="0"/>
              <w:rPr>
                <w:bCs/>
              </w:rPr>
            </w:pPr>
            <w:r w:rsidRPr="00704710">
              <w:t>NA</w:t>
            </w:r>
          </w:p>
        </w:tc>
        <w:tc>
          <w:tcPr>
            <w:tcW w:w="1206" w:type="dxa"/>
            <w:noWrap/>
            <w:hideMark/>
          </w:tcPr>
          <w:p w14:paraId="4777FA55" w14:textId="4D4D1416" w:rsidR="00B37232" w:rsidRPr="00B74FD2" w:rsidRDefault="00B37232" w:rsidP="00B37232">
            <w:pPr>
              <w:spacing w:line="240" w:lineRule="auto"/>
              <w:ind w:firstLine="0"/>
              <w:rPr>
                <w:bCs/>
              </w:rPr>
            </w:pPr>
            <w:r w:rsidRPr="00704710">
              <w:t>NA</w:t>
            </w:r>
          </w:p>
        </w:tc>
        <w:tc>
          <w:tcPr>
            <w:tcW w:w="1097" w:type="dxa"/>
            <w:noWrap/>
            <w:hideMark/>
          </w:tcPr>
          <w:p w14:paraId="60CB71B5" w14:textId="5B215E6E" w:rsidR="00B37232" w:rsidRPr="00B74FD2" w:rsidRDefault="00B37232" w:rsidP="00B37232">
            <w:pPr>
              <w:spacing w:line="240" w:lineRule="auto"/>
              <w:ind w:firstLine="0"/>
              <w:rPr>
                <w:bCs/>
              </w:rPr>
            </w:pPr>
            <w:r w:rsidRPr="00704710">
              <w:t>NA</w:t>
            </w:r>
          </w:p>
        </w:tc>
        <w:tc>
          <w:tcPr>
            <w:tcW w:w="1134" w:type="dxa"/>
            <w:noWrap/>
            <w:hideMark/>
          </w:tcPr>
          <w:p w14:paraId="77D61CFE" w14:textId="20ED7A71" w:rsidR="00B37232" w:rsidRPr="00B74FD2" w:rsidRDefault="00B37232" w:rsidP="00B37232">
            <w:pPr>
              <w:spacing w:line="240" w:lineRule="auto"/>
              <w:ind w:firstLine="0"/>
              <w:rPr>
                <w:bCs/>
              </w:rPr>
            </w:pPr>
            <w:r w:rsidRPr="00704710">
              <w:t>0.0000</w:t>
            </w:r>
          </w:p>
        </w:tc>
        <w:tc>
          <w:tcPr>
            <w:tcW w:w="711" w:type="dxa"/>
            <w:noWrap/>
            <w:hideMark/>
          </w:tcPr>
          <w:p w14:paraId="6C234038" w14:textId="0ED3AC94" w:rsidR="00B37232" w:rsidRPr="00B74FD2" w:rsidRDefault="00B37232" w:rsidP="00B37232">
            <w:pPr>
              <w:spacing w:line="240" w:lineRule="auto"/>
              <w:ind w:firstLine="0"/>
              <w:rPr>
                <w:bCs/>
              </w:rPr>
            </w:pPr>
            <w:r w:rsidRPr="00704710">
              <w:t>5.00</w:t>
            </w:r>
          </w:p>
        </w:tc>
        <w:tc>
          <w:tcPr>
            <w:tcW w:w="1274" w:type="dxa"/>
            <w:noWrap/>
            <w:hideMark/>
          </w:tcPr>
          <w:p w14:paraId="1F639F9A" w14:textId="658080B9" w:rsidR="00B37232" w:rsidRPr="00B74FD2" w:rsidRDefault="00B37232" w:rsidP="00B37232">
            <w:pPr>
              <w:spacing w:line="240" w:lineRule="auto"/>
              <w:ind w:firstLine="0"/>
              <w:rPr>
                <w:bCs/>
              </w:rPr>
            </w:pPr>
            <w:r w:rsidRPr="00704710">
              <w:t>-1849.73</w:t>
            </w:r>
          </w:p>
        </w:tc>
        <w:tc>
          <w:tcPr>
            <w:tcW w:w="1276" w:type="dxa"/>
            <w:noWrap/>
            <w:hideMark/>
          </w:tcPr>
          <w:p w14:paraId="4BEEA924" w14:textId="1301D6FF" w:rsidR="00B37232" w:rsidRPr="00B74FD2" w:rsidRDefault="00B37232" w:rsidP="00B37232">
            <w:pPr>
              <w:spacing w:line="240" w:lineRule="auto"/>
              <w:ind w:firstLine="0"/>
              <w:rPr>
                <w:bCs/>
              </w:rPr>
            </w:pPr>
            <w:r w:rsidRPr="00704710">
              <w:t>3709.48</w:t>
            </w:r>
          </w:p>
        </w:tc>
        <w:tc>
          <w:tcPr>
            <w:tcW w:w="850" w:type="dxa"/>
            <w:noWrap/>
            <w:hideMark/>
          </w:tcPr>
          <w:p w14:paraId="1DDBADE3" w14:textId="7B458304" w:rsidR="00B37232" w:rsidRPr="00B74FD2" w:rsidRDefault="00B37232" w:rsidP="00B37232">
            <w:pPr>
              <w:spacing w:line="240" w:lineRule="auto"/>
              <w:ind w:firstLine="0"/>
              <w:rPr>
                <w:bCs/>
              </w:rPr>
            </w:pPr>
            <w:r w:rsidRPr="00704710">
              <w:t>34.72</w:t>
            </w:r>
          </w:p>
        </w:tc>
        <w:tc>
          <w:tcPr>
            <w:tcW w:w="992" w:type="dxa"/>
            <w:noWrap/>
            <w:hideMark/>
          </w:tcPr>
          <w:p w14:paraId="0FAA8ED9" w14:textId="4BD271E2" w:rsidR="00B37232" w:rsidRPr="00B74FD2" w:rsidRDefault="00B37232" w:rsidP="00B37232">
            <w:pPr>
              <w:spacing w:line="240" w:lineRule="auto"/>
              <w:ind w:firstLine="0"/>
              <w:rPr>
                <w:bCs/>
              </w:rPr>
            </w:pPr>
            <w:r w:rsidRPr="00704710">
              <w:t>0.00</w:t>
            </w:r>
          </w:p>
        </w:tc>
      </w:tr>
      <w:tr w:rsidR="00B37232" w:rsidRPr="00B74FD2" w14:paraId="327022C3" w14:textId="77777777" w:rsidTr="00B37232">
        <w:trPr>
          <w:trHeight w:val="300"/>
        </w:trPr>
        <w:tc>
          <w:tcPr>
            <w:tcW w:w="505" w:type="dxa"/>
            <w:noWrap/>
            <w:hideMark/>
          </w:tcPr>
          <w:p w14:paraId="58DDB228" w14:textId="1D8853E8" w:rsidR="00B37232" w:rsidRPr="00B74FD2" w:rsidRDefault="00B37232" w:rsidP="00B37232">
            <w:pPr>
              <w:spacing w:line="240" w:lineRule="auto"/>
              <w:ind w:firstLine="0"/>
              <w:rPr>
                <w:bCs/>
              </w:rPr>
            </w:pPr>
            <w:r w:rsidRPr="00704710">
              <w:t>18</w:t>
            </w:r>
          </w:p>
        </w:tc>
        <w:tc>
          <w:tcPr>
            <w:tcW w:w="1090" w:type="dxa"/>
            <w:noWrap/>
            <w:hideMark/>
          </w:tcPr>
          <w:p w14:paraId="4C0892A1" w14:textId="4E3EF226" w:rsidR="00B37232" w:rsidRPr="00B74FD2" w:rsidRDefault="00B37232" w:rsidP="00B37232">
            <w:pPr>
              <w:spacing w:line="240" w:lineRule="auto"/>
              <w:ind w:firstLine="0"/>
              <w:rPr>
                <w:bCs/>
              </w:rPr>
            </w:pPr>
            <w:r w:rsidRPr="00704710">
              <w:t>1.1382</w:t>
            </w:r>
          </w:p>
        </w:tc>
        <w:tc>
          <w:tcPr>
            <w:tcW w:w="1203" w:type="dxa"/>
            <w:noWrap/>
            <w:hideMark/>
          </w:tcPr>
          <w:p w14:paraId="7FEE0C1E" w14:textId="2A548D30" w:rsidR="00B37232" w:rsidRPr="00B74FD2" w:rsidRDefault="00B37232" w:rsidP="00B37232">
            <w:pPr>
              <w:spacing w:line="240" w:lineRule="auto"/>
              <w:ind w:firstLine="0"/>
              <w:rPr>
                <w:bCs/>
              </w:rPr>
            </w:pPr>
            <w:r w:rsidRPr="00704710">
              <w:t>NA</w:t>
            </w:r>
          </w:p>
        </w:tc>
        <w:tc>
          <w:tcPr>
            <w:tcW w:w="1378" w:type="dxa"/>
            <w:noWrap/>
            <w:hideMark/>
          </w:tcPr>
          <w:p w14:paraId="6A53CEBC" w14:textId="45D39118" w:rsidR="00B37232" w:rsidRPr="00B74FD2" w:rsidRDefault="00B37232" w:rsidP="00B37232">
            <w:pPr>
              <w:spacing w:line="240" w:lineRule="auto"/>
              <w:ind w:firstLine="0"/>
              <w:rPr>
                <w:bCs/>
              </w:rPr>
            </w:pPr>
            <w:r w:rsidRPr="00704710">
              <w:t>-0.0150</w:t>
            </w:r>
          </w:p>
        </w:tc>
        <w:tc>
          <w:tcPr>
            <w:tcW w:w="1006" w:type="dxa"/>
            <w:noWrap/>
            <w:hideMark/>
          </w:tcPr>
          <w:p w14:paraId="2C2EFB75" w14:textId="17118D07" w:rsidR="00B37232" w:rsidRPr="00B74FD2" w:rsidRDefault="00B37232" w:rsidP="00B37232">
            <w:pPr>
              <w:spacing w:line="240" w:lineRule="auto"/>
              <w:ind w:firstLine="0"/>
              <w:rPr>
                <w:bCs/>
              </w:rPr>
            </w:pPr>
            <w:r w:rsidRPr="00704710">
              <w:t>NA</w:t>
            </w:r>
          </w:p>
        </w:tc>
        <w:tc>
          <w:tcPr>
            <w:tcW w:w="1035" w:type="dxa"/>
            <w:noWrap/>
            <w:hideMark/>
          </w:tcPr>
          <w:p w14:paraId="21718655" w14:textId="3EB4E341" w:rsidR="00B37232" w:rsidRPr="00B74FD2" w:rsidRDefault="00B37232" w:rsidP="00B37232">
            <w:pPr>
              <w:spacing w:line="240" w:lineRule="auto"/>
              <w:ind w:firstLine="0"/>
              <w:rPr>
                <w:bCs/>
              </w:rPr>
            </w:pPr>
            <w:r w:rsidRPr="00704710">
              <w:t>+</w:t>
            </w:r>
          </w:p>
        </w:tc>
        <w:tc>
          <w:tcPr>
            <w:tcW w:w="1206" w:type="dxa"/>
            <w:noWrap/>
            <w:hideMark/>
          </w:tcPr>
          <w:p w14:paraId="1B3B21A7" w14:textId="7317D5C4" w:rsidR="00B37232" w:rsidRPr="00B74FD2" w:rsidRDefault="00B37232" w:rsidP="00B37232">
            <w:pPr>
              <w:spacing w:line="240" w:lineRule="auto"/>
              <w:ind w:firstLine="0"/>
              <w:rPr>
                <w:bCs/>
              </w:rPr>
            </w:pPr>
            <w:r w:rsidRPr="00704710">
              <w:t>NA</w:t>
            </w:r>
          </w:p>
        </w:tc>
        <w:tc>
          <w:tcPr>
            <w:tcW w:w="1097" w:type="dxa"/>
            <w:noWrap/>
            <w:hideMark/>
          </w:tcPr>
          <w:p w14:paraId="4686D50A" w14:textId="20C3B34C" w:rsidR="00B37232" w:rsidRPr="00B74FD2" w:rsidRDefault="00B37232" w:rsidP="00B37232">
            <w:pPr>
              <w:spacing w:line="240" w:lineRule="auto"/>
              <w:ind w:firstLine="0"/>
              <w:rPr>
                <w:bCs/>
              </w:rPr>
            </w:pPr>
            <w:r w:rsidRPr="00704710">
              <w:t>NA</w:t>
            </w:r>
          </w:p>
        </w:tc>
        <w:tc>
          <w:tcPr>
            <w:tcW w:w="1134" w:type="dxa"/>
            <w:noWrap/>
            <w:hideMark/>
          </w:tcPr>
          <w:p w14:paraId="3DA7C483" w14:textId="4A5EE8C4" w:rsidR="00B37232" w:rsidRPr="00B74FD2" w:rsidRDefault="00B37232" w:rsidP="00B37232">
            <w:pPr>
              <w:spacing w:line="240" w:lineRule="auto"/>
              <w:ind w:firstLine="0"/>
              <w:rPr>
                <w:bCs/>
              </w:rPr>
            </w:pPr>
            <w:r w:rsidRPr="00704710">
              <w:t>0.0000</w:t>
            </w:r>
          </w:p>
        </w:tc>
        <w:tc>
          <w:tcPr>
            <w:tcW w:w="711" w:type="dxa"/>
            <w:noWrap/>
            <w:hideMark/>
          </w:tcPr>
          <w:p w14:paraId="682AB44C" w14:textId="499C2C34" w:rsidR="00B37232" w:rsidRPr="00B74FD2" w:rsidRDefault="00B37232" w:rsidP="00B37232">
            <w:pPr>
              <w:spacing w:line="240" w:lineRule="auto"/>
              <w:ind w:firstLine="0"/>
              <w:rPr>
                <w:bCs/>
              </w:rPr>
            </w:pPr>
            <w:r w:rsidRPr="00704710">
              <w:t>6.00</w:t>
            </w:r>
          </w:p>
        </w:tc>
        <w:tc>
          <w:tcPr>
            <w:tcW w:w="1274" w:type="dxa"/>
            <w:noWrap/>
            <w:hideMark/>
          </w:tcPr>
          <w:p w14:paraId="4953B83A" w14:textId="713453E9" w:rsidR="00B37232" w:rsidRPr="00B74FD2" w:rsidRDefault="00B37232" w:rsidP="00B37232">
            <w:pPr>
              <w:spacing w:line="240" w:lineRule="auto"/>
              <w:ind w:firstLine="0"/>
              <w:rPr>
                <w:bCs/>
              </w:rPr>
            </w:pPr>
            <w:r w:rsidRPr="00704710">
              <w:t>-1850.89</w:t>
            </w:r>
          </w:p>
        </w:tc>
        <w:tc>
          <w:tcPr>
            <w:tcW w:w="1276" w:type="dxa"/>
            <w:noWrap/>
            <w:hideMark/>
          </w:tcPr>
          <w:p w14:paraId="2BCF6323" w14:textId="04E1EF4B" w:rsidR="00B37232" w:rsidRPr="00B74FD2" w:rsidRDefault="00B37232" w:rsidP="00B37232">
            <w:pPr>
              <w:spacing w:line="240" w:lineRule="auto"/>
              <w:ind w:firstLine="0"/>
              <w:rPr>
                <w:bCs/>
              </w:rPr>
            </w:pPr>
            <w:r w:rsidRPr="00704710">
              <w:t>3713.80</w:t>
            </w:r>
          </w:p>
        </w:tc>
        <w:tc>
          <w:tcPr>
            <w:tcW w:w="850" w:type="dxa"/>
            <w:noWrap/>
            <w:hideMark/>
          </w:tcPr>
          <w:p w14:paraId="4E1AF5EE" w14:textId="77158210" w:rsidR="00B37232" w:rsidRPr="00B74FD2" w:rsidRDefault="00B37232" w:rsidP="00B37232">
            <w:pPr>
              <w:spacing w:line="240" w:lineRule="auto"/>
              <w:ind w:firstLine="0"/>
              <w:rPr>
                <w:bCs/>
              </w:rPr>
            </w:pPr>
            <w:r w:rsidRPr="00704710">
              <w:t>39.03</w:t>
            </w:r>
          </w:p>
        </w:tc>
        <w:tc>
          <w:tcPr>
            <w:tcW w:w="992" w:type="dxa"/>
            <w:noWrap/>
            <w:hideMark/>
          </w:tcPr>
          <w:p w14:paraId="7B59787C" w14:textId="1522A82C" w:rsidR="00B37232" w:rsidRPr="00B74FD2" w:rsidRDefault="00B37232" w:rsidP="00B37232">
            <w:pPr>
              <w:spacing w:line="240" w:lineRule="auto"/>
              <w:ind w:firstLine="0"/>
              <w:rPr>
                <w:bCs/>
              </w:rPr>
            </w:pPr>
            <w:r w:rsidRPr="00704710">
              <w:t>0.00</w:t>
            </w:r>
          </w:p>
        </w:tc>
      </w:tr>
      <w:tr w:rsidR="00B37232" w:rsidRPr="00B74FD2" w14:paraId="42DD59E4" w14:textId="77777777" w:rsidTr="00B37232">
        <w:trPr>
          <w:trHeight w:val="300"/>
        </w:trPr>
        <w:tc>
          <w:tcPr>
            <w:tcW w:w="505" w:type="dxa"/>
            <w:noWrap/>
            <w:hideMark/>
          </w:tcPr>
          <w:p w14:paraId="12F2541B" w14:textId="55D6B826" w:rsidR="00B37232" w:rsidRPr="00B74FD2" w:rsidRDefault="00B37232" w:rsidP="00B37232">
            <w:pPr>
              <w:spacing w:line="240" w:lineRule="auto"/>
              <w:ind w:firstLine="0"/>
              <w:rPr>
                <w:bCs/>
              </w:rPr>
            </w:pPr>
            <w:r w:rsidRPr="00704710">
              <w:t>20</w:t>
            </w:r>
          </w:p>
        </w:tc>
        <w:tc>
          <w:tcPr>
            <w:tcW w:w="1090" w:type="dxa"/>
            <w:noWrap/>
            <w:hideMark/>
          </w:tcPr>
          <w:p w14:paraId="75914B4C" w14:textId="662334E7" w:rsidR="00B37232" w:rsidRPr="00B74FD2" w:rsidRDefault="00B37232" w:rsidP="00B37232">
            <w:pPr>
              <w:spacing w:line="240" w:lineRule="auto"/>
              <w:ind w:firstLine="0"/>
              <w:rPr>
                <w:bCs/>
              </w:rPr>
            </w:pPr>
            <w:r w:rsidRPr="00704710">
              <w:t>0.7354</w:t>
            </w:r>
          </w:p>
        </w:tc>
        <w:tc>
          <w:tcPr>
            <w:tcW w:w="1203" w:type="dxa"/>
            <w:noWrap/>
            <w:hideMark/>
          </w:tcPr>
          <w:p w14:paraId="6202AB5A" w14:textId="058F4B52" w:rsidR="00B37232" w:rsidRPr="00B74FD2" w:rsidRDefault="00B37232" w:rsidP="00B37232">
            <w:pPr>
              <w:spacing w:line="240" w:lineRule="auto"/>
              <w:ind w:firstLine="0"/>
              <w:rPr>
                <w:bCs/>
              </w:rPr>
            </w:pPr>
            <w:r w:rsidRPr="00704710">
              <w:t>NA</w:t>
            </w:r>
          </w:p>
        </w:tc>
        <w:tc>
          <w:tcPr>
            <w:tcW w:w="1378" w:type="dxa"/>
            <w:noWrap/>
            <w:hideMark/>
          </w:tcPr>
          <w:p w14:paraId="1B748892" w14:textId="450A14D7" w:rsidR="00B37232" w:rsidRPr="00B74FD2" w:rsidRDefault="00B37232" w:rsidP="00B37232">
            <w:pPr>
              <w:spacing w:line="240" w:lineRule="auto"/>
              <w:ind w:firstLine="0"/>
              <w:rPr>
                <w:bCs/>
              </w:rPr>
            </w:pPr>
            <w:r w:rsidRPr="00704710">
              <w:t>NA</w:t>
            </w:r>
          </w:p>
        </w:tc>
        <w:tc>
          <w:tcPr>
            <w:tcW w:w="1006" w:type="dxa"/>
            <w:noWrap/>
            <w:hideMark/>
          </w:tcPr>
          <w:p w14:paraId="60A7F997" w14:textId="3ED4DECA" w:rsidR="00B37232" w:rsidRPr="00B74FD2" w:rsidRDefault="00B37232" w:rsidP="00B37232">
            <w:pPr>
              <w:spacing w:line="240" w:lineRule="auto"/>
              <w:ind w:firstLine="0"/>
              <w:rPr>
                <w:bCs/>
              </w:rPr>
            </w:pPr>
            <w:r w:rsidRPr="00704710">
              <w:t>NA</w:t>
            </w:r>
          </w:p>
        </w:tc>
        <w:tc>
          <w:tcPr>
            <w:tcW w:w="1035" w:type="dxa"/>
            <w:noWrap/>
            <w:hideMark/>
          </w:tcPr>
          <w:p w14:paraId="271F0AAC" w14:textId="00A99EA4" w:rsidR="00B37232" w:rsidRPr="00B74FD2" w:rsidRDefault="00B37232" w:rsidP="00B37232">
            <w:pPr>
              <w:spacing w:line="240" w:lineRule="auto"/>
              <w:ind w:firstLine="0"/>
              <w:rPr>
                <w:bCs/>
              </w:rPr>
            </w:pPr>
            <w:r w:rsidRPr="00704710">
              <w:t>NA</w:t>
            </w:r>
          </w:p>
        </w:tc>
        <w:tc>
          <w:tcPr>
            <w:tcW w:w="1206" w:type="dxa"/>
            <w:noWrap/>
            <w:hideMark/>
          </w:tcPr>
          <w:p w14:paraId="6CE922C7" w14:textId="1F7B54D5" w:rsidR="00B37232" w:rsidRPr="00B74FD2" w:rsidRDefault="00B37232" w:rsidP="00B37232">
            <w:pPr>
              <w:spacing w:line="240" w:lineRule="auto"/>
              <w:ind w:firstLine="0"/>
              <w:rPr>
                <w:bCs/>
              </w:rPr>
            </w:pPr>
            <w:r w:rsidRPr="00704710">
              <w:t>NA</w:t>
            </w:r>
          </w:p>
        </w:tc>
        <w:tc>
          <w:tcPr>
            <w:tcW w:w="1097" w:type="dxa"/>
            <w:noWrap/>
            <w:hideMark/>
          </w:tcPr>
          <w:p w14:paraId="46E81245" w14:textId="0D606E43" w:rsidR="00B37232" w:rsidRPr="00B74FD2" w:rsidRDefault="00B37232" w:rsidP="00B37232">
            <w:pPr>
              <w:spacing w:line="240" w:lineRule="auto"/>
              <w:ind w:firstLine="0"/>
              <w:rPr>
                <w:bCs/>
              </w:rPr>
            </w:pPr>
            <w:r w:rsidRPr="00704710">
              <w:t>NA</w:t>
            </w:r>
          </w:p>
        </w:tc>
        <w:tc>
          <w:tcPr>
            <w:tcW w:w="1134" w:type="dxa"/>
            <w:noWrap/>
            <w:hideMark/>
          </w:tcPr>
          <w:p w14:paraId="5011C326" w14:textId="150A7A61" w:rsidR="00B37232" w:rsidRPr="00B74FD2" w:rsidRDefault="00B37232" w:rsidP="00B37232">
            <w:pPr>
              <w:spacing w:line="240" w:lineRule="auto"/>
              <w:ind w:firstLine="0"/>
              <w:rPr>
                <w:bCs/>
              </w:rPr>
            </w:pPr>
            <w:r w:rsidRPr="00704710">
              <w:t>0.0000</w:t>
            </w:r>
          </w:p>
        </w:tc>
        <w:tc>
          <w:tcPr>
            <w:tcW w:w="711" w:type="dxa"/>
            <w:noWrap/>
            <w:hideMark/>
          </w:tcPr>
          <w:p w14:paraId="547859BA" w14:textId="46CACDF2" w:rsidR="00B37232" w:rsidRPr="00B74FD2" w:rsidRDefault="00B37232" w:rsidP="00B37232">
            <w:pPr>
              <w:spacing w:line="240" w:lineRule="auto"/>
              <w:ind w:firstLine="0"/>
              <w:rPr>
                <w:bCs/>
              </w:rPr>
            </w:pPr>
            <w:r w:rsidRPr="00704710">
              <w:t>4.00</w:t>
            </w:r>
          </w:p>
        </w:tc>
        <w:tc>
          <w:tcPr>
            <w:tcW w:w="1274" w:type="dxa"/>
            <w:noWrap/>
            <w:hideMark/>
          </w:tcPr>
          <w:p w14:paraId="28171501" w14:textId="06EC06E9" w:rsidR="00B37232" w:rsidRPr="00B74FD2" w:rsidRDefault="00B37232" w:rsidP="00B37232">
            <w:pPr>
              <w:spacing w:line="240" w:lineRule="auto"/>
              <w:ind w:firstLine="0"/>
              <w:rPr>
                <w:bCs/>
              </w:rPr>
            </w:pPr>
            <w:r w:rsidRPr="00704710">
              <w:t>-1852.99</w:t>
            </w:r>
          </w:p>
        </w:tc>
        <w:tc>
          <w:tcPr>
            <w:tcW w:w="1276" w:type="dxa"/>
            <w:noWrap/>
            <w:hideMark/>
          </w:tcPr>
          <w:p w14:paraId="188D9870" w14:textId="37DE03EF" w:rsidR="00B37232" w:rsidRPr="00B74FD2" w:rsidRDefault="00B37232" w:rsidP="00B37232">
            <w:pPr>
              <w:spacing w:line="240" w:lineRule="auto"/>
              <w:ind w:firstLine="0"/>
              <w:rPr>
                <w:bCs/>
              </w:rPr>
            </w:pPr>
            <w:r w:rsidRPr="00704710">
              <w:t>3714.00</w:t>
            </w:r>
          </w:p>
        </w:tc>
        <w:tc>
          <w:tcPr>
            <w:tcW w:w="850" w:type="dxa"/>
            <w:noWrap/>
            <w:hideMark/>
          </w:tcPr>
          <w:p w14:paraId="0B1DC8B2" w14:textId="34DFC7BA" w:rsidR="00B37232" w:rsidRPr="00B74FD2" w:rsidRDefault="00B37232" w:rsidP="00B37232">
            <w:pPr>
              <w:spacing w:line="240" w:lineRule="auto"/>
              <w:ind w:firstLine="0"/>
              <w:rPr>
                <w:bCs/>
              </w:rPr>
            </w:pPr>
            <w:r w:rsidRPr="00704710">
              <w:t>39.23</w:t>
            </w:r>
          </w:p>
        </w:tc>
        <w:tc>
          <w:tcPr>
            <w:tcW w:w="992" w:type="dxa"/>
            <w:noWrap/>
            <w:hideMark/>
          </w:tcPr>
          <w:p w14:paraId="10A91D7F" w14:textId="36E502DA" w:rsidR="00B37232" w:rsidRPr="00B74FD2" w:rsidRDefault="00B37232" w:rsidP="00B37232">
            <w:pPr>
              <w:spacing w:line="240" w:lineRule="auto"/>
              <w:ind w:firstLine="0"/>
              <w:rPr>
                <w:bCs/>
              </w:rPr>
            </w:pPr>
            <w:r w:rsidRPr="00704710">
              <w:t>0.00</w:t>
            </w:r>
          </w:p>
        </w:tc>
      </w:tr>
      <w:tr w:rsidR="00B37232" w:rsidRPr="00B74FD2" w14:paraId="75D6E00C" w14:textId="77777777" w:rsidTr="00B37232">
        <w:trPr>
          <w:trHeight w:val="300"/>
        </w:trPr>
        <w:tc>
          <w:tcPr>
            <w:tcW w:w="505" w:type="dxa"/>
            <w:noWrap/>
            <w:hideMark/>
          </w:tcPr>
          <w:p w14:paraId="40CE67FB" w14:textId="65BDD807" w:rsidR="00B37232" w:rsidRPr="00B74FD2" w:rsidRDefault="00B37232" w:rsidP="00B37232">
            <w:pPr>
              <w:spacing w:line="240" w:lineRule="auto"/>
              <w:ind w:firstLine="0"/>
              <w:rPr>
                <w:bCs/>
              </w:rPr>
            </w:pPr>
            <w:r w:rsidRPr="00704710">
              <w:t>6</w:t>
            </w:r>
          </w:p>
        </w:tc>
        <w:tc>
          <w:tcPr>
            <w:tcW w:w="1090" w:type="dxa"/>
            <w:noWrap/>
            <w:hideMark/>
          </w:tcPr>
          <w:p w14:paraId="4977CE17" w14:textId="33EF0EF6" w:rsidR="00B37232" w:rsidRPr="00B74FD2" w:rsidRDefault="00B37232" w:rsidP="00B37232">
            <w:pPr>
              <w:spacing w:line="240" w:lineRule="auto"/>
              <w:ind w:firstLine="0"/>
              <w:rPr>
                <w:bCs/>
              </w:rPr>
            </w:pPr>
            <w:r w:rsidRPr="00704710">
              <w:t>1.2172</w:t>
            </w:r>
          </w:p>
        </w:tc>
        <w:tc>
          <w:tcPr>
            <w:tcW w:w="1203" w:type="dxa"/>
            <w:noWrap/>
            <w:hideMark/>
          </w:tcPr>
          <w:p w14:paraId="142A3441" w14:textId="122589A3" w:rsidR="00B37232" w:rsidRPr="00B74FD2" w:rsidRDefault="00B37232" w:rsidP="00B37232">
            <w:pPr>
              <w:spacing w:line="240" w:lineRule="auto"/>
              <w:ind w:firstLine="0"/>
              <w:rPr>
                <w:bCs/>
              </w:rPr>
            </w:pPr>
            <w:r w:rsidRPr="00704710">
              <w:t>-0.0097</w:t>
            </w:r>
          </w:p>
        </w:tc>
        <w:tc>
          <w:tcPr>
            <w:tcW w:w="1378" w:type="dxa"/>
            <w:noWrap/>
            <w:hideMark/>
          </w:tcPr>
          <w:p w14:paraId="32236AAB" w14:textId="29297025" w:rsidR="00B37232" w:rsidRPr="00B74FD2" w:rsidRDefault="00B37232" w:rsidP="00B37232">
            <w:pPr>
              <w:spacing w:line="240" w:lineRule="auto"/>
              <w:ind w:firstLine="0"/>
              <w:rPr>
                <w:bCs/>
              </w:rPr>
            </w:pPr>
            <w:r w:rsidRPr="00704710">
              <w:t>-0.0164</w:t>
            </w:r>
          </w:p>
        </w:tc>
        <w:tc>
          <w:tcPr>
            <w:tcW w:w="1006" w:type="dxa"/>
            <w:noWrap/>
            <w:hideMark/>
          </w:tcPr>
          <w:p w14:paraId="13BFFFC9" w14:textId="215426FE" w:rsidR="00B37232" w:rsidRPr="00B74FD2" w:rsidRDefault="00B37232" w:rsidP="00B37232">
            <w:pPr>
              <w:spacing w:line="240" w:lineRule="auto"/>
              <w:ind w:firstLine="0"/>
              <w:rPr>
                <w:bCs/>
              </w:rPr>
            </w:pPr>
            <w:r w:rsidRPr="00704710">
              <w:t>-0.0032</w:t>
            </w:r>
          </w:p>
        </w:tc>
        <w:tc>
          <w:tcPr>
            <w:tcW w:w="1035" w:type="dxa"/>
            <w:noWrap/>
            <w:hideMark/>
          </w:tcPr>
          <w:p w14:paraId="47C47771" w14:textId="2AB7C3E8" w:rsidR="00B37232" w:rsidRPr="00B74FD2" w:rsidRDefault="00B37232" w:rsidP="00B37232">
            <w:pPr>
              <w:spacing w:line="240" w:lineRule="auto"/>
              <w:ind w:firstLine="0"/>
              <w:rPr>
                <w:bCs/>
              </w:rPr>
            </w:pPr>
            <w:r w:rsidRPr="00704710">
              <w:t>+</w:t>
            </w:r>
          </w:p>
        </w:tc>
        <w:tc>
          <w:tcPr>
            <w:tcW w:w="1206" w:type="dxa"/>
            <w:noWrap/>
            <w:hideMark/>
          </w:tcPr>
          <w:p w14:paraId="57271772" w14:textId="3C875529" w:rsidR="00B37232" w:rsidRPr="00B74FD2" w:rsidRDefault="00B37232" w:rsidP="00B37232">
            <w:pPr>
              <w:spacing w:line="240" w:lineRule="auto"/>
              <w:ind w:firstLine="0"/>
              <w:rPr>
                <w:bCs/>
              </w:rPr>
            </w:pPr>
            <w:r w:rsidRPr="00704710">
              <w:t>0.0001</w:t>
            </w:r>
          </w:p>
        </w:tc>
        <w:tc>
          <w:tcPr>
            <w:tcW w:w="1097" w:type="dxa"/>
            <w:noWrap/>
            <w:hideMark/>
          </w:tcPr>
          <w:p w14:paraId="11BB51C0" w14:textId="1F4CEF62" w:rsidR="00B37232" w:rsidRPr="00B74FD2" w:rsidRDefault="00B37232" w:rsidP="00B37232">
            <w:pPr>
              <w:spacing w:line="240" w:lineRule="auto"/>
              <w:ind w:firstLine="0"/>
              <w:rPr>
                <w:bCs/>
              </w:rPr>
            </w:pPr>
            <w:r w:rsidRPr="00704710">
              <w:t>+</w:t>
            </w:r>
          </w:p>
        </w:tc>
        <w:tc>
          <w:tcPr>
            <w:tcW w:w="1134" w:type="dxa"/>
            <w:noWrap/>
            <w:hideMark/>
          </w:tcPr>
          <w:p w14:paraId="5A3BE45A" w14:textId="37BD15D9" w:rsidR="00B37232" w:rsidRPr="00B74FD2" w:rsidRDefault="00B37232" w:rsidP="00B37232">
            <w:pPr>
              <w:spacing w:line="240" w:lineRule="auto"/>
              <w:ind w:firstLine="0"/>
              <w:rPr>
                <w:bCs/>
              </w:rPr>
            </w:pPr>
            <w:r w:rsidRPr="00704710">
              <w:t>NA</w:t>
            </w:r>
          </w:p>
        </w:tc>
        <w:tc>
          <w:tcPr>
            <w:tcW w:w="711" w:type="dxa"/>
            <w:noWrap/>
            <w:hideMark/>
          </w:tcPr>
          <w:p w14:paraId="46B433FA" w14:textId="3E66B154" w:rsidR="00B37232" w:rsidRPr="00B74FD2" w:rsidRDefault="00B37232" w:rsidP="00B37232">
            <w:pPr>
              <w:spacing w:line="240" w:lineRule="auto"/>
              <w:ind w:firstLine="0"/>
              <w:rPr>
                <w:bCs/>
              </w:rPr>
            </w:pPr>
            <w:r w:rsidRPr="00704710">
              <w:t>9.00</w:t>
            </w:r>
          </w:p>
        </w:tc>
        <w:tc>
          <w:tcPr>
            <w:tcW w:w="1274" w:type="dxa"/>
            <w:noWrap/>
            <w:hideMark/>
          </w:tcPr>
          <w:p w14:paraId="0A3ACB26" w14:textId="1743695F" w:rsidR="00B37232" w:rsidRPr="00B74FD2" w:rsidRDefault="00B37232" w:rsidP="00B37232">
            <w:pPr>
              <w:spacing w:line="240" w:lineRule="auto"/>
              <w:ind w:firstLine="0"/>
              <w:rPr>
                <w:bCs/>
              </w:rPr>
            </w:pPr>
            <w:r w:rsidRPr="00704710">
              <w:t>-1848.83</w:t>
            </w:r>
          </w:p>
        </w:tc>
        <w:tc>
          <w:tcPr>
            <w:tcW w:w="1276" w:type="dxa"/>
            <w:noWrap/>
            <w:hideMark/>
          </w:tcPr>
          <w:p w14:paraId="0C9035AB" w14:textId="56ADD421" w:rsidR="00B37232" w:rsidRPr="00B74FD2" w:rsidRDefault="00B37232" w:rsidP="00B37232">
            <w:pPr>
              <w:spacing w:line="240" w:lineRule="auto"/>
              <w:ind w:firstLine="0"/>
              <w:rPr>
                <w:bCs/>
              </w:rPr>
            </w:pPr>
            <w:r w:rsidRPr="00704710">
              <w:t>3715.73</w:t>
            </w:r>
          </w:p>
        </w:tc>
        <w:tc>
          <w:tcPr>
            <w:tcW w:w="850" w:type="dxa"/>
            <w:noWrap/>
            <w:hideMark/>
          </w:tcPr>
          <w:p w14:paraId="136791D4" w14:textId="242990AC" w:rsidR="00B37232" w:rsidRPr="00B74FD2" w:rsidRDefault="00B37232" w:rsidP="00B37232">
            <w:pPr>
              <w:spacing w:line="240" w:lineRule="auto"/>
              <w:ind w:firstLine="0"/>
              <w:rPr>
                <w:bCs/>
              </w:rPr>
            </w:pPr>
            <w:r w:rsidRPr="00704710">
              <w:t>40.96</w:t>
            </w:r>
          </w:p>
        </w:tc>
        <w:tc>
          <w:tcPr>
            <w:tcW w:w="992" w:type="dxa"/>
            <w:noWrap/>
            <w:hideMark/>
          </w:tcPr>
          <w:p w14:paraId="0752280B" w14:textId="369CFFCB" w:rsidR="00B37232" w:rsidRPr="00B74FD2" w:rsidRDefault="00B37232" w:rsidP="00B37232">
            <w:pPr>
              <w:spacing w:line="240" w:lineRule="auto"/>
              <w:ind w:firstLine="0"/>
              <w:rPr>
                <w:bCs/>
              </w:rPr>
            </w:pPr>
            <w:r w:rsidRPr="00704710">
              <w:t>0.00</w:t>
            </w:r>
          </w:p>
        </w:tc>
      </w:tr>
      <w:tr w:rsidR="00B37232" w:rsidRPr="00B74FD2" w14:paraId="43B72500" w14:textId="77777777" w:rsidTr="00B37232">
        <w:trPr>
          <w:trHeight w:val="300"/>
        </w:trPr>
        <w:tc>
          <w:tcPr>
            <w:tcW w:w="505" w:type="dxa"/>
            <w:noWrap/>
            <w:hideMark/>
          </w:tcPr>
          <w:p w14:paraId="4F5E1316" w14:textId="6E44EF52" w:rsidR="00B37232" w:rsidRPr="00B74FD2" w:rsidRDefault="00B37232" w:rsidP="00B37232">
            <w:pPr>
              <w:spacing w:line="240" w:lineRule="auto"/>
              <w:ind w:firstLine="0"/>
              <w:rPr>
                <w:bCs/>
              </w:rPr>
            </w:pPr>
            <w:r w:rsidRPr="00704710">
              <w:t>15</w:t>
            </w:r>
          </w:p>
        </w:tc>
        <w:tc>
          <w:tcPr>
            <w:tcW w:w="1090" w:type="dxa"/>
            <w:noWrap/>
            <w:hideMark/>
          </w:tcPr>
          <w:p w14:paraId="670F0E07" w14:textId="7B302C05" w:rsidR="00B37232" w:rsidRPr="00B74FD2" w:rsidRDefault="00B37232" w:rsidP="00B37232">
            <w:pPr>
              <w:spacing w:line="240" w:lineRule="auto"/>
              <w:ind w:firstLine="0"/>
              <w:rPr>
                <w:bCs/>
              </w:rPr>
            </w:pPr>
            <w:r w:rsidRPr="00704710">
              <w:t>1.2032</w:t>
            </w:r>
          </w:p>
        </w:tc>
        <w:tc>
          <w:tcPr>
            <w:tcW w:w="1203" w:type="dxa"/>
            <w:noWrap/>
            <w:hideMark/>
          </w:tcPr>
          <w:p w14:paraId="479A16FB" w14:textId="1761F76A" w:rsidR="00B37232" w:rsidRPr="00B74FD2" w:rsidRDefault="00B37232" w:rsidP="00B37232">
            <w:pPr>
              <w:spacing w:line="240" w:lineRule="auto"/>
              <w:ind w:firstLine="0"/>
              <w:rPr>
                <w:bCs/>
              </w:rPr>
            </w:pPr>
            <w:r w:rsidRPr="00704710">
              <w:t>-0.0097</w:t>
            </w:r>
          </w:p>
        </w:tc>
        <w:tc>
          <w:tcPr>
            <w:tcW w:w="1378" w:type="dxa"/>
            <w:noWrap/>
            <w:hideMark/>
          </w:tcPr>
          <w:p w14:paraId="7D707F5C" w14:textId="2A9FA03C" w:rsidR="00B37232" w:rsidRPr="00B74FD2" w:rsidRDefault="00B37232" w:rsidP="00B37232">
            <w:pPr>
              <w:spacing w:line="240" w:lineRule="auto"/>
              <w:ind w:firstLine="0"/>
              <w:rPr>
                <w:bCs/>
              </w:rPr>
            </w:pPr>
            <w:r w:rsidRPr="00704710">
              <w:t>-0.0158</w:t>
            </w:r>
          </w:p>
        </w:tc>
        <w:tc>
          <w:tcPr>
            <w:tcW w:w="1006" w:type="dxa"/>
            <w:noWrap/>
            <w:hideMark/>
          </w:tcPr>
          <w:p w14:paraId="5FD2E701" w14:textId="5B2BF6AB" w:rsidR="00B37232" w:rsidRPr="00B74FD2" w:rsidRDefault="00B37232" w:rsidP="00B37232">
            <w:pPr>
              <w:spacing w:line="240" w:lineRule="auto"/>
              <w:ind w:firstLine="0"/>
              <w:rPr>
                <w:bCs/>
              </w:rPr>
            </w:pPr>
            <w:r w:rsidRPr="00704710">
              <w:t>-0.0036</w:t>
            </w:r>
          </w:p>
        </w:tc>
        <w:tc>
          <w:tcPr>
            <w:tcW w:w="1035" w:type="dxa"/>
            <w:noWrap/>
            <w:hideMark/>
          </w:tcPr>
          <w:p w14:paraId="38F4F17F" w14:textId="45012A7C" w:rsidR="00B37232" w:rsidRPr="00B74FD2" w:rsidRDefault="00B37232" w:rsidP="00B37232">
            <w:pPr>
              <w:spacing w:line="240" w:lineRule="auto"/>
              <w:ind w:firstLine="0"/>
              <w:rPr>
                <w:bCs/>
              </w:rPr>
            </w:pPr>
            <w:r w:rsidRPr="00704710">
              <w:t>+</w:t>
            </w:r>
          </w:p>
        </w:tc>
        <w:tc>
          <w:tcPr>
            <w:tcW w:w="1206" w:type="dxa"/>
            <w:noWrap/>
            <w:hideMark/>
          </w:tcPr>
          <w:p w14:paraId="27E170B3" w14:textId="7E9214E0" w:rsidR="00B37232" w:rsidRPr="00B74FD2" w:rsidRDefault="00B37232" w:rsidP="00B37232">
            <w:pPr>
              <w:spacing w:line="240" w:lineRule="auto"/>
              <w:ind w:firstLine="0"/>
              <w:rPr>
                <w:bCs/>
              </w:rPr>
            </w:pPr>
            <w:r w:rsidRPr="00704710">
              <w:t>0.0001</w:t>
            </w:r>
          </w:p>
        </w:tc>
        <w:tc>
          <w:tcPr>
            <w:tcW w:w="1097" w:type="dxa"/>
            <w:noWrap/>
            <w:hideMark/>
          </w:tcPr>
          <w:p w14:paraId="0EAD5B85" w14:textId="0B6250FF" w:rsidR="00B37232" w:rsidRPr="00B74FD2" w:rsidRDefault="00B37232" w:rsidP="00B37232">
            <w:pPr>
              <w:spacing w:line="240" w:lineRule="auto"/>
              <w:ind w:firstLine="0"/>
              <w:rPr>
                <w:bCs/>
              </w:rPr>
            </w:pPr>
            <w:r w:rsidRPr="00704710">
              <w:t>NA</w:t>
            </w:r>
          </w:p>
        </w:tc>
        <w:tc>
          <w:tcPr>
            <w:tcW w:w="1134" w:type="dxa"/>
            <w:noWrap/>
            <w:hideMark/>
          </w:tcPr>
          <w:p w14:paraId="2B9CC4A6" w14:textId="422809B7" w:rsidR="00B37232" w:rsidRPr="00B74FD2" w:rsidRDefault="00B37232" w:rsidP="00B37232">
            <w:pPr>
              <w:spacing w:line="240" w:lineRule="auto"/>
              <w:ind w:firstLine="0"/>
              <w:rPr>
                <w:bCs/>
              </w:rPr>
            </w:pPr>
            <w:r w:rsidRPr="00704710">
              <w:t>0.0000</w:t>
            </w:r>
          </w:p>
        </w:tc>
        <w:tc>
          <w:tcPr>
            <w:tcW w:w="711" w:type="dxa"/>
            <w:noWrap/>
            <w:hideMark/>
          </w:tcPr>
          <w:p w14:paraId="3830EB26" w14:textId="280D932A" w:rsidR="00B37232" w:rsidRPr="00B74FD2" w:rsidRDefault="00B37232" w:rsidP="00B37232">
            <w:pPr>
              <w:spacing w:line="240" w:lineRule="auto"/>
              <w:ind w:firstLine="0"/>
              <w:rPr>
                <w:bCs/>
              </w:rPr>
            </w:pPr>
            <w:r w:rsidRPr="00704710">
              <w:t>9.00</w:t>
            </w:r>
          </w:p>
        </w:tc>
        <w:tc>
          <w:tcPr>
            <w:tcW w:w="1274" w:type="dxa"/>
            <w:noWrap/>
            <w:hideMark/>
          </w:tcPr>
          <w:p w14:paraId="47B9D849" w14:textId="6ADB2D79" w:rsidR="00B37232" w:rsidRPr="00B74FD2" w:rsidRDefault="00B37232" w:rsidP="00B37232">
            <w:pPr>
              <w:spacing w:line="240" w:lineRule="auto"/>
              <w:ind w:firstLine="0"/>
              <w:rPr>
                <w:bCs/>
              </w:rPr>
            </w:pPr>
            <w:r w:rsidRPr="00704710">
              <w:t>-1855.30</w:t>
            </w:r>
          </w:p>
        </w:tc>
        <w:tc>
          <w:tcPr>
            <w:tcW w:w="1276" w:type="dxa"/>
            <w:noWrap/>
            <w:hideMark/>
          </w:tcPr>
          <w:p w14:paraId="3FAB4D4C" w14:textId="58F23CCA" w:rsidR="00B37232" w:rsidRPr="00B74FD2" w:rsidRDefault="00B37232" w:rsidP="00B37232">
            <w:pPr>
              <w:spacing w:line="240" w:lineRule="auto"/>
              <w:ind w:firstLine="0"/>
              <w:rPr>
                <w:bCs/>
              </w:rPr>
            </w:pPr>
            <w:r w:rsidRPr="00704710">
              <w:t>3728.65</w:t>
            </w:r>
          </w:p>
        </w:tc>
        <w:tc>
          <w:tcPr>
            <w:tcW w:w="850" w:type="dxa"/>
            <w:noWrap/>
            <w:hideMark/>
          </w:tcPr>
          <w:p w14:paraId="29C14237" w14:textId="5007C4B1" w:rsidR="00B37232" w:rsidRPr="00B74FD2" w:rsidRDefault="00B37232" w:rsidP="00B37232">
            <w:pPr>
              <w:spacing w:line="240" w:lineRule="auto"/>
              <w:ind w:firstLine="0"/>
              <w:rPr>
                <w:bCs/>
              </w:rPr>
            </w:pPr>
            <w:r w:rsidRPr="00704710">
              <w:t>53.89</w:t>
            </w:r>
          </w:p>
        </w:tc>
        <w:tc>
          <w:tcPr>
            <w:tcW w:w="992" w:type="dxa"/>
            <w:noWrap/>
            <w:hideMark/>
          </w:tcPr>
          <w:p w14:paraId="7615F724" w14:textId="1CD4CD1E" w:rsidR="00B37232" w:rsidRPr="00B74FD2" w:rsidRDefault="00B37232" w:rsidP="00B37232">
            <w:pPr>
              <w:spacing w:line="240" w:lineRule="auto"/>
              <w:ind w:firstLine="0"/>
              <w:rPr>
                <w:bCs/>
              </w:rPr>
            </w:pPr>
            <w:r w:rsidRPr="00704710">
              <w:t>0.00</w:t>
            </w:r>
          </w:p>
        </w:tc>
      </w:tr>
      <w:tr w:rsidR="00B37232" w:rsidRPr="00B74FD2" w14:paraId="60991710" w14:textId="77777777" w:rsidTr="00B37232">
        <w:trPr>
          <w:trHeight w:val="300"/>
        </w:trPr>
        <w:tc>
          <w:tcPr>
            <w:tcW w:w="505" w:type="dxa"/>
            <w:noWrap/>
            <w:hideMark/>
          </w:tcPr>
          <w:p w14:paraId="641353AE" w14:textId="3098C383" w:rsidR="00B37232" w:rsidRPr="00B74FD2" w:rsidRDefault="00B37232" w:rsidP="00B37232">
            <w:pPr>
              <w:spacing w:line="240" w:lineRule="auto"/>
              <w:ind w:firstLine="0"/>
              <w:rPr>
                <w:bCs/>
              </w:rPr>
            </w:pPr>
            <w:r w:rsidRPr="00704710">
              <w:t>16</w:t>
            </w:r>
          </w:p>
        </w:tc>
        <w:tc>
          <w:tcPr>
            <w:tcW w:w="1090" w:type="dxa"/>
            <w:noWrap/>
            <w:hideMark/>
          </w:tcPr>
          <w:p w14:paraId="547E1C84" w14:textId="332B6D9F" w:rsidR="00B37232" w:rsidRPr="00B74FD2" w:rsidRDefault="00B37232" w:rsidP="00B37232">
            <w:pPr>
              <w:spacing w:line="240" w:lineRule="auto"/>
              <w:ind w:firstLine="0"/>
              <w:rPr>
                <w:bCs/>
              </w:rPr>
            </w:pPr>
            <w:r w:rsidRPr="00704710">
              <w:t>1.2158</w:t>
            </w:r>
          </w:p>
        </w:tc>
        <w:tc>
          <w:tcPr>
            <w:tcW w:w="1203" w:type="dxa"/>
            <w:noWrap/>
            <w:hideMark/>
          </w:tcPr>
          <w:p w14:paraId="0518D9C9" w14:textId="74668547" w:rsidR="00B37232" w:rsidRPr="00B74FD2" w:rsidRDefault="00B37232" w:rsidP="00B37232">
            <w:pPr>
              <w:spacing w:line="240" w:lineRule="auto"/>
              <w:ind w:firstLine="0"/>
              <w:rPr>
                <w:bCs/>
              </w:rPr>
            </w:pPr>
            <w:r w:rsidRPr="00704710">
              <w:t>-0.0097</w:t>
            </w:r>
          </w:p>
        </w:tc>
        <w:tc>
          <w:tcPr>
            <w:tcW w:w="1378" w:type="dxa"/>
            <w:noWrap/>
            <w:hideMark/>
          </w:tcPr>
          <w:p w14:paraId="2567A1BA" w14:textId="40499ED2" w:rsidR="00B37232" w:rsidRPr="00B74FD2" w:rsidRDefault="00B37232" w:rsidP="00B37232">
            <w:pPr>
              <w:spacing w:line="240" w:lineRule="auto"/>
              <w:ind w:firstLine="0"/>
              <w:rPr>
                <w:bCs/>
              </w:rPr>
            </w:pPr>
            <w:r w:rsidRPr="00704710">
              <w:t>-0.0163</w:t>
            </w:r>
          </w:p>
        </w:tc>
        <w:tc>
          <w:tcPr>
            <w:tcW w:w="1006" w:type="dxa"/>
            <w:noWrap/>
            <w:hideMark/>
          </w:tcPr>
          <w:p w14:paraId="13B42EC5" w14:textId="44297764" w:rsidR="00B37232" w:rsidRPr="00B74FD2" w:rsidRDefault="00B37232" w:rsidP="00B37232">
            <w:pPr>
              <w:spacing w:line="240" w:lineRule="auto"/>
              <w:ind w:firstLine="0"/>
              <w:rPr>
                <w:bCs/>
              </w:rPr>
            </w:pPr>
            <w:r w:rsidRPr="00704710">
              <w:t>-0.0033</w:t>
            </w:r>
          </w:p>
        </w:tc>
        <w:tc>
          <w:tcPr>
            <w:tcW w:w="1035" w:type="dxa"/>
            <w:noWrap/>
            <w:hideMark/>
          </w:tcPr>
          <w:p w14:paraId="0272F903" w14:textId="02E9F2F1" w:rsidR="00B37232" w:rsidRPr="00B74FD2" w:rsidRDefault="00B37232" w:rsidP="00B37232">
            <w:pPr>
              <w:spacing w:line="240" w:lineRule="auto"/>
              <w:ind w:firstLine="0"/>
              <w:rPr>
                <w:bCs/>
              </w:rPr>
            </w:pPr>
            <w:r w:rsidRPr="00704710">
              <w:t>+</w:t>
            </w:r>
          </w:p>
        </w:tc>
        <w:tc>
          <w:tcPr>
            <w:tcW w:w="1206" w:type="dxa"/>
            <w:noWrap/>
            <w:hideMark/>
          </w:tcPr>
          <w:p w14:paraId="0FC79979" w14:textId="47E14778" w:rsidR="00B37232" w:rsidRPr="00B74FD2" w:rsidRDefault="00B37232" w:rsidP="00B37232">
            <w:pPr>
              <w:spacing w:line="240" w:lineRule="auto"/>
              <w:ind w:firstLine="0"/>
              <w:rPr>
                <w:bCs/>
              </w:rPr>
            </w:pPr>
            <w:r w:rsidRPr="00704710">
              <w:t>0.0001</w:t>
            </w:r>
          </w:p>
        </w:tc>
        <w:tc>
          <w:tcPr>
            <w:tcW w:w="1097" w:type="dxa"/>
            <w:noWrap/>
            <w:hideMark/>
          </w:tcPr>
          <w:p w14:paraId="77575EF8" w14:textId="457F39DF" w:rsidR="00B37232" w:rsidRPr="00B74FD2" w:rsidRDefault="00B37232" w:rsidP="00B37232">
            <w:pPr>
              <w:spacing w:line="240" w:lineRule="auto"/>
              <w:ind w:firstLine="0"/>
              <w:rPr>
                <w:bCs/>
              </w:rPr>
            </w:pPr>
            <w:r w:rsidRPr="00704710">
              <w:t>+</w:t>
            </w:r>
          </w:p>
        </w:tc>
        <w:tc>
          <w:tcPr>
            <w:tcW w:w="1134" w:type="dxa"/>
            <w:noWrap/>
            <w:hideMark/>
          </w:tcPr>
          <w:p w14:paraId="6DE340C9" w14:textId="5FB65EBA" w:rsidR="00B37232" w:rsidRPr="00B74FD2" w:rsidRDefault="00B37232" w:rsidP="00B37232">
            <w:pPr>
              <w:spacing w:line="240" w:lineRule="auto"/>
              <w:ind w:firstLine="0"/>
              <w:rPr>
                <w:bCs/>
              </w:rPr>
            </w:pPr>
            <w:r w:rsidRPr="00704710">
              <w:t>0.0000</w:t>
            </w:r>
          </w:p>
        </w:tc>
        <w:tc>
          <w:tcPr>
            <w:tcW w:w="711" w:type="dxa"/>
            <w:noWrap/>
            <w:hideMark/>
          </w:tcPr>
          <w:p w14:paraId="4239400D" w14:textId="7077CADD" w:rsidR="00B37232" w:rsidRPr="00B74FD2" w:rsidRDefault="00B37232" w:rsidP="00B37232">
            <w:pPr>
              <w:spacing w:line="240" w:lineRule="auto"/>
              <w:ind w:firstLine="0"/>
              <w:rPr>
                <w:bCs/>
              </w:rPr>
            </w:pPr>
            <w:r w:rsidRPr="00704710">
              <w:t>10.00</w:t>
            </w:r>
          </w:p>
        </w:tc>
        <w:tc>
          <w:tcPr>
            <w:tcW w:w="1274" w:type="dxa"/>
            <w:noWrap/>
            <w:hideMark/>
          </w:tcPr>
          <w:p w14:paraId="295B1541" w14:textId="47C90A0E" w:rsidR="00B37232" w:rsidRPr="00B74FD2" w:rsidRDefault="00B37232" w:rsidP="00B37232">
            <w:pPr>
              <w:spacing w:line="240" w:lineRule="auto"/>
              <w:ind w:firstLine="0"/>
              <w:rPr>
                <w:bCs/>
              </w:rPr>
            </w:pPr>
            <w:r w:rsidRPr="00704710">
              <w:t>-1858.47</w:t>
            </w:r>
          </w:p>
        </w:tc>
        <w:tc>
          <w:tcPr>
            <w:tcW w:w="1276" w:type="dxa"/>
            <w:noWrap/>
            <w:hideMark/>
          </w:tcPr>
          <w:p w14:paraId="264B32FC" w14:textId="646C54CC" w:rsidR="00B37232" w:rsidRPr="00B74FD2" w:rsidRDefault="00B37232" w:rsidP="00B37232">
            <w:pPr>
              <w:spacing w:line="240" w:lineRule="auto"/>
              <w:ind w:firstLine="0"/>
              <w:rPr>
                <w:bCs/>
              </w:rPr>
            </w:pPr>
            <w:r w:rsidRPr="00704710">
              <w:t>3737.00</w:t>
            </w:r>
          </w:p>
        </w:tc>
        <w:tc>
          <w:tcPr>
            <w:tcW w:w="850" w:type="dxa"/>
            <w:noWrap/>
            <w:hideMark/>
          </w:tcPr>
          <w:p w14:paraId="2DEFB541" w14:textId="6D71D1D9" w:rsidR="00B37232" w:rsidRPr="00B74FD2" w:rsidRDefault="00B37232" w:rsidP="00B37232">
            <w:pPr>
              <w:spacing w:line="240" w:lineRule="auto"/>
              <w:ind w:firstLine="0"/>
              <w:rPr>
                <w:bCs/>
              </w:rPr>
            </w:pPr>
            <w:r w:rsidRPr="00704710">
              <w:t>62.23</w:t>
            </w:r>
          </w:p>
        </w:tc>
        <w:tc>
          <w:tcPr>
            <w:tcW w:w="992" w:type="dxa"/>
            <w:noWrap/>
            <w:hideMark/>
          </w:tcPr>
          <w:p w14:paraId="600951EF" w14:textId="1FF440F9" w:rsidR="00B37232" w:rsidRPr="00B74FD2" w:rsidRDefault="00B37232" w:rsidP="00B37232">
            <w:pPr>
              <w:spacing w:line="240" w:lineRule="auto"/>
              <w:ind w:firstLine="0"/>
              <w:rPr>
                <w:bCs/>
              </w:rPr>
            </w:pPr>
            <w:r w:rsidRPr="00704710">
              <w:t>0.00</w:t>
            </w:r>
          </w:p>
        </w:tc>
      </w:tr>
    </w:tbl>
    <w:p w14:paraId="786D431B" w14:textId="77777777" w:rsidR="00B37232" w:rsidRDefault="00B37232">
      <w:pPr>
        <w:spacing w:line="240" w:lineRule="auto"/>
        <w:ind w:firstLine="0"/>
        <w:rPr>
          <w:b/>
        </w:rPr>
      </w:pPr>
    </w:p>
    <w:p w14:paraId="12B45AEC" w14:textId="77777777" w:rsidR="00B37232" w:rsidRDefault="00B37232">
      <w:pPr>
        <w:spacing w:line="240" w:lineRule="auto"/>
        <w:ind w:firstLine="0"/>
        <w:rPr>
          <w:b/>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2DB374E8"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00A1423" w14:textId="2E404782" w:rsidR="00B37232" w:rsidRPr="00B74FD2" w:rsidRDefault="00B37232" w:rsidP="00B37232">
            <w:pPr>
              <w:spacing w:line="240" w:lineRule="auto"/>
              <w:ind w:firstLine="0"/>
              <w:rPr>
                <w:bCs/>
              </w:rPr>
            </w:pPr>
            <w:r>
              <w:rPr>
                <w:bCs/>
              </w:rPr>
              <w:lastRenderedPageBreak/>
              <w:t>Table S1</w:t>
            </w:r>
            <w:r w:rsidR="001A6DEB">
              <w:rPr>
                <w:bCs/>
              </w:rPr>
              <w:t>3</w:t>
            </w:r>
            <w:r>
              <w:rPr>
                <w:bCs/>
              </w:rPr>
              <w:t>b Model selection table for models of evening hunt duration</w:t>
            </w:r>
          </w:p>
        </w:tc>
      </w:tr>
      <w:tr w:rsidR="00B37232" w:rsidRPr="00B74FD2" w14:paraId="1DA29DD7" w14:textId="77777777" w:rsidTr="00F60E09">
        <w:trPr>
          <w:trHeight w:val="300"/>
        </w:trPr>
        <w:tc>
          <w:tcPr>
            <w:tcW w:w="505" w:type="dxa"/>
            <w:noWrap/>
            <w:hideMark/>
          </w:tcPr>
          <w:p w14:paraId="5898BB3A" w14:textId="77777777" w:rsidR="00B37232" w:rsidRPr="00B74FD2" w:rsidRDefault="00B37232" w:rsidP="00F60E09">
            <w:pPr>
              <w:spacing w:line="240" w:lineRule="auto"/>
              <w:ind w:firstLine="0"/>
              <w:rPr>
                <w:bCs/>
              </w:rPr>
            </w:pPr>
          </w:p>
        </w:tc>
        <w:tc>
          <w:tcPr>
            <w:tcW w:w="1090" w:type="dxa"/>
            <w:noWrap/>
            <w:hideMark/>
          </w:tcPr>
          <w:p w14:paraId="76537CD4" w14:textId="77777777" w:rsidR="00B37232" w:rsidRPr="00B74FD2" w:rsidRDefault="00B37232" w:rsidP="00F60E09">
            <w:pPr>
              <w:spacing w:line="240" w:lineRule="auto"/>
              <w:ind w:firstLine="0"/>
              <w:rPr>
                <w:bCs/>
              </w:rPr>
            </w:pPr>
            <w:r>
              <w:rPr>
                <w:bCs/>
              </w:rPr>
              <w:t>Intercept</w:t>
            </w:r>
          </w:p>
        </w:tc>
        <w:tc>
          <w:tcPr>
            <w:tcW w:w="1203" w:type="dxa"/>
            <w:noWrap/>
            <w:hideMark/>
          </w:tcPr>
          <w:p w14:paraId="7BE8CC45" w14:textId="77777777" w:rsidR="00B37232" w:rsidRPr="00B74FD2" w:rsidRDefault="00B37232" w:rsidP="00F60E09">
            <w:pPr>
              <w:spacing w:line="240" w:lineRule="auto"/>
              <w:ind w:firstLine="0"/>
              <w:rPr>
                <w:bCs/>
              </w:rPr>
            </w:pPr>
            <w:r w:rsidRPr="00B74FD2">
              <w:rPr>
                <w:bCs/>
              </w:rPr>
              <w:t>Moonlight</w:t>
            </w:r>
          </w:p>
        </w:tc>
        <w:tc>
          <w:tcPr>
            <w:tcW w:w="1378" w:type="dxa"/>
            <w:noWrap/>
            <w:hideMark/>
          </w:tcPr>
          <w:p w14:paraId="2CF16BA1" w14:textId="77777777" w:rsidR="00B37232" w:rsidRPr="00B74FD2" w:rsidRDefault="00B37232" w:rsidP="00F60E09">
            <w:pPr>
              <w:spacing w:line="240" w:lineRule="auto"/>
              <w:ind w:firstLine="0"/>
              <w:rPr>
                <w:bCs/>
              </w:rPr>
            </w:pPr>
            <w:r w:rsidRPr="00B74FD2">
              <w:rPr>
                <w:bCs/>
              </w:rPr>
              <w:t>Temperature</w:t>
            </w:r>
          </w:p>
        </w:tc>
        <w:tc>
          <w:tcPr>
            <w:tcW w:w="1006" w:type="dxa"/>
            <w:noWrap/>
            <w:hideMark/>
          </w:tcPr>
          <w:p w14:paraId="44BABD01" w14:textId="77777777" w:rsidR="00B37232" w:rsidRPr="00B74FD2" w:rsidRDefault="00B37232" w:rsidP="00F60E09">
            <w:pPr>
              <w:spacing w:line="240" w:lineRule="auto"/>
              <w:ind w:firstLine="0"/>
              <w:rPr>
                <w:bCs/>
              </w:rPr>
            </w:pPr>
            <w:r w:rsidRPr="00B74FD2">
              <w:rPr>
                <w:bCs/>
              </w:rPr>
              <w:t>Rainfall</w:t>
            </w:r>
          </w:p>
        </w:tc>
        <w:tc>
          <w:tcPr>
            <w:tcW w:w="1035" w:type="dxa"/>
            <w:noWrap/>
            <w:hideMark/>
          </w:tcPr>
          <w:p w14:paraId="4AF1AE13" w14:textId="77777777" w:rsidR="00B37232" w:rsidRPr="00B74FD2" w:rsidRDefault="00B37232" w:rsidP="00F60E09">
            <w:pPr>
              <w:spacing w:line="240" w:lineRule="auto"/>
              <w:ind w:firstLine="0"/>
              <w:rPr>
                <w:bCs/>
              </w:rPr>
            </w:pPr>
            <w:r w:rsidRPr="00B74FD2">
              <w:rPr>
                <w:bCs/>
              </w:rPr>
              <w:t>Denning</w:t>
            </w:r>
            <w:r>
              <w:rPr>
                <w:bCs/>
              </w:rPr>
              <w:t>: yes</w:t>
            </w:r>
          </w:p>
        </w:tc>
        <w:tc>
          <w:tcPr>
            <w:tcW w:w="1206" w:type="dxa"/>
            <w:noWrap/>
            <w:hideMark/>
          </w:tcPr>
          <w:p w14:paraId="34AFD928" w14:textId="77777777" w:rsidR="00B37232" w:rsidRPr="00B74FD2" w:rsidRDefault="00B37232" w:rsidP="00F60E09">
            <w:pPr>
              <w:spacing w:line="240" w:lineRule="auto"/>
              <w:ind w:firstLine="0"/>
              <w:rPr>
                <w:bCs/>
              </w:rPr>
            </w:pPr>
            <w:r>
              <w:rPr>
                <w:bCs/>
              </w:rPr>
              <w:t>Temp:Rain</w:t>
            </w:r>
          </w:p>
        </w:tc>
        <w:tc>
          <w:tcPr>
            <w:tcW w:w="1097" w:type="dxa"/>
            <w:noWrap/>
            <w:hideMark/>
          </w:tcPr>
          <w:p w14:paraId="592AAD98" w14:textId="77777777" w:rsidR="00B37232" w:rsidRPr="00B74FD2" w:rsidRDefault="00B37232" w:rsidP="00F60E09">
            <w:pPr>
              <w:spacing w:line="240" w:lineRule="auto"/>
              <w:ind w:firstLine="0"/>
              <w:rPr>
                <w:bCs/>
              </w:rPr>
            </w:pPr>
            <w:r>
              <w:rPr>
                <w:bCs/>
              </w:rPr>
              <w:t xml:space="preserve">Temp: </w:t>
            </w:r>
            <w:r w:rsidRPr="00B74FD2">
              <w:rPr>
                <w:bCs/>
              </w:rPr>
              <w:t>Denning</w:t>
            </w:r>
          </w:p>
        </w:tc>
        <w:tc>
          <w:tcPr>
            <w:tcW w:w="1134" w:type="dxa"/>
            <w:noWrap/>
            <w:hideMark/>
          </w:tcPr>
          <w:p w14:paraId="555286CB" w14:textId="77777777" w:rsidR="00B37232" w:rsidRPr="00B74FD2" w:rsidRDefault="00B37232" w:rsidP="00F60E09">
            <w:pPr>
              <w:spacing w:line="240" w:lineRule="auto"/>
              <w:ind w:firstLine="0"/>
              <w:rPr>
                <w:bCs/>
              </w:rPr>
            </w:pPr>
            <w:r w:rsidRPr="00B74FD2">
              <w:rPr>
                <w:bCs/>
              </w:rPr>
              <w:t>Radiation</w:t>
            </w:r>
          </w:p>
        </w:tc>
        <w:tc>
          <w:tcPr>
            <w:tcW w:w="711" w:type="dxa"/>
            <w:noWrap/>
            <w:hideMark/>
          </w:tcPr>
          <w:p w14:paraId="5A0A0D22" w14:textId="77777777" w:rsidR="00B37232" w:rsidRPr="00B74FD2" w:rsidRDefault="00B37232" w:rsidP="00F60E09">
            <w:pPr>
              <w:spacing w:line="240" w:lineRule="auto"/>
              <w:ind w:firstLine="0"/>
              <w:rPr>
                <w:bCs/>
              </w:rPr>
            </w:pPr>
            <w:r w:rsidRPr="00B74FD2">
              <w:rPr>
                <w:bCs/>
              </w:rPr>
              <w:t>df</w:t>
            </w:r>
          </w:p>
        </w:tc>
        <w:tc>
          <w:tcPr>
            <w:tcW w:w="1274" w:type="dxa"/>
            <w:noWrap/>
            <w:hideMark/>
          </w:tcPr>
          <w:p w14:paraId="4EA6C710" w14:textId="77777777" w:rsidR="00B37232" w:rsidRPr="00B74FD2" w:rsidRDefault="00B37232" w:rsidP="00F60E09">
            <w:pPr>
              <w:spacing w:line="240" w:lineRule="auto"/>
              <w:ind w:firstLine="0"/>
              <w:rPr>
                <w:bCs/>
              </w:rPr>
            </w:pPr>
            <w:r w:rsidRPr="00B74FD2">
              <w:rPr>
                <w:bCs/>
              </w:rPr>
              <w:t>logLik</w:t>
            </w:r>
          </w:p>
        </w:tc>
        <w:tc>
          <w:tcPr>
            <w:tcW w:w="1276" w:type="dxa"/>
            <w:noWrap/>
            <w:hideMark/>
          </w:tcPr>
          <w:p w14:paraId="6F2F985C" w14:textId="77777777" w:rsidR="00B37232" w:rsidRPr="00B74FD2" w:rsidRDefault="00B37232" w:rsidP="00F60E09">
            <w:pPr>
              <w:spacing w:line="240" w:lineRule="auto"/>
              <w:ind w:firstLine="0"/>
              <w:rPr>
                <w:bCs/>
              </w:rPr>
            </w:pPr>
            <w:r w:rsidRPr="00B74FD2">
              <w:rPr>
                <w:bCs/>
              </w:rPr>
              <w:t>AICc</w:t>
            </w:r>
          </w:p>
        </w:tc>
        <w:tc>
          <w:tcPr>
            <w:tcW w:w="850" w:type="dxa"/>
            <w:noWrap/>
            <w:hideMark/>
          </w:tcPr>
          <w:p w14:paraId="0FF502AD" w14:textId="77777777" w:rsidR="00B37232" w:rsidRPr="00B74FD2" w:rsidRDefault="00B37232" w:rsidP="00F60E09">
            <w:pPr>
              <w:spacing w:line="240" w:lineRule="auto"/>
              <w:ind w:firstLine="0"/>
              <w:rPr>
                <w:bCs/>
              </w:rPr>
            </w:pPr>
            <w:r w:rsidRPr="00B74FD2">
              <w:rPr>
                <w:bCs/>
              </w:rPr>
              <w:t>delta</w:t>
            </w:r>
          </w:p>
        </w:tc>
        <w:tc>
          <w:tcPr>
            <w:tcW w:w="992" w:type="dxa"/>
            <w:noWrap/>
            <w:hideMark/>
          </w:tcPr>
          <w:p w14:paraId="45746710" w14:textId="77777777" w:rsidR="00B37232" w:rsidRPr="00B74FD2" w:rsidRDefault="00B37232" w:rsidP="00F60E09">
            <w:pPr>
              <w:spacing w:line="240" w:lineRule="auto"/>
              <w:ind w:firstLine="0"/>
              <w:rPr>
                <w:bCs/>
              </w:rPr>
            </w:pPr>
            <w:r w:rsidRPr="00B74FD2">
              <w:rPr>
                <w:bCs/>
              </w:rPr>
              <w:t>weight</w:t>
            </w:r>
          </w:p>
        </w:tc>
      </w:tr>
      <w:tr w:rsidR="00F60E09" w:rsidRPr="00B74FD2" w14:paraId="179292A3" w14:textId="77777777" w:rsidTr="00F60E09">
        <w:trPr>
          <w:trHeight w:val="300"/>
        </w:trPr>
        <w:tc>
          <w:tcPr>
            <w:tcW w:w="505" w:type="dxa"/>
            <w:noWrap/>
            <w:hideMark/>
          </w:tcPr>
          <w:p w14:paraId="028E1075" w14:textId="05E29EC5" w:rsidR="00F60E09" w:rsidRPr="00B74FD2" w:rsidRDefault="00F60E09" w:rsidP="00F60E09">
            <w:pPr>
              <w:spacing w:line="240" w:lineRule="auto"/>
              <w:ind w:firstLine="0"/>
              <w:rPr>
                <w:bCs/>
              </w:rPr>
            </w:pPr>
            <w:r w:rsidRPr="00573DBC">
              <w:t>7</w:t>
            </w:r>
          </w:p>
        </w:tc>
        <w:tc>
          <w:tcPr>
            <w:tcW w:w="1090" w:type="dxa"/>
            <w:noWrap/>
            <w:hideMark/>
          </w:tcPr>
          <w:p w14:paraId="1F1A19B2" w14:textId="0EB12C30" w:rsidR="00F60E09" w:rsidRPr="00B74FD2" w:rsidRDefault="00F60E09" w:rsidP="00F60E09">
            <w:pPr>
              <w:spacing w:line="240" w:lineRule="auto"/>
              <w:ind w:firstLine="0"/>
              <w:rPr>
                <w:bCs/>
              </w:rPr>
            </w:pPr>
            <w:r w:rsidRPr="00573DBC">
              <w:t>209.0423</w:t>
            </w:r>
          </w:p>
        </w:tc>
        <w:tc>
          <w:tcPr>
            <w:tcW w:w="1203" w:type="dxa"/>
            <w:noWrap/>
            <w:hideMark/>
          </w:tcPr>
          <w:p w14:paraId="47587631" w14:textId="0F9A0587" w:rsidR="00F60E09" w:rsidRPr="00B74FD2" w:rsidRDefault="00F60E09" w:rsidP="00F60E09">
            <w:pPr>
              <w:spacing w:line="240" w:lineRule="auto"/>
              <w:ind w:firstLine="0"/>
              <w:rPr>
                <w:bCs/>
              </w:rPr>
            </w:pPr>
            <w:r w:rsidRPr="00573DBC">
              <w:t>-1.7896</w:t>
            </w:r>
          </w:p>
        </w:tc>
        <w:tc>
          <w:tcPr>
            <w:tcW w:w="1378" w:type="dxa"/>
            <w:noWrap/>
            <w:hideMark/>
          </w:tcPr>
          <w:p w14:paraId="27BB0CF2" w14:textId="0C0F8BB7" w:rsidR="00F60E09" w:rsidRPr="00B74FD2" w:rsidRDefault="00F60E09" w:rsidP="00F60E09">
            <w:pPr>
              <w:spacing w:line="240" w:lineRule="auto"/>
              <w:ind w:firstLine="0"/>
              <w:rPr>
                <w:bCs/>
              </w:rPr>
            </w:pPr>
            <w:r w:rsidRPr="00573DBC">
              <w:t>-2.3690</w:t>
            </w:r>
          </w:p>
        </w:tc>
        <w:tc>
          <w:tcPr>
            <w:tcW w:w="1006" w:type="dxa"/>
            <w:noWrap/>
            <w:hideMark/>
          </w:tcPr>
          <w:p w14:paraId="4DEC5CE8" w14:textId="123245B3" w:rsidR="00F60E09" w:rsidRPr="00B74FD2" w:rsidRDefault="00F60E09" w:rsidP="00F60E09">
            <w:pPr>
              <w:spacing w:line="240" w:lineRule="auto"/>
              <w:ind w:firstLine="0"/>
              <w:rPr>
                <w:bCs/>
              </w:rPr>
            </w:pPr>
            <w:r w:rsidRPr="00573DBC">
              <w:t>NA</w:t>
            </w:r>
          </w:p>
        </w:tc>
        <w:tc>
          <w:tcPr>
            <w:tcW w:w="1035" w:type="dxa"/>
            <w:noWrap/>
            <w:hideMark/>
          </w:tcPr>
          <w:p w14:paraId="7FB50492" w14:textId="3869FA4B" w:rsidR="00F60E09" w:rsidRPr="00B74FD2" w:rsidRDefault="00F60E09" w:rsidP="00F60E09">
            <w:pPr>
              <w:spacing w:line="240" w:lineRule="auto"/>
              <w:ind w:firstLine="0"/>
              <w:rPr>
                <w:bCs/>
              </w:rPr>
            </w:pPr>
            <w:r w:rsidRPr="00573DBC">
              <w:t>+</w:t>
            </w:r>
          </w:p>
        </w:tc>
        <w:tc>
          <w:tcPr>
            <w:tcW w:w="1206" w:type="dxa"/>
            <w:noWrap/>
            <w:hideMark/>
          </w:tcPr>
          <w:p w14:paraId="5E7D6281" w14:textId="14D9847A" w:rsidR="00F60E09" w:rsidRPr="00B74FD2" w:rsidRDefault="00F60E09" w:rsidP="00F60E09">
            <w:pPr>
              <w:spacing w:line="240" w:lineRule="auto"/>
              <w:ind w:firstLine="0"/>
              <w:rPr>
                <w:bCs/>
              </w:rPr>
            </w:pPr>
            <w:r w:rsidRPr="00573DBC">
              <w:t>NA</w:t>
            </w:r>
          </w:p>
        </w:tc>
        <w:tc>
          <w:tcPr>
            <w:tcW w:w="1097" w:type="dxa"/>
            <w:noWrap/>
            <w:hideMark/>
          </w:tcPr>
          <w:p w14:paraId="0B38C64F" w14:textId="02BF9632" w:rsidR="00F60E09" w:rsidRPr="00B74FD2" w:rsidRDefault="00F60E09" w:rsidP="00F60E09">
            <w:pPr>
              <w:spacing w:line="240" w:lineRule="auto"/>
              <w:ind w:firstLine="0"/>
              <w:rPr>
                <w:bCs/>
              </w:rPr>
            </w:pPr>
            <w:r w:rsidRPr="00573DBC">
              <w:t>NA</w:t>
            </w:r>
          </w:p>
        </w:tc>
        <w:tc>
          <w:tcPr>
            <w:tcW w:w="1134" w:type="dxa"/>
            <w:noWrap/>
            <w:hideMark/>
          </w:tcPr>
          <w:p w14:paraId="1C1C7734" w14:textId="74733DAE" w:rsidR="00F60E09" w:rsidRPr="00B74FD2" w:rsidRDefault="00F60E09" w:rsidP="00F60E09">
            <w:pPr>
              <w:spacing w:line="240" w:lineRule="auto"/>
              <w:ind w:firstLine="0"/>
              <w:rPr>
                <w:bCs/>
              </w:rPr>
            </w:pPr>
            <w:r w:rsidRPr="00573DBC">
              <w:t>NA</w:t>
            </w:r>
          </w:p>
        </w:tc>
        <w:tc>
          <w:tcPr>
            <w:tcW w:w="711" w:type="dxa"/>
            <w:noWrap/>
            <w:hideMark/>
          </w:tcPr>
          <w:p w14:paraId="0B15C9B4" w14:textId="4B36BD92" w:rsidR="00F60E09" w:rsidRPr="00B74FD2" w:rsidRDefault="00F60E09" w:rsidP="00F60E09">
            <w:pPr>
              <w:spacing w:line="240" w:lineRule="auto"/>
              <w:ind w:firstLine="0"/>
              <w:rPr>
                <w:bCs/>
              </w:rPr>
            </w:pPr>
            <w:r w:rsidRPr="00573DBC">
              <w:t>6.00</w:t>
            </w:r>
          </w:p>
        </w:tc>
        <w:tc>
          <w:tcPr>
            <w:tcW w:w="1274" w:type="dxa"/>
            <w:noWrap/>
            <w:hideMark/>
          </w:tcPr>
          <w:p w14:paraId="5DE7C0A0" w14:textId="1B894248" w:rsidR="00F60E09" w:rsidRPr="00B74FD2" w:rsidRDefault="00F60E09" w:rsidP="00F60E09">
            <w:pPr>
              <w:spacing w:line="240" w:lineRule="auto"/>
              <w:ind w:firstLine="0"/>
              <w:rPr>
                <w:bCs/>
              </w:rPr>
            </w:pPr>
            <w:r w:rsidRPr="00573DBC">
              <w:t>-9762.37</w:t>
            </w:r>
          </w:p>
        </w:tc>
        <w:tc>
          <w:tcPr>
            <w:tcW w:w="1276" w:type="dxa"/>
            <w:noWrap/>
            <w:hideMark/>
          </w:tcPr>
          <w:p w14:paraId="1ED5A9D8" w14:textId="217DF63E" w:rsidR="00F60E09" w:rsidRPr="00B74FD2" w:rsidRDefault="00F60E09" w:rsidP="00F60E09">
            <w:pPr>
              <w:spacing w:line="240" w:lineRule="auto"/>
              <w:ind w:firstLine="0"/>
              <w:rPr>
                <w:bCs/>
              </w:rPr>
            </w:pPr>
            <w:r w:rsidRPr="00573DBC">
              <w:t>19536.78</w:t>
            </w:r>
          </w:p>
        </w:tc>
        <w:tc>
          <w:tcPr>
            <w:tcW w:w="850" w:type="dxa"/>
            <w:noWrap/>
            <w:hideMark/>
          </w:tcPr>
          <w:p w14:paraId="05E196A5" w14:textId="0BAC6D61" w:rsidR="00F60E09" w:rsidRPr="00B74FD2" w:rsidRDefault="00F60E09" w:rsidP="00F60E09">
            <w:pPr>
              <w:spacing w:line="240" w:lineRule="auto"/>
              <w:ind w:firstLine="0"/>
              <w:rPr>
                <w:bCs/>
              </w:rPr>
            </w:pPr>
            <w:r w:rsidRPr="00573DBC">
              <w:t>0.00</w:t>
            </w:r>
          </w:p>
        </w:tc>
        <w:tc>
          <w:tcPr>
            <w:tcW w:w="992" w:type="dxa"/>
            <w:noWrap/>
            <w:hideMark/>
          </w:tcPr>
          <w:p w14:paraId="3A5CDCE2" w14:textId="4B6A8126" w:rsidR="00F60E09" w:rsidRPr="00B74FD2" w:rsidRDefault="00F60E09" w:rsidP="00F60E09">
            <w:pPr>
              <w:spacing w:line="240" w:lineRule="auto"/>
              <w:ind w:firstLine="0"/>
              <w:rPr>
                <w:bCs/>
              </w:rPr>
            </w:pPr>
            <w:r w:rsidRPr="00573DBC">
              <w:t>0.56</w:t>
            </w:r>
          </w:p>
        </w:tc>
      </w:tr>
      <w:tr w:rsidR="00F60E09" w:rsidRPr="00B74FD2" w14:paraId="248F808A" w14:textId="77777777" w:rsidTr="00F60E09">
        <w:trPr>
          <w:trHeight w:val="300"/>
        </w:trPr>
        <w:tc>
          <w:tcPr>
            <w:tcW w:w="505" w:type="dxa"/>
            <w:noWrap/>
            <w:hideMark/>
          </w:tcPr>
          <w:p w14:paraId="6D102418" w14:textId="48C20F37" w:rsidR="00F60E09" w:rsidRPr="00B74FD2" w:rsidRDefault="00F60E09" w:rsidP="00F60E09">
            <w:pPr>
              <w:spacing w:line="240" w:lineRule="auto"/>
              <w:ind w:firstLine="0"/>
              <w:rPr>
                <w:bCs/>
              </w:rPr>
            </w:pPr>
            <w:r w:rsidRPr="00573DBC">
              <w:t>6</w:t>
            </w:r>
          </w:p>
        </w:tc>
        <w:tc>
          <w:tcPr>
            <w:tcW w:w="1090" w:type="dxa"/>
            <w:noWrap/>
            <w:hideMark/>
          </w:tcPr>
          <w:p w14:paraId="1F45A55B" w14:textId="2B9ED5B8" w:rsidR="00F60E09" w:rsidRPr="00B74FD2" w:rsidRDefault="00F60E09" w:rsidP="00F60E09">
            <w:pPr>
              <w:spacing w:line="240" w:lineRule="auto"/>
              <w:ind w:firstLine="0"/>
              <w:rPr>
                <w:bCs/>
              </w:rPr>
            </w:pPr>
            <w:r w:rsidRPr="00573DBC">
              <w:t>200.7047</w:t>
            </w:r>
          </w:p>
        </w:tc>
        <w:tc>
          <w:tcPr>
            <w:tcW w:w="1203" w:type="dxa"/>
            <w:noWrap/>
            <w:hideMark/>
          </w:tcPr>
          <w:p w14:paraId="4DE55878" w14:textId="6405E493" w:rsidR="00F60E09" w:rsidRPr="00B74FD2" w:rsidRDefault="00F60E09" w:rsidP="00F60E09">
            <w:pPr>
              <w:spacing w:line="240" w:lineRule="auto"/>
              <w:ind w:firstLine="0"/>
              <w:rPr>
                <w:bCs/>
              </w:rPr>
            </w:pPr>
            <w:r w:rsidRPr="00573DBC">
              <w:t>-1.8021</w:t>
            </w:r>
          </w:p>
        </w:tc>
        <w:tc>
          <w:tcPr>
            <w:tcW w:w="1378" w:type="dxa"/>
            <w:noWrap/>
            <w:hideMark/>
          </w:tcPr>
          <w:p w14:paraId="727FC736" w14:textId="26F5A554" w:rsidR="00F60E09" w:rsidRPr="00B74FD2" w:rsidRDefault="00F60E09" w:rsidP="00F60E09">
            <w:pPr>
              <w:spacing w:line="240" w:lineRule="auto"/>
              <w:ind w:firstLine="0"/>
              <w:rPr>
                <w:bCs/>
              </w:rPr>
            </w:pPr>
            <w:r w:rsidRPr="00573DBC">
              <w:t>-2.0915</w:t>
            </w:r>
          </w:p>
        </w:tc>
        <w:tc>
          <w:tcPr>
            <w:tcW w:w="1006" w:type="dxa"/>
            <w:noWrap/>
            <w:hideMark/>
          </w:tcPr>
          <w:p w14:paraId="2B0A57BB" w14:textId="44408D68" w:rsidR="00F60E09" w:rsidRPr="00B74FD2" w:rsidRDefault="00F60E09" w:rsidP="00F60E09">
            <w:pPr>
              <w:spacing w:line="240" w:lineRule="auto"/>
              <w:ind w:firstLine="0"/>
              <w:rPr>
                <w:bCs/>
              </w:rPr>
            </w:pPr>
            <w:r w:rsidRPr="00573DBC">
              <w:t>2.6190</w:t>
            </w:r>
          </w:p>
        </w:tc>
        <w:tc>
          <w:tcPr>
            <w:tcW w:w="1035" w:type="dxa"/>
            <w:noWrap/>
            <w:hideMark/>
          </w:tcPr>
          <w:p w14:paraId="46D4772D" w14:textId="1E982EFD" w:rsidR="00F60E09" w:rsidRPr="00B74FD2" w:rsidRDefault="00F60E09" w:rsidP="00F60E09">
            <w:pPr>
              <w:spacing w:line="240" w:lineRule="auto"/>
              <w:ind w:firstLine="0"/>
              <w:rPr>
                <w:bCs/>
              </w:rPr>
            </w:pPr>
            <w:r w:rsidRPr="00573DBC">
              <w:t>+</w:t>
            </w:r>
          </w:p>
        </w:tc>
        <w:tc>
          <w:tcPr>
            <w:tcW w:w="1206" w:type="dxa"/>
            <w:noWrap/>
            <w:hideMark/>
          </w:tcPr>
          <w:p w14:paraId="5FECD5CF" w14:textId="32D6FC46" w:rsidR="00F60E09" w:rsidRPr="00B74FD2" w:rsidRDefault="00F60E09" w:rsidP="00F60E09">
            <w:pPr>
              <w:spacing w:line="240" w:lineRule="auto"/>
              <w:ind w:firstLine="0"/>
              <w:rPr>
                <w:bCs/>
              </w:rPr>
            </w:pPr>
            <w:r w:rsidRPr="00573DBC">
              <w:t>-0.0829</w:t>
            </w:r>
          </w:p>
        </w:tc>
        <w:tc>
          <w:tcPr>
            <w:tcW w:w="1097" w:type="dxa"/>
            <w:noWrap/>
            <w:hideMark/>
          </w:tcPr>
          <w:p w14:paraId="1BD34596" w14:textId="0ECCB154" w:rsidR="00F60E09" w:rsidRPr="00B74FD2" w:rsidRDefault="00F60E09" w:rsidP="00F60E09">
            <w:pPr>
              <w:spacing w:line="240" w:lineRule="auto"/>
              <w:ind w:firstLine="0"/>
              <w:rPr>
                <w:bCs/>
              </w:rPr>
            </w:pPr>
            <w:r w:rsidRPr="00573DBC">
              <w:t>+</w:t>
            </w:r>
          </w:p>
        </w:tc>
        <w:tc>
          <w:tcPr>
            <w:tcW w:w="1134" w:type="dxa"/>
            <w:noWrap/>
            <w:hideMark/>
          </w:tcPr>
          <w:p w14:paraId="132147BD" w14:textId="040BF860" w:rsidR="00F60E09" w:rsidRPr="00B74FD2" w:rsidRDefault="00F60E09" w:rsidP="00F60E09">
            <w:pPr>
              <w:spacing w:line="240" w:lineRule="auto"/>
              <w:ind w:firstLine="0"/>
              <w:rPr>
                <w:bCs/>
              </w:rPr>
            </w:pPr>
            <w:r w:rsidRPr="00573DBC">
              <w:t>NA</w:t>
            </w:r>
          </w:p>
        </w:tc>
        <w:tc>
          <w:tcPr>
            <w:tcW w:w="711" w:type="dxa"/>
            <w:noWrap/>
            <w:hideMark/>
          </w:tcPr>
          <w:p w14:paraId="7EC9D2A2" w14:textId="055F7C9D" w:rsidR="00F60E09" w:rsidRPr="00B74FD2" w:rsidRDefault="00F60E09" w:rsidP="00F60E09">
            <w:pPr>
              <w:spacing w:line="240" w:lineRule="auto"/>
              <w:ind w:firstLine="0"/>
              <w:rPr>
                <w:bCs/>
              </w:rPr>
            </w:pPr>
            <w:r w:rsidRPr="00573DBC">
              <w:t>9.00</w:t>
            </w:r>
          </w:p>
        </w:tc>
        <w:tc>
          <w:tcPr>
            <w:tcW w:w="1274" w:type="dxa"/>
            <w:noWrap/>
            <w:hideMark/>
          </w:tcPr>
          <w:p w14:paraId="1FA27ACD" w14:textId="0FC93F87" w:rsidR="00F60E09" w:rsidRPr="00B74FD2" w:rsidRDefault="00F60E09" w:rsidP="00F60E09">
            <w:pPr>
              <w:spacing w:line="240" w:lineRule="auto"/>
              <w:ind w:firstLine="0"/>
              <w:rPr>
                <w:bCs/>
              </w:rPr>
            </w:pPr>
            <w:r w:rsidRPr="00573DBC">
              <w:t>-9760.02</w:t>
            </w:r>
          </w:p>
        </w:tc>
        <w:tc>
          <w:tcPr>
            <w:tcW w:w="1276" w:type="dxa"/>
            <w:noWrap/>
            <w:hideMark/>
          </w:tcPr>
          <w:p w14:paraId="374DDE2B" w14:textId="53A8A4B6" w:rsidR="00F60E09" w:rsidRPr="00B74FD2" w:rsidRDefault="00F60E09" w:rsidP="00F60E09">
            <w:pPr>
              <w:spacing w:line="240" w:lineRule="auto"/>
              <w:ind w:firstLine="0"/>
              <w:rPr>
                <w:bCs/>
              </w:rPr>
            </w:pPr>
            <w:r w:rsidRPr="00573DBC">
              <w:t>19538.13</w:t>
            </w:r>
          </w:p>
        </w:tc>
        <w:tc>
          <w:tcPr>
            <w:tcW w:w="850" w:type="dxa"/>
            <w:noWrap/>
            <w:hideMark/>
          </w:tcPr>
          <w:p w14:paraId="4150ED57" w14:textId="7A82482C" w:rsidR="00F60E09" w:rsidRPr="00B74FD2" w:rsidRDefault="00F60E09" w:rsidP="00F60E09">
            <w:pPr>
              <w:spacing w:line="240" w:lineRule="auto"/>
              <w:ind w:firstLine="0"/>
              <w:rPr>
                <w:bCs/>
              </w:rPr>
            </w:pPr>
            <w:r w:rsidRPr="00573DBC">
              <w:t>1.35</w:t>
            </w:r>
          </w:p>
        </w:tc>
        <w:tc>
          <w:tcPr>
            <w:tcW w:w="992" w:type="dxa"/>
            <w:noWrap/>
            <w:hideMark/>
          </w:tcPr>
          <w:p w14:paraId="58ADF4A7" w14:textId="6FD05338" w:rsidR="00F60E09" w:rsidRPr="00B74FD2" w:rsidRDefault="00F60E09" w:rsidP="00F60E09">
            <w:pPr>
              <w:spacing w:line="240" w:lineRule="auto"/>
              <w:ind w:firstLine="0"/>
              <w:rPr>
                <w:bCs/>
              </w:rPr>
            </w:pPr>
            <w:r w:rsidRPr="00573DBC">
              <w:t>0.28</w:t>
            </w:r>
          </w:p>
        </w:tc>
      </w:tr>
      <w:tr w:rsidR="00F60E09" w:rsidRPr="00B74FD2" w14:paraId="74ABDF77" w14:textId="77777777" w:rsidTr="00F60E09">
        <w:trPr>
          <w:trHeight w:val="300"/>
        </w:trPr>
        <w:tc>
          <w:tcPr>
            <w:tcW w:w="505" w:type="dxa"/>
            <w:noWrap/>
            <w:hideMark/>
          </w:tcPr>
          <w:p w14:paraId="3042E7C1" w14:textId="20ABED3C" w:rsidR="00F60E09" w:rsidRPr="00B74FD2" w:rsidRDefault="00F60E09" w:rsidP="00F60E09">
            <w:pPr>
              <w:spacing w:line="240" w:lineRule="auto"/>
              <w:ind w:firstLine="0"/>
              <w:rPr>
                <w:bCs/>
              </w:rPr>
            </w:pPr>
            <w:r w:rsidRPr="00573DBC">
              <w:t>5</w:t>
            </w:r>
          </w:p>
        </w:tc>
        <w:tc>
          <w:tcPr>
            <w:tcW w:w="1090" w:type="dxa"/>
            <w:noWrap/>
            <w:hideMark/>
          </w:tcPr>
          <w:p w14:paraId="11C1A4BE" w14:textId="12C74A82" w:rsidR="00F60E09" w:rsidRPr="00B74FD2" w:rsidRDefault="00F60E09" w:rsidP="00F60E09">
            <w:pPr>
              <w:spacing w:line="240" w:lineRule="auto"/>
              <w:ind w:firstLine="0"/>
              <w:rPr>
                <w:bCs/>
              </w:rPr>
            </w:pPr>
            <w:r w:rsidRPr="00573DBC">
              <w:t>199.9908</w:t>
            </w:r>
          </w:p>
        </w:tc>
        <w:tc>
          <w:tcPr>
            <w:tcW w:w="1203" w:type="dxa"/>
            <w:noWrap/>
            <w:hideMark/>
          </w:tcPr>
          <w:p w14:paraId="4CD9C764" w14:textId="55B8B92E" w:rsidR="00F60E09" w:rsidRPr="00B74FD2" w:rsidRDefault="00F60E09" w:rsidP="00F60E09">
            <w:pPr>
              <w:spacing w:line="240" w:lineRule="auto"/>
              <w:ind w:firstLine="0"/>
              <w:rPr>
                <w:bCs/>
              </w:rPr>
            </w:pPr>
            <w:r w:rsidRPr="00573DBC">
              <w:t>-1.8058</w:t>
            </w:r>
          </w:p>
        </w:tc>
        <w:tc>
          <w:tcPr>
            <w:tcW w:w="1378" w:type="dxa"/>
            <w:noWrap/>
            <w:hideMark/>
          </w:tcPr>
          <w:p w14:paraId="59C33446" w14:textId="143A5B3F" w:rsidR="00F60E09" w:rsidRPr="00B74FD2" w:rsidRDefault="00F60E09" w:rsidP="00F60E09">
            <w:pPr>
              <w:spacing w:line="240" w:lineRule="auto"/>
              <w:ind w:firstLine="0"/>
              <w:rPr>
                <w:bCs/>
              </w:rPr>
            </w:pPr>
            <w:r w:rsidRPr="00573DBC">
              <w:t>-2.0651</w:t>
            </w:r>
          </w:p>
        </w:tc>
        <w:tc>
          <w:tcPr>
            <w:tcW w:w="1006" w:type="dxa"/>
            <w:noWrap/>
            <w:hideMark/>
          </w:tcPr>
          <w:p w14:paraId="30B93F51" w14:textId="197B1192" w:rsidR="00F60E09" w:rsidRPr="00B74FD2" w:rsidRDefault="00F60E09" w:rsidP="00F60E09">
            <w:pPr>
              <w:spacing w:line="240" w:lineRule="auto"/>
              <w:ind w:firstLine="0"/>
              <w:rPr>
                <w:bCs/>
              </w:rPr>
            </w:pPr>
            <w:r w:rsidRPr="00573DBC">
              <w:t>2.6151</w:t>
            </w:r>
          </w:p>
        </w:tc>
        <w:tc>
          <w:tcPr>
            <w:tcW w:w="1035" w:type="dxa"/>
            <w:noWrap/>
            <w:hideMark/>
          </w:tcPr>
          <w:p w14:paraId="4DBED0C1" w14:textId="24B0584F" w:rsidR="00F60E09" w:rsidRPr="00B74FD2" w:rsidRDefault="00F60E09" w:rsidP="00F60E09">
            <w:pPr>
              <w:spacing w:line="240" w:lineRule="auto"/>
              <w:ind w:firstLine="0"/>
              <w:rPr>
                <w:bCs/>
              </w:rPr>
            </w:pPr>
            <w:r w:rsidRPr="00573DBC">
              <w:t>+</w:t>
            </w:r>
          </w:p>
        </w:tc>
        <w:tc>
          <w:tcPr>
            <w:tcW w:w="1206" w:type="dxa"/>
            <w:noWrap/>
            <w:hideMark/>
          </w:tcPr>
          <w:p w14:paraId="2C5B5D26" w14:textId="411D108B" w:rsidR="00F60E09" w:rsidRPr="00B74FD2" w:rsidRDefault="00F60E09" w:rsidP="00F60E09">
            <w:pPr>
              <w:spacing w:line="240" w:lineRule="auto"/>
              <w:ind w:firstLine="0"/>
              <w:rPr>
                <w:bCs/>
              </w:rPr>
            </w:pPr>
            <w:r w:rsidRPr="00573DBC">
              <w:t>-0.0827</w:t>
            </w:r>
          </w:p>
        </w:tc>
        <w:tc>
          <w:tcPr>
            <w:tcW w:w="1097" w:type="dxa"/>
            <w:noWrap/>
            <w:hideMark/>
          </w:tcPr>
          <w:p w14:paraId="481136E6" w14:textId="79CBA66C" w:rsidR="00F60E09" w:rsidRPr="00B74FD2" w:rsidRDefault="00F60E09" w:rsidP="00F60E09">
            <w:pPr>
              <w:spacing w:line="240" w:lineRule="auto"/>
              <w:ind w:firstLine="0"/>
              <w:rPr>
                <w:bCs/>
              </w:rPr>
            </w:pPr>
            <w:r w:rsidRPr="00573DBC">
              <w:t>NA</w:t>
            </w:r>
          </w:p>
        </w:tc>
        <w:tc>
          <w:tcPr>
            <w:tcW w:w="1134" w:type="dxa"/>
            <w:noWrap/>
            <w:hideMark/>
          </w:tcPr>
          <w:p w14:paraId="5773E2F4" w14:textId="1B8D013C" w:rsidR="00F60E09" w:rsidRPr="00B74FD2" w:rsidRDefault="00F60E09" w:rsidP="00F60E09">
            <w:pPr>
              <w:spacing w:line="240" w:lineRule="auto"/>
              <w:ind w:firstLine="0"/>
              <w:rPr>
                <w:bCs/>
              </w:rPr>
            </w:pPr>
            <w:r w:rsidRPr="00573DBC">
              <w:t>NA</w:t>
            </w:r>
          </w:p>
        </w:tc>
        <w:tc>
          <w:tcPr>
            <w:tcW w:w="711" w:type="dxa"/>
            <w:noWrap/>
            <w:hideMark/>
          </w:tcPr>
          <w:p w14:paraId="13D69CD6" w14:textId="294ECFF3" w:rsidR="00F60E09" w:rsidRPr="00B74FD2" w:rsidRDefault="00F60E09" w:rsidP="00F60E09">
            <w:pPr>
              <w:spacing w:line="240" w:lineRule="auto"/>
              <w:ind w:firstLine="0"/>
              <w:rPr>
                <w:bCs/>
              </w:rPr>
            </w:pPr>
            <w:r w:rsidRPr="00573DBC">
              <w:t>8.00</w:t>
            </w:r>
          </w:p>
        </w:tc>
        <w:tc>
          <w:tcPr>
            <w:tcW w:w="1274" w:type="dxa"/>
            <w:noWrap/>
            <w:hideMark/>
          </w:tcPr>
          <w:p w14:paraId="2B4B6A53" w14:textId="59D3F64E" w:rsidR="00F60E09" w:rsidRPr="00B74FD2" w:rsidRDefault="00F60E09" w:rsidP="00F60E09">
            <w:pPr>
              <w:spacing w:line="240" w:lineRule="auto"/>
              <w:ind w:firstLine="0"/>
              <w:rPr>
                <w:bCs/>
              </w:rPr>
            </w:pPr>
            <w:r w:rsidRPr="00573DBC">
              <w:t>-9761.67</w:t>
            </w:r>
          </w:p>
        </w:tc>
        <w:tc>
          <w:tcPr>
            <w:tcW w:w="1276" w:type="dxa"/>
            <w:noWrap/>
            <w:hideMark/>
          </w:tcPr>
          <w:p w14:paraId="073ACEEB" w14:textId="24F6FE5C" w:rsidR="00F60E09" w:rsidRPr="00B74FD2" w:rsidRDefault="00F60E09" w:rsidP="00F60E09">
            <w:pPr>
              <w:spacing w:line="240" w:lineRule="auto"/>
              <w:ind w:firstLine="0"/>
              <w:rPr>
                <w:bCs/>
              </w:rPr>
            </w:pPr>
            <w:r w:rsidRPr="00573DBC">
              <w:t>19539.41</w:t>
            </w:r>
          </w:p>
        </w:tc>
        <w:tc>
          <w:tcPr>
            <w:tcW w:w="850" w:type="dxa"/>
            <w:noWrap/>
            <w:hideMark/>
          </w:tcPr>
          <w:p w14:paraId="7620BBE6" w14:textId="451C928B" w:rsidR="00F60E09" w:rsidRPr="00B74FD2" w:rsidRDefault="00F60E09" w:rsidP="00F60E09">
            <w:pPr>
              <w:spacing w:line="240" w:lineRule="auto"/>
              <w:ind w:firstLine="0"/>
              <w:rPr>
                <w:bCs/>
              </w:rPr>
            </w:pPr>
            <w:r w:rsidRPr="00573DBC">
              <w:t>2.63</w:t>
            </w:r>
          </w:p>
        </w:tc>
        <w:tc>
          <w:tcPr>
            <w:tcW w:w="992" w:type="dxa"/>
            <w:noWrap/>
            <w:hideMark/>
          </w:tcPr>
          <w:p w14:paraId="60D55F0A" w14:textId="40232440" w:rsidR="00F60E09" w:rsidRPr="00B74FD2" w:rsidRDefault="00F60E09" w:rsidP="00F60E09">
            <w:pPr>
              <w:spacing w:line="240" w:lineRule="auto"/>
              <w:ind w:firstLine="0"/>
              <w:rPr>
                <w:bCs/>
              </w:rPr>
            </w:pPr>
            <w:r w:rsidRPr="00573DBC">
              <w:t>0.15</w:t>
            </w:r>
          </w:p>
        </w:tc>
      </w:tr>
      <w:tr w:rsidR="00F60E09" w:rsidRPr="00B74FD2" w14:paraId="31A2AC4A" w14:textId="77777777" w:rsidTr="00F60E09">
        <w:trPr>
          <w:trHeight w:val="300"/>
        </w:trPr>
        <w:tc>
          <w:tcPr>
            <w:tcW w:w="505" w:type="dxa"/>
            <w:noWrap/>
            <w:hideMark/>
          </w:tcPr>
          <w:p w14:paraId="00A8DA76" w14:textId="6EF7E2BC" w:rsidR="00F60E09" w:rsidRPr="00B74FD2" w:rsidRDefault="00F60E09" w:rsidP="00F60E09">
            <w:pPr>
              <w:spacing w:line="240" w:lineRule="auto"/>
              <w:ind w:firstLine="0"/>
              <w:rPr>
                <w:bCs/>
              </w:rPr>
            </w:pPr>
            <w:r w:rsidRPr="00573DBC">
              <w:t>17</w:t>
            </w:r>
          </w:p>
        </w:tc>
        <w:tc>
          <w:tcPr>
            <w:tcW w:w="1090" w:type="dxa"/>
            <w:noWrap/>
            <w:hideMark/>
          </w:tcPr>
          <w:p w14:paraId="68D18881" w14:textId="527F97A1" w:rsidR="00F60E09" w:rsidRPr="00B74FD2" w:rsidRDefault="00F60E09" w:rsidP="00F60E09">
            <w:pPr>
              <w:spacing w:line="240" w:lineRule="auto"/>
              <w:ind w:firstLine="0"/>
              <w:rPr>
                <w:bCs/>
              </w:rPr>
            </w:pPr>
            <w:r w:rsidRPr="00573DBC">
              <w:t>209.0136</w:t>
            </w:r>
          </w:p>
        </w:tc>
        <w:tc>
          <w:tcPr>
            <w:tcW w:w="1203" w:type="dxa"/>
            <w:noWrap/>
            <w:hideMark/>
          </w:tcPr>
          <w:p w14:paraId="496E9A13" w14:textId="196EC51C" w:rsidR="00F60E09" w:rsidRPr="00B74FD2" w:rsidRDefault="00F60E09" w:rsidP="00F60E09">
            <w:pPr>
              <w:spacing w:line="240" w:lineRule="auto"/>
              <w:ind w:firstLine="0"/>
              <w:rPr>
                <w:bCs/>
              </w:rPr>
            </w:pPr>
            <w:r w:rsidRPr="00573DBC">
              <w:t>-1.7892</w:t>
            </w:r>
          </w:p>
        </w:tc>
        <w:tc>
          <w:tcPr>
            <w:tcW w:w="1378" w:type="dxa"/>
            <w:noWrap/>
            <w:hideMark/>
          </w:tcPr>
          <w:p w14:paraId="3319AEB5" w14:textId="2CCA6ED0" w:rsidR="00F60E09" w:rsidRPr="00B74FD2" w:rsidRDefault="00F60E09" w:rsidP="00F60E09">
            <w:pPr>
              <w:spacing w:line="240" w:lineRule="auto"/>
              <w:ind w:firstLine="0"/>
              <w:rPr>
                <w:bCs/>
              </w:rPr>
            </w:pPr>
            <w:r w:rsidRPr="00573DBC">
              <w:t>-2.3725</w:t>
            </w:r>
          </w:p>
        </w:tc>
        <w:tc>
          <w:tcPr>
            <w:tcW w:w="1006" w:type="dxa"/>
            <w:noWrap/>
            <w:hideMark/>
          </w:tcPr>
          <w:p w14:paraId="7B502D7E" w14:textId="331E0EAB" w:rsidR="00F60E09" w:rsidRPr="00B74FD2" w:rsidRDefault="00F60E09" w:rsidP="00F60E09">
            <w:pPr>
              <w:spacing w:line="240" w:lineRule="auto"/>
              <w:ind w:firstLine="0"/>
              <w:rPr>
                <w:bCs/>
              </w:rPr>
            </w:pPr>
            <w:r w:rsidRPr="00573DBC">
              <w:t>NA</w:t>
            </w:r>
          </w:p>
        </w:tc>
        <w:tc>
          <w:tcPr>
            <w:tcW w:w="1035" w:type="dxa"/>
            <w:noWrap/>
            <w:hideMark/>
          </w:tcPr>
          <w:p w14:paraId="4DEE2F83" w14:textId="71F6EEB6" w:rsidR="00F60E09" w:rsidRPr="00B74FD2" w:rsidRDefault="00F60E09" w:rsidP="00F60E09">
            <w:pPr>
              <w:spacing w:line="240" w:lineRule="auto"/>
              <w:ind w:firstLine="0"/>
              <w:rPr>
                <w:bCs/>
              </w:rPr>
            </w:pPr>
            <w:r w:rsidRPr="00573DBC">
              <w:t>+</w:t>
            </w:r>
          </w:p>
        </w:tc>
        <w:tc>
          <w:tcPr>
            <w:tcW w:w="1206" w:type="dxa"/>
            <w:noWrap/>
            <w:hideMark/>
          </w:tcPr>
          <w:p w14:paraId="45A18E47" w14:textId="4AEC879C" w:rsidR="00F60E09" w:rsidRPr="00B74FD2" w:rsidRDefault="00F60E09" w:rsidP="00F60E09">
            <w:pPr>
              <w:spacing w:line="240" w:lineRule="auto"/>
              <w:ind w:firstLine="0"/>
              <w:rPr>
                <w:bCs/>
              </w:rPr>
            </w:pPr>
            <w:r w:rsidRPr="00573DBC">
              <w:t>NA</w:t>
            </w:r>
          </w:p>
        </w:tc>
        <w:tc>
          <w:tcPr>
            <w:tcW w:w="1097" w:type="dxa"/>
            <w:noWrap/>
            <w:hideMark/>
          </w:tcPr>
          <w:p w14:paraId="61DC23E4" w14:textId="032FB0CF" w:rsidR="00F60E09" w:rsidRPr="00B74FD2" w:rsidRDefault="00F60E09" w:rsidP="00F60E09">
            <w:pPr>
              <w:spacing w:line="240" w:lineRule="auto"/>
              <w:ind w:firstLine="0"/>
              <w:rPr>
                <w:bCs/>
              </w:rPr>
            </w:pPr>
            <w:r w:rsidRPr="00573DBC">
              <w:t>NA</w:t>
            </w:r>
          </w:p>
        </w:tc>
        <w:tc>
          <w:tcPr>
            <w:tcW w:w="1134" w:type="dxa"/>
            <w:noWrap/>
            <w:hideMark/>
          </w:tcPr>
          <w:p w14:paraId="5559C375" w14:textId="7F156B5C" w:rsidR="00F60E09" w:rsidRPr="00B74FD2" w:rsidRDefault="00F60E09" w:rsidP="00F60E09">
            <w:pPr>
              <w:spacing w:line="240" w:lineRule="auto"/>
              <w:ind w:firstLine="0"/>
              <w:rPr>
                <w:bCs/>
              </w:rPr>
            </w:pPr>
            <w:r w:rsidRPr="00573DBC">
              <w:t>0.0011</w:t>
            </w:r>
          </w:p>
        </w:tc>
        <w:tc>
          <w:tcPr>
            <w:tcW w:w="711" w:type="dxa"/>
            <w:noWrap/>
            <w:hideMark/>
          </w:tcPr>
          <w:p w14:paraId="6FAC5357" w14:textId="5AB0F1DB" w:rsidR="00F60E09" w:rsidRPr="00B74FD2" w:rsidRDefault="00F60E09" w:rsidP="00F60E09">
            <w:pPr>
              <w:spacing w:line="240" w:lineRule="auto"/>
              <w:ind w:firstLine="0"/>
              <w:rPr>
                <w:bCs/>
              </w:rPr>
            </w:pPr>
            <w:r w:rsidRPr="00573DBC">
              <w:t>7.00</w:t>
            </w:r>
          </w:p>
        </w:tc>
        <w:tc>
          <w:tcPr>
            <w:tcW w:w="1274" w:type="dxa"/>
            <w:noWrap/>
            <w:hideMark/>
          </w:tcPr>
          <w:p w14:paraId="410629C4" w14:textId="6A1D19A3" w:rsidR="00F60E09" w:rsidRPr="00B74FD2" w:rsidRDefault="00F60E09" w:rsidP="00F60E09">
            <w:pPr>
              <w:spacing w:line="240" w:lineRule="auto"/>
              <w:ind w:firstLine="0"/>
              <w:rPr>
                <w:bCs/>
              </w:rPr>
            </w:pPr>
            <w:r w:rsidRPr="00573DBC">
              <w:t>-9766.54</w:t>
            </w:r>
          </w:p>
        </w:tc>
        <w:tc>
          <w:tcPr>
            <w:tcW w:w="1276" w:type="dxa"/>
            <w:noWrap/>
            <w:hideMark/>
          </w:tcPr>
          <w:p w14:paraId="247D131B" w14:textId="744BCCED" w:rsidR="00F60E09" w:rsidRPr="00B74FD2" w:rsidRDefault="00F60E09" w:rsidP="00F60E09">
            <w:pPr>
              <w:spacing w:line="240" w:lineRule="auto"/>
              <w:ind w:firstLine="0"/>
              <w:rPr>
                <w:bCs/>
              </w:rPr>
            </w:pPr>
            <w:r w:rsidRPr="00573DBC">
              <w:t>19547.14</w:t>
            </w:r>
          </w:p>
        </w:tc>
        <w:tc>
          <w:tcPr>
            <w:tcW w:w="850" w:type="dxa"/>
            <w:noWrap/>
            <w:hideMark/>
          </w:tcPr>
          <w:p w14:paraId="6D52B08C" w14:textId="276CC75C" w:rsidR="00F60E09" w:rsidRPr="00B74FD2" w:rsidRDefault="00F60E09" w:rsidP="00F60E09">
            <w:pPr>
              <w:spacing w:line="240" w:lineRule="auto"/>
              <w:ind w:firstLine="0"/>
              <w:rPr>
                <w:bCs/>
              </w:rPr>
            </w:pPr>
            <w:r w:rsidRPr="00573DBC">
              <w:t>10.36</w:t>
            </w:r>
          </w:p>
        </w:tc>
        <w:tc>
          <w:tcPr>
            <w:tcW w:w="992" w:type="dxa"/>
            <w:noWrap/>
            <w:hideMark/>
          </w:tcPr>
          <w:p w14:paraId="184BDE7A" w14:textId="235ABCBF" w:rsidR="00F60E09" w:rsidRPr="00B74FD2" w:rsidRDefault="00F60E09" w:rsidP="00F60E09">
            <w:pPr>
              <w:spacing w:line="240" w:lineRule="auto"/>
              <w:ind w:firstLine="0"/>
              <w:rPr>
                <w:bCs/>
              </w:rPr>
            </w:pPr>
            <w:r w:rsidRPr="00573DBC">
              <w:t>0.00</w:t>
            </w:r>
          </w:p>
        </w:tc>
      </w:tr>
      <w:tr w:rsidR="00F60E09" w:rsidRPr="00B74FD2" w14:paraId="27B9F7CE" w14:textId="77777777" w:rsidTr="00F60E09">
        <w:trPr>
          <w:trHeight w:val="300"/>
        </w:trPr>
        <w:tc>
          <w:tcPr>
            <w:tcW w:w="505" w:type="dxa"/>
            <w:noWrap/>
            <w:hideMark/>
          </w:tcPr>
          <w:p w14:paraId="48B84EAD" w14:textId="23993A15" w:rsidR="00F60E09" w:rsidRPr="00B74FD2" w:rsidRDefault="00F60E09" w:rsidP="00F60E09">
            <w:pPr>
              <w:spacing w:line="240" w:lineRule="auto"/>
              <w:ind w:firstLine="0"/>
              <w:rPr>
                <w:bCs/>
              </w:rPr>
            </w:pPr>
            <w:r w:rsidRPr="00573DBC">
              <w:t>16</w:t>
            </w:r>
          </w:p>
        </w:tc>
        <w:tc>
          <w:tcPr>
            <w:tcW w:w="1090" w:type="dxa"/>
            <w:noWrap/>
            <w:hideMark/>
          </w:tcPr>
          <w:p w14:paraId="61AF1ABD" w14:textId="249EEBAC" w:rsidR="00F60E09" w:rsidRPr="00B74FD2" w:rsidRDefault="00F60E09" w:rsidP="00F60E09">
            <w:pPr>
              <w:spacing w:line="240" w:lineRule="auto"/>
              <w:ind w:firstLine="0"/>
              <w:rPr>
                <w:bCs/>
              </w:rPr>
            </w:pPr>
            <w:r w:rsidRPr="00573DBC">
              <w:t>200.6117</w:t>
            </w:r>
          </w:p>
        </w:tc>
        <w:tc>
          <w:tcPr>
            <w:tcW w:w="1203" w:type="dxa"/>
            <w:noWrap/>
            <w:hideMark/>
          </w:tcPr>
          <w:p w14:paraId="15A1A0FA" w14:textId="1789A57D" w:rsidR="00F60E09" w:rsidRPr="00B74FD2" w:rsidRDefault="00F60E09" w:rsidP="00F60E09">
            <w:pPr>
              <w:spacing w:line="240" w:lineRule="auto"/>
              <w:ind w:firstLine="0"/>
              <w:rPr>
                <w:bCs/>
              </w:rPr>
            </w:pPr>
            <w:r w:rsidRPr="00573DBC">
              <w:t>-1.8019</w:t>
            </w:r>
          </w:p>
        </w:tc>
        <w:tc>
          <w:tcPr>
            <w:tcW w:w="1378" w:type="dxa"/>
            <w:noWrap/>
            <w:hideMark/>
          </w:tcPr>
          <w:p w14:paraId="74A941E7" w14:textId="58D66AD6" w:rsidR="00F60E09" w:rsidRPr="00B74FD2" w:rsidRDefault="00F60E09" w:rsidP="00F60E09">
            <w:pPr>
              <w:spacing w:line="240" w:lineRule="auto"/>
              <w:ind w:firstLine="0"/>
              <w:rPr>
                <w:bCs/>
              </w:rPr>
            </w:pPr>
            <w:r w:rsidRPr="00573DBC">
              <w:t>-2.0981</w:t>
            </w:r>
          </w:p>
        </w:tc>
        <w:tc>
          <w:tcPr>
            <w:tcW w:w="1006" w:type="dxa"/>
            <w:noWrap/>
            <w:hideMark/>
          </w:tcPr>
          <w:p w14:paraId="1C5225C5" w14:textId="4AFF9BA0" w:rsidR="00F60E09" w:rsidRPr="00B74FD2" w:rsidRDefault="00F60E09" w:rsidP="00F60E09">
            <w:pPr>
              <w:spacing w:line="240" w:lineRule="auto"/>
              <w:ind w:firstLine="0"/>
              <w:rPr>
                <w:bCs/>
              </w:rPr>
            </w:pPr>
            <w:r w:rsidRPr="00573DBC">
              <w:t>2.6339</w:t>
            </w:r>
          </w:p>
        </w:tc>
        <w:tc>
          <w:tcPr>
            <w:tcW w:w="1035" w:type="dxa"/>
            <w:noWrap/>
            <w:hideMark/>
          </w:tcPr>
          <w:p w14:paraId="167FAACB" w14:textId="2AB0FEAA" w:rsidR="00F60E09" w:rsidRPr="00B74FD2" w:rsidRDefault="00F60E09" w:rsidP="00F60E09">
            <w:pPr>
              <w:spacing w:line="240" w:lineRule="auto"/>
              <w:ind w:firstLine="0"/>
              <w:rPr>
                <w:bCs/>
              </w:rPr>
            </w:pPr>
            <w:r w:rsidRPr="00573DBC">
              <w:t>+</w:t>
            </w:r>
          </w:p>
        </w:tc>
        <w:tc>
          <w:tcPr>
            <w:tcW w:w="1206" w:type="dxa"/>
            <w:noWrap/>
            <w:hideMark/>
          </w:tcPr>
          <w:p w14:paraId="3AC7F860" w14:textId="58F0EA7F" w:rsidR="00F60E09" w:rsidRPr="00B74FD2" w:rsidRDefault="00F60E09" w:rsidP="00F60E09">
            <w:pPr>
              <w:spacing w:line="240" w:lineRule="auto"/>
              <w:ind w:firstLine="0"/>
              <w:rPr>
                <w:bCs/>
              </w:rPr>
            </w:pPr>
            <w:r w:rsidRPr="00573DBC">
              <w:t>-0.0833</w:t>
            </w:r>
          </w:p>
        </w:tc>
        <w:tc>
          <w:tcPr>
            <w:tcW w:w="1097" w:type="dxa"/>
            <w:noWrap/>
            <w:hideMark/>
          </w:tcPr>
          <w:p w14:paraId="2490516B" w14:textId="7BC2E0B6" w:rsidR="00F60E09" w:rsidRPr="00B74FD2" w:rsidRDefault="00F60E09" w:rsidP="00F60E09">
            <w:pPr>
              <w:spacing w:line="240" w:lineRule="auto"/>
              <w:ind w:firstLine="0"/>
              <w:rPr>
                <w:bCs/>
              </w:rPr>
            </w:pPr>
            <w:r w:rsidRPr="00573DBC">
              <w:t>+</w:t>
            </w:r>
          </w:p>
        </w:tc>
        <w:tc>
          <w:tcPr>
            <w:tcW w:w="1134" w:type="dxa"/>
            <w:noWrap/>
            <w:hideMark/>
          </w:tcPr>
          <w:p w14:paraId="4F9047D8" w14:textId="1B2D8FD2" w:rsidR="00F60E09" w:rsidRPr="00B74FD2" w:rsidRDefault="00F60E09" w:rsidP="00F60E09">
            <w:pPr>
              <w:spacing w:line="240" w:lineRule="auto"/>
              <w:ind w:firstLine="0"/>
              <w:rPr>
                <w:bCs/>
              </w:rPr>
            </w:pPr>
            <w:r w:rsidRPr="00573DBC">
              <w:t>0.0022</w:t>
            </w:r>
          </w:p>
        </w:tc>
        <w:tc>
          <w:tcPr>
            <w:tcW w:w="711" w:type="dxa"/>
            <w:noWrap/>
            <w:hideMark/>
          </w:tcPr>
          <w:p w14:paraId="6D20F85E" w14:textId="32C218F2" w:rsidR="00F60E09" w:rsidRPr="00B74FD2" w:rsidRDefault="00F60E09" w:rsidP="00F60E09">
            <w:pPr>
              <w:spacing w:line="240" w:lineRule="auto"/>
              <w:ind w:firstLine="0"/>
              <w:rPr>
                <w:bCs/>
              </w:rPr>
            </w:pPr>
            <w:r w:rsidRPr="00573DBC">
              <w:t>10.00</w:t>
            </w:r>
          </w:p>
        </w:tc>
        <w:tc>
          <w:tcPr>
            <w:tcW w:w="1274" w:type="dxa"/>
            <w:noWrap/>
            <w:hideMark/>
          </w:tcPr>
          <w:p w14:paraId="24E51241" w14:textId="52BCF22F" w:rsidR="00F60E09" w:rsidRPr="00B74FD2" w:rsidRDefault="00F60E09" w:rsidP="00F60E09">
            <w:pPr>
              <w:spacing w:line="240" w:lineRule="auto"/>
              <w:ind w:firstLine="0"/>
              <w:rPr>
                <w:bCs/>
              </w:rPr>
            </w:pPr>
            <w:r w:rsidRPr="00573DBC">
              <w:t>-9764.15</w:t>
            </w:r>
          </w:p>
        </w:tc>
        <w:tc>
          <w:tcPr>
            <w:tcW w:w="1276" w:type="dxa"/>
            <w:noWrap/>
            <w:hideMark/>
          </w:tcPr>
          <w:p w14:paraId="02FA14DE" w14:textId="68DB31F4" w:rsidR="00F60E09" w:rsidRPr="00B74FD2" w:rsidRDefault="00F60E09" w:rsidP="00F60E09">
            <w:pPr>
              <w:spacing w:line="240" w:lineRule="auto"/>
              <w:ind w:firstLine="0"/>
              <w:rPr>
                <w:bCs/>
              </w:rPr>
            </w:pPr>
            <w:r w:rsidRPr="00573DBC">
              <w:t>19548.42</w:t>
            </w:r>
          </w:p>
        </w:tc>
        <w:tc>
          <w:tcPr>
            <w:tcW w:w="850" w:type="dxa"/>
            <w:noWrap/>
            <w:hideMark/>
          </w:tcPr>
          <w:p w14:paraId="4EFF468A" w14:textId="0A6560B8" w:rsidR="00F60E09" w:rsidRPr="00B74FD2" w:rsidRDefault="00F60E09" w:rsidP="00F60E09">
            <w:pPr>
              <w:spacing w:line="240" w:lineRule="auto"/>
              <w:ind w:firstLine="0"/>
              <w:rPr>
                <w:bCs/>
              </w:rPr>
            </w:pPr>
            <w:r w:rsidRPr="00573DBC">
              <w:t>11.64</w:t>
            </w:r>
          </w:p>
        </w:tc>
        <w:tc>
          <w:tcPr>
            <w:tcW w:w="992" w:type="dxa"/>
            <w:noWrap/>
            <w:hideMark/>
          </w:tcPr>
          <w:p w14:paraId="3241F753" w14:textId="13C7F2C6" w:rsidR="00F60E09" w:rsidRPr="00B74FD2" w:rsidRDefault="00F60E09" w:rsidP="00F60E09">
            <w:pPr>
              <w:spacing w:line="240" w:lineRule="auto"/>
              <w:ind w:firstLine="0"/>
              <w:rPr>
                <w:bCs/>
              </w:rPr>
            </w:pPr>
            <w:r w:rsidRPr="00573DBC">
              <w:t>0.00</w:t>
            </w:r>
          </w:p>
        </w:tc>
      </w:tr>
      <w:tr w:rsidR="00F60E09" w:rsidRPr="00B74FD2" w14:paraId="7AD54908" w14:textId="77777777" w:rsidTr="00F60E09">
        <w:trPr>
          <w:trHeight w:val="300"/>
        </w:trPr>
        <w:tc>
          <w:tcPr>
            <w:tcW w:w="505" w:type="dxa"/>
            <w:noWrap/>
            <w:hideMark/>
          </w:tcPr>
          <w:p w14:paraId="24646CB5" w14:textId="7B697C99" w:rsidR="00F60E09" w:rsidRPr="00B74FD2" w:rsidRDefault="00F60E09" w:rsidP="00F60E09">
            <w:pPr>
              <w:spacing w:line="240" w:lineRule="auto"/>
              <w:ind w:firstLine="0"/>
              <w:rPr>
                <w:bCs/>
              </w:rPr>
            </w:pPr>
            <w:r w:rsidRPr="00573DBC">
              <w:t>15</w:t>
            </w:r>
          </w:p>
        </w:tc>
        <w:tc>
          <w:tcPr>
            <w:tcW w:w="1090" w:type="dxa"/>
            <w:noWrap/>
            <w:hideMark/>
          </w:tcPr>
          <w:p w14:paraId="3BAB318C" w14:textId="1828D5BC" w:rsidR="00F60E09" w:rsidRPr="00B74FD2" w:rsidRDefault="00F60E09" w:rsidP="00F60E09">
            <w:pPr>
              <w:spacing w:line="240" w:lineRule="auto"/>
              <w:ind w:firstLine="0"/>
              <w:rPr>
                <w:bCs/>
              </w:rPr>
            </w:pPr>
            <w:r w:rsidRPr="00573DBC">
              <w:t>199.8964</w:t>
            </w:r>
          </w:p>
        </w:tc>
        <w:tc>
          <w:tcPr>
            <w:tcW w:w="1203" w:type="dxa"/>
            <w:noWrap/>
            <w:hideMark/>
          </w:tcPr>
          <w:p w14:paraId="3198A0E0" w14:textId="11906790" w:rsidR="00F60E09" w:rsidRPr="00B74FD2" w:rsidRDefault="00F60E09" w:rsidP="00F60E09">
            <w:pPr>
              <w:spacing w:line="240" w:lineRule="auto"/>
              <w:ind w:firstLine="0"/>
              <w:rPr>
                <w:bCs/>
              </w:rPr>
            </w:pPr>
            <w:r w:rsidRPr="00573DBC">
              <w:t>-1.8055</w:t>
            </w:r>
          </w:p>
        </w:tc>
        <w:tc>
          <w:tcPr>
            <w:tcW w:w="1378" w:type="dxa"/>
            <w:noWrap/>
            <w:hideMark/>
          </w:tcPr>
          <w:p w14:paraId="4760831F" w14:textId="4E15EFB9" w:rsidR="00F60E09" w:rsidRPr="00B74FD2" w:rsidRDefault="00F60E09" w:rsidP="00F60E09">
            <w:pPr>
              <w:spacing w:line="240" w:lineRule="auto"/>
              <w:ind w:firstLine="0"/>
              <w:rPr>
                <w:bCs/>
              </w:rPr>
            </w:pPr>
            <w:r w:rsidRPr="00573DBC">
              <w:t>-2.0717</w:t>
            </w:r>
          </w:p>
        </w:tc>
        <w:tc>
          <w:tcPr>
            <w:tcW w:w="1006" w:type="dxa"/>
            <w:noWrap/>
            <w:hideMark/>
          </w:tcPr>
          <w:p w14:paraId="5C931C9E" w14:textId="53B384B7" w:rsidR="00F60E09" w:rsidRPr="00B74FD2" w:rsidRDefault="00F60E09" w:rsidP="00F60E09">
            <w:pPr>
              <w:spacing w:line="240" w:lineRule="auto"/>
              <w:ind w:firstLine="0"/>
              <w:rPr>
                <w:bCs/>
              </w:rPr>
            </w:pPr>
            <w:r w:rsidRPr="00573DBC">
              <w:t>2.6299</w:t>
            </w:r>
          </w:p>
        </w:tc>
        <w:tc>
          <w:tcPr>
            <w:tcW w:w="1035" w:type="dxa"/>
            <w:noWrap/>
            <w:hideMark/>
          </w:tcPr>
          <w:p w14:paraId="12BDC9DE" w14:textId="316DD77A" w:rsidR="00F60E09" w:rsidRPr="00B74FD2" w:rsidRDefault="00F60E09" w:rsidP="00F60E09">
            <w:pPr>
              <w:spacing w:line="240" w:lineRule="auto"/>
              <w:ind w:firstLine="0"/>
              <w:rPr>
                <w:bCs/>
              </w:rPr>
            </w:pPr>
            <w:r w:rsidRPr="00573DBC">
              <w:t>+</w:t>
            </w:r>
          </w:p>
        </w:tc>
        <w:tc>
          <w:tcPr>
            <w:tcW w:w="1206" w:type="dxa"/>
            <w:noWrap/>
            <w:hideMark/>
          </w:tcPr>
          <w:p w14:paraId="15F615C7" w14:textId="62D4B1AC" w:rsidR="00F60E09" w:rsidRPr="00B74FD2" w:rsidRDefault="00F60E09" w:rsidP="00F60E09">
            <w:pPr>
              <w:spacing w:line="240" w:lineRule="auto"/>
              <w:ind w:firstLine="0"/>
              <w:rPr>
                <w:bCs/>
              </w:rPr>
            </w:pPr>
            <w:r w:rsidRPr="00573DBC">
              <w:t>-0.0831</w:t>
            </w:r>
          </w:p>
        </w:tc>
        <w:tc>
          <w:tcPr>
            <w:tcW w:w="1097" w:type="dxa"/>
            <w:noWrap/>
            <w:hideMark/>
          </w:tcPr>
          <w:p w14:paraId="1CAE3BC0" w14:textId="62B59903" w:rsidR="00F60E09" w:rsidRPr="00B74FD2" w:rsidRDefault="00F60E09" w:rsidP="00F60E09">
            <w:pPr>
              <w:spacing w:line="240" w:lineRule="auto"/>
              <w:ind w:firstLine="0"/>
              <w:rPr>
                <w:bCs/>
              </w:rPr>
            </w:pPr>
            <w:r w:rsidRPr="00573DBC">
              <w:t>NA</w:t>
            </w:r>
          </w:p>
        </w:tc>
        <w:tc>
          <w:tcPr>
            <w:tcW w:w="1134" w:type="dxa"/>
            <w:noWrap/>
            <w:hideMark/>
          </w:tcPr>
          <w:p w14:paraId="63370106" w14:textId="24A01910" w:rsidR="00F60E09" w:rsidRPr="00B74FD2" w:rsidRDefault="00F60E09" w:rsidP="00F60E09">
            <w:pPr>
              <w:spacing w:line="240" w:lineRule="auto"/>
              <w:ind w:firstLine="0"/>
              <w:rPr>
                <w:bCs/>
              </w:rPr>
            </w:pPr>
            <w:r w:rsidRPr="00573DBC">
              <w:t>0.0022</w:t>
            </w:r>
          </w:p>
        </w:tc>
        <w:tc>
          <w:tcPr>
            <w:tcW w:w="711" w:type="dxa"/>
            <w:noWrap/>
            <w:hideMark/>
          </w:tcPr>
          <w:p w14:paraId="502F3FEF" w14:textId="4A724789" w:rsidR="00F60E09" w:rsidRPr="00B74FD2" w:rsidRDefault="00F60E09" w:rsidP="00F60E09">
            <w:pPr>
              <w:spacing w:line="240" w:lineRule="auto"/>
              <w:ind w:firstLine="0"/>
              <w:rPr>
                <w:bCs/>
              </w:rPr>
            </w:pPr>
            <w:r w:rsidRPr="00573DBC">
              <w:t>9.00</w:t>
            </w:r>
          </w:p>
        </w:tc>
        <w:tc>
          <w:tcPr>
            <w:tcW w:w="1274" w:type="dxa"/>
            <w:noWrap/>
            <w:hideMark/>
          </w:tcPr>
          <w:p w14:paraId="3FB49E39" w14:textId="350BB724" w:rsidR="00F60E09" w:rsidRPr="00B74FD2" w:rsidRDefault="00F60E09" w:rsidP="00F60E09">
            <w:pPr>
              <w:spacing w:line="240" w:lineRule="auto"/>
              <w:ind w:firstLine="0"/>
              <w:rPr>
                <w:bCs/>
              </w:rPr>
            </w:pPr>
            <w:r w:rsidRPr="00573DBC">
              <w:t>-9765.80</w:t>
            </w:r>
          </w:p>
        </w:tc>
        <w:tc>
          <w:tcPr>
            <w:tcW w:w="1276" w:type="dxa"/>
            <w:noWrap/>
            <w:hideMark/>
          </w:tcPr>
          <w:p w14:paraId="0F26C7DA" w14:textId="7741ACDB" w:rsidR="00F60E09" w:rsidRPr="00B74FD2" w:rsidRDefault="00F60E09" w:rsidP="00F60E09">
            <w:pPr>
              <w:spacing w:line="240" w:lineRule="auto"/>
              <w:ind w:firstLine="0"/>
              <w:rPr>
                <w:bCs/>
              </w:rPr>
            </w:pPr>
            <w:r w:rsidRPr="00573DBC">
              <w:t>19549.69</w:t>
            </w:r>
          </w:p>
        </w:tc>
        <w:tc>
          <w:tcPr>
            <w:tcW w:w="850" w:type="dxa"/>
            <w:noWrap/>
            <w:hideMark/>
          </w:tcPr>
          <w:p w14:paraId="5DCDB32F" w14:textId="39A90BDD" w:rsidR="00F60E09" w:rsidRPr="00B74FD2" w:rsidRDefault="00F60E09" w:rsidP="00F60E09">
            <w:pPr>
              <w:spacing w:line="240" w:lineRule="auto"/>
              <w:ind w:firstLine="0"/>
              <w:rPr>
                <w:bCs/>
              </w:rPr>
            </w:pPr>
            <w:r w:rsidRPr="00573DBC">
              <w:t>12.91</w:t>
            </w:r>
          </w:p>
        </w:tc>
        <w:tc>
          <w:tcPr>
            <w:tcW w:w="992" w:type="dxa"/>
            <w:noWrap/>
            <w:hideMark/>
          </w:tcPr>
          <w:p w14:paraId="37600CBC" w14:textId="15AF7553" w:rsidR="00F60E09" w:rsidRPr="00B74FD2" w:rsidRDefault="00F60E09" w:rsidP="00F60E09">
            <w:pPr>
              <w:spacing w:line="240" w:lineRule="auto"/>
              <w:ind w:firstLine="0"/>
              <w:rPr>
                <w:bCs/>
              </w:rPr>
            </w:pPr>
            <w:r w:rsidRPr="00573DBC">
              <w:t>0.00</w:t>
            </w:r>
          </w:p>
        </w:tc>
      </w:tr>
      <w:tr w:rsidR="00F60E09" w:rsidRPr="00B74FD2" w14:paraId="3EEB233A" w14:textId="77777777" w:rsidTr="00F60E09">
        <w:trPr>
          <w:trHeight w:val="300"/>
        </w:trPr>
        <w:tc>
          <w:tcPr>
            <w:tcW w:w="505" w:type="dxa"/>
            <w:noWrap/>
            <w:hideMark/>
          </w:tcPr>
          <w:p w14:paraId="635FB5B6" w14:textId="0C9643E4" w:rsidR="00F60E09" w:rsidRPr="00B74FD2" w:rsidRDefault="00F60E09" w:rsidP="00F60E09">
            <w:pPr>
              <w:spacing w:line="240" w:lineRule="auto"/>
              <w:ind w:firstLine="0"/>
              <w:rPr>
                <w:bCs/>
              </w:rPr>
            </w:pPr>
            <w:r w:rsidRPr="00573DBC">
              <w:t>9</w:t>
            </w:r>
          </w:p>
        </w:tc>
        <w:tc>
          <w:tcPr>
            <w:tcW w:w="1090" w:type="dxa"/>
            <w:noWrap/>
            <w:hideMark/>
          </w:tcPr>
          <w:p w14:paraId="69CAE00E" w14:textId="4184407A" w:rsidR="00F60E09" w:rsidRPr="00B74FD2" w:rsidRDefault="00F60E09" w:rsidP="00F60E09">
            <w:pPr>
              <w:spacing w:line="240" w:lineRule="auto"/>
              <w:ind w:firstLine="0"/>
              <w:rPr>
                <w:bCs/>
              </w:rPr>
            </w:pPr>
            <w:r w:rsidRPr="00573DBC">
              <w:t>143.1082</w:t>
            </w:r>
          </w:p>
        </w:tc>
        <w:tc>
          <w:tcPr>
            <w:tcW w:w="1203" w:type="dxa"/>
            <w:noWrap/>
            <w:hideMark/>
          </w:tcPr>
          <w:p w14:paraId="27026A3B" w14:textId="6A4ABC21" w:rsidR="00F60E09" w:rsidRPr="00B74FD2" w:rsidRDefault="00F60E09" w:rsidP="00F60E09">
            <w:pPr>
              <w:spacing w:line="240" w:lineRule="auto"/>
              <w:ind w:firstLine="0"/>
              <w:rPr>
                <w:bCs/>
              </w:rPr>
            </w:pPr>
            <w:r w:rsidRPr="00573DBC">
              <w:t>-1.7078</w:t>
            </w:r>
          </w:p>
        </w:tc>
        <w:tc>
          <w:tcPr>
            <w:tcW w:w="1378" w:type="dxa"/>
            <w:noWrap/>
            <w:hideMark/>
          </w:tcPr>
          <w:p w14:paraId="22B2178D" w14:textId="0015AE71" w:rsidR="00F60E09" w:rsidRPr="00B74FD2" w:rsidRDefault="00F60E09" w:rsidP="00F60E09">
            <w:pPr>
              <w:spacing w:line="240" w:lineRule="auto"/>
              <w:ind w:firstLine="0"/>
              <w:rPr>
                <w:bCs/>
              </w:rPr>
            </w:pPr>
            <w:r w:rsidRPr="00573DBC">
              <w:t>NA</w:t>
            </w:r>
          </w:p>
        </w:tc>
        <w:tc>
          <w:tcPr>
            <w:tcW w:w="1006" w:type="dxa"/>
            <w:noWrap/>
            <w:hideMark/>
          </w:tcPr>
          <w:p w14:paraId="253E45F4" w14:textId="402A3C2E" w:rsidR="00F60E09" w:rsidRPr="00B74FD2" w:rsidRDefault="00F60E09" w:rsidP="00F60E09">
            <w:pPr>
              <w:spacing w:line="240" w:lineRule="auto"/>
              <w:ind w:firstLine="0"/>
              <w:rPr>
                <w:bCs/>
              </w:rPr>
            </w:pPr>
            <w:r w:rsidRPr="00573DBC">
              <w:t>NA</w:t>
            </w:r>
          </w:p>
        </w:tc>
        <w:tc>
          <w:tcPr>
            <w:tcW w:w="1035" w:type="dxa"/>
            <w:noWrap/>
            <w:hideMark/>
          </w:tcPr>
          <w:p w14:paraId="610E714A" w14:textId="346CC415" w:rsidR="00F60E09" w:rsidRPr="00B74FD2" w:rsidRDefault="00F60E09" w:rsidP="00F60E09">
            <w:pPr>
              <w:spacing w:line="240" w:lineRule="auto"/>
              <w:ind w:firstLine="0"/>
              <w:rPr>
                <w:bCs/>
              </w:rPr>
            </w:pPr>
            <w:r w:rsidRPr="00573DBC">
              <w:t>+</w:t>
            </w:r>
          </w:p>
        </w:tc>
        <w:tc>
          <w:tcPr>
            <w:tcW w:w="1206" w:type="dxa"/>
            <w:noWrap/>
            <w:hideMark/>
          </w:tcPr>
          <w:p w14:paraId="021D00F3" w14:textId="0204D2B8" w:rsidR="00F60E09" w:rsidRPr="00B74FD2" w:rsidRDefault="00F60E09" w:rsidP="00F60E09">
            <w:pPr>
              <w:spacing w:line="240" w:lineRule="auto"/>
              <w:ind w:firstLine="0"/>
              <w:rPr>
                <w:bCs/>
              </w:rPr>
            </w:pPr>
            <w:r w:rsidRPr="00573DBC">
              <w:t>NA</w:t>
            </w:r>
          </w:p>
        </w:tc>
        <w:tc>
          <w:tcPr>
            <w:tcW w:w="1097" w:type="dxa"/>
            <w:noWrap/>
            <w:hideMark/>
          </w:tcPr>
          <w:p w14:paraId="2DBA0E52" w14:textId="4436BF61" w:rsidR="00F60E09" w:rsidRPr="00B74FD2" w:rsidRDefault="00F60E09" w:rsidP="00F60E09">
            <w:pPr>
              <w:spacing w:line="240" w:lineRule="auto"/>
              <w:ind w:firstLine="0"/>
              <w:rPr>
                <w:bCs/>
              </w:rPr>
            </w:pPr>
            <w:r w:rsidRPr="00573DBC">
              <w:t>NA</w:t>
            </w:r>
          </w:p>
        </w:tc>
        <w:tc>
          <w:tcPr>
            <w:tcW w:w="1134" w:type="dxa"/>
            <w:noWrap/>
            <w:hideMark/>
          </w:tcPr>
          <w:p w14:paraId="55C4216D" w14:textId="00745647" w:rsidR="00F60E09" w:rsidRPr="00B74FD2" w:rsidRDefault="00F60E09" w:rsidP="00F60E09">
            <w:pPr>
              <w:spacing w:line="240" w:lineRule="auto"/>
              <w:ind w:firstLine="0"/>
              <w:rPr>
                <w:bCs/>
              </w:rPr>
            </w:pPr>
            <w:r w:rsidRPr="00573DBC">
              <w:t>NA</w:t>
            </w:r>
          </w:p>
        </w:tc>
        <w:tc>
          <w:tcPr>
            <w:tcW w:w="711" w:type="dxa"/>
            <w:noWrap/>
            <w:hideMark/>
          </w:tcPr>
          <w:p w14:paraId="604347EF" w14:textId="511DB794" w:rsidR="00F60E09" w:rsidRPr="00B74FD2" w:rsidRDefault="00F60E09" w:rsidP="00F60E09">
            <w:pPr>
              <w:spacing w:line="240" w:lineRule="auto"/>
              <w:ind w:firstLine="0"/>
              <w:rPr>
                <w:bCs/>
              </w:rPr>
            </w:pPr>
            <w:r w:rsidRPr="00573DBC">
              <w:t>5.00</w:t>
            </w:r>
          </w:p>
        </w:tc>
        <w:tc>
          <w:tcPr>
            <w:tcW w:w="1274" w:type="dxa"/>
            <w:noWrap/>
            <w:hideMark/>
          </w:tcPr>
          <w:p w14:paraId="102B86E6" w14:textId="5216C470" w:rsidR="00F60E09" w:rsidRPr="00B74FD2" w:rsidRDefault="00F60E09" w:rsidP="00F60E09">
            <w:pPr>
              <w:spacing w:line="240" w:lineRule="auto"/>
              <w:ind w:firstLine="0"/>
              <w:rPr>
                <w:bCs/>
              </w:rPr>
            </w:pPr>
            <w:r w:rsidRPr="00573DBC">
              <w:t>-9774.40</w:t>
            </w:r>
          </w:p>
        </w:tc>
        <w:tc>
          <w:tcPr>
            <w:tcW w:w="1276" w:type="dxa"/>
            <w:noWrap/>
            <w:hideMark/>
          </w:tcPr>
          <w:p w14:paraId="70E2EEAF" w14:textId="59DB06D5" w:rsidR="00F60E09" w:rsidRPr="00B74FD2" w:rsidRDefault="00F60E09" w:rsidP="00F60E09">
            <w:pPr>
              <w:spacing w:line="240" w:lineRule="auto"/>
              <w:ind w:firstLine="0"/>
              <w:rPr>
                <w:bCs/>
              </w:rPr>
            </w:pPr>
            <w:r w:rsidRPr="00573DBC">
              <w:t>19558.82</w:t>
            </w:r>
          </w:p>
        </w:tc>
        <w:tc>
          <w:tcPr>
            <w:tcW w:w="850" w:type="dxa"/>
            <w:noWrap/>
            <w:hideMark/>
          </w:tcPr>
          <w:p w14:paraId="4CEB9434" w14:textId="5E634A51" w:rsidR="00F60E09" w:rsidRPr="00B74FD2" w:rsidRDefault="00F60E09" w:rsidP="00F60E09">
            <w:pPr>
              <w:spacing w:line="240" w:lineRule="auto"/>
              <w:ind w:firstLine="0"/>
              <w:rPr>
                <w:bCs/>
              </w:rPr>
            </w:pPr>
            <w:r w:rsidRPr="00573DBC">
              <w:t>22.04</w:t>
            </w:r>
          </w:p>
        </w:tc>
        <w:tc>
          <w:tcPr>
            <w:tcW w:w="992" w:type="dxa"/>
            <w:noWrap/>
            <w:hideMark/>
          </w:tcPr>
          <w:p w14:paraId="04A166A3" w14:textId="4D5D8B2E" w:rsidR="00F60E09" w:rsidRPr="00B74FD2" w:rsidRDefault="00F60E09" w:rsidP="00F60E09">
            <w:pPr>
              <w:spacing w:line="240" w:lineRule="auto"/>
              <w:ind w:firstLine="0"/>
              <w:rPr>
                <w:bCs/>
              </w:rPr>
            </w:pPr>
            <w:r w:rsidRPr="00573DBC">
              <w:t>0.00</w:t>
            </w:r>
          </w:p>
        </w:tc>
      </w:tr>
      <w:tr w:rsidR="00F60E09" w:rsidRPr="00B74FD2" w14:paraId="403B5A0D" w14:textId="77777777" w:rsidTr="00F60E09">
        <w:trPr>
          <w:trHeight w:val="300"/>
        </w:trPr>
        <w:tc>
          <w:tcPr>
            <w:tcW w:w="505" w:type="dxa"/>
            <w:noWrap/>
            <w:hideMark/>
          </w:tcPr>
          <w:p w14:paraId="5DB341C2" w14:textId="608DB32C" w:rsidR="00F60E09" w:rsidRPr="00B74FD2" w:rsidRDefault="00F60E09" w:rsidP="00F60E09">
            <w:pPr>
              <w:spacing w:line="240" w:lineRule="auto"/>
              <w:ind w:firstLine="0"/>
              <w:rPr>
                <w:bCs/>
              </w:rPr>
            </w:pPr>
            <w:r w:rsidRPr="00573DBC">
              <w:t>19</w:t>
            </w:r>
          </w:p>
        </w:tc>
        <w:tc>
          <w:tcPr>
            <w:tcW w:w="1090" w:type="dxa"/>
            <w:noWrap/>
            <w:hideMark/>
          </w:tcPr>
          <w:p w14:paraId="40EE9993" w14:textId="4F4832DB" w:rsidR="00F60E09" w:rsidRPr="00B74FD2" w:rsidRDefault="00F60E09" w:rsidP="00F60E09">
            <w:pPr>
              <w:spacing w:line="240" w:lineRule="auto"/>
              <w:ind w:firstLine="0"/>
              <w:rPr>
                <w:bCs/>
              </w:rPr>
            </w:pPr>
            <w:r w:rsidRPr="00573DBC">
              <w:t>143.2810</w:t>
            </w:r>
          </w:p>
        </w:tc>
        <w:tc>
          <w:tcPr>
            <w:tcW w:w="1203" w:type="dxa"/>
            <w:noWrap/>
            <w:hideMark/>
          </w:tcPr>
          <w:p w14:paraId="1C867E09" w14:textId="1D947162" w:rsidR="00F60E09" w:rsidRPr="00B74FD2" w:rsidRDefault="00F60E09" w:rsidP="00F60E09">
            <w:pPr>
              <w:spacing w:line="240" w:lineRule="auto"/>
              <w:ind w:firstLine="0"/>
              <w:rPr>
                <w:bCs/>
              </w:rPr>
            </w:pPr>
            <w:r w:rsidRPr="00573DBC">
              <w:t>-1.7072</w:t>
            </w:r>
          </w:p>
        </w:tc>
        <w:tc>
          <w:tcPr>
            <w:tcW w:w="1378" w:type="dxa"/>
            <w:noWrap/>
            <w:hideMark/>
          </w:tcPr>
          <w:p w14:paraId="6E9DECBE" w14:textId="26F326D1" w:rsidR="00F60E09" w:rsidRPr="00B74FD2" w:rsidRDefault="00F60E09" w:rsidP="00F60E09">
            <w:pPr>
              <w:spacing w:line="240" w:lineRule="auto"/>
              <w:ind w:firstLine="0"/>
              <w:rPr>
                <w:bCs/>
              </w:rPr>
            </w:pPr>
            <w:r w:rsidRPr="00573DBC">
              <w:t>NA</w:t>
            </w:r>
          </w:p>
        </w:tc>
        <w:tc>
          <w:tcPr>
            <w:tcW w:w="1006" w:type="dxa"/>
            <w:noWrap/>
            <w:hideMark/>
          </w:tcPr>
          <w:p w14:paraId="3B902E2F" w14:textId="767854F2" w:rsidR="00F60E09" w:rsidRPr="00B74FD2" w:rsidRDefault="00F60E09" w:rsidP="00F60E09">
            <w:pPr>
              <w:spacing w:line="240" w:lineRule="auto"/>
              <w:ind w:firstLine="0"/>
              <w:rPr>
                <w:bCs/>
              </w:rPr>
            </w:pPr>
            <w:r w:rsidRPr="00573DBC">
              <w:t>NA</w:t>
            </w:r>
          </w:p>
        </w:tc>
        <w:tc>
          <w:tcPr>
            <w:tcW w:w="1035" w:type="dxa"/>
            <w:noWrap/>
            <w:hideMark/>
          </w:tcPr>
          <w:p w14:paraId="25488FFA" w14:textId="531132B2" w:rsidR="00F60E09" w:rsidRPr="00B74FD2" w:rsidRDefault="00F60E09" w:rsidP="00F60E09">
            <w:pPr>
              <w:spacing w:line="240" w:lineRule="auto"/>
              <w:ind w:firstLine="0"/>
              <w:rPr>
                <w:bCs/>
              </w:rPr>
            </w:pPr>
            <w:r w:rsidRPr="00573DBC">
              <w:t>+</w:t>
            </w:r>
          </w:p>
        </w:tc>
        <w:tc>
          <w:tcPr>
            <w:tcW w:w="1206" w:type="dxa"/>
            <w:noWrap/>
            <w:hideMark/>
          </w:tcPr>
          <w:p w14:paraId="6BC8278F" w14:textId="101A72DF" w:rsidR="00F60E09" w:rsidRPr="00B74FD2" w:rsidRDefault="00F60E09" w:rsidP="00F60E09">
            <w:pPr>
              <w:spacing w:line="240" w:lineRule="auto"/>
              <w:ind w:firstLine="0"/>
              <w:rPr>
                <w:bCs/>
              </w:rPr>
            </w:pPr>
            <w:r w:rsidRPr="00573DBC">
              <w:t>NA</w:t>
            </w:r>
          </w:p>
        </w:tc>
        <w:tc>
          <w:tcPr>
            <w:tcW w:w="1097" w:type="dxa"/>
            <w:noWrap/>
            <w:hideMark/>
          </w:tcPr>
          <w:p w14:paraId="78A28C8F" w14:textId="0D78671E" w:rsidR="00F60E09" w:rsidRPr="00B74FD2" w:rsidRDefault="00F60E09" w:rsidP="00F60E09">
            <w:pPr>
              <w:spacing w:line="240" w:lineRule="auto"/>
              <w:ind w:firstLine="0"/>
              <w:rPr>
                <w:bCs/>
              </w:rPr>
            </w:pPr>
            <w:r w:rsidRPr="00573DBC">
              <w:t>NA</w:t>
            </w:r>
          </w:p>
        </w:tc>
        <w:tc>
          <w:tcPr>
            <w:tcW w:w="1134" w:type="dxa"/>
            <w:noWrap/>
            <w:hideMark/>
          </w:tcPr>
          <w:p w14:paraId="0EF754A5" w14:textId="509363F1" w:rsidR="00F60E09" w:rsidRPr="00B74FD2" w:rsidRDefault="00F60E09" w:rsidP="00F60E09">
            <w:pPr>
              <w:spacing w:line="240" w:lineRule="auto"/>
              <w:ind w:firstLine="0"/>
              <w:rPr>
                <w:bCs/>
              </w:rPr>
            </w:pPr>
            <w:r w:rsidRPr="00573DBC">
              <w:t>-0.0009</w:t>
            </w:r>
          </w:p>
        </w:tc>
        <w:tc>
          <w:tcPr>
            <w:tcW w:w="711" w:type="dxa"/>
            <w:noWrap/>
            <w:hideMark/>
          </w:tcPr>
          <w:p w14:paraId="4176F9CF" w14:textId="2FC156A0" w:rsidR="00F60E09" w:rsidRPr="00B74FD2" w:rsidRDefault="00F60E09" w:rsidP="00F60E09">
            <w:pPr>
              <w:spacing w:line="240" w:lineRule="auto"/>
              <w:ind w:firstLine="0"/>
              <w:rPr>
                <w:bCs/>
              </w:rPr>
            </w:pPr>
            <w:r w:rsidRPr="00573DBC">
              <w:t>6.00</w:t>
            </w:r>
          </w:p>
        </w:tc>
        <w:tc>
          <w:tcPr>
            <w:tcW w:w="1274" w:type="dxa"/>
            <w:noWrap/>
            <w:hideMark/>
          </w:tcPr>
          <w:p w14:paraId="0C5A5910" w14:textId="510FE65B" w:rsidR="00F60E09" w:rsidRPr="00B74FD2" w:rsidRDefault="00F60E09" w:rsidP="00F60E09">
            <w:pPr>
              <w:spacing w:line="240" w:lineRule="auto"/>
              <w:ind w:firstLine="0"/>
              <w:rPr>
                <w:bCs/>
              </w:rPr>
            </w:pPr>
            <w:r w:rsidRPr="00573DBC">
              <w:t>-9778.55</w:t>
            </w:r>
          </w:p>
        </w:tc>
        <w:tc>
          <w:tcPr>
            <w:tcW w:w="1276" w:type="dxa"/>
            <w:noWrap/>
            <w:hideMark/>
          </w:tcPr>
          <w:p w14:paraId="01176CA5" w14:textId="5DA5750E" w:rsidR="00F60E09" w:rsidRPr="00B74FD2" w:rsidRDefault="00F60E09" w:rsidP="00F60E09">
            <w:pPr>
              <w:spacing w:line="240" w:lineRule="auto"/>
              <w:ind w:firstLine="0"/>
              <w:rPr>
                <w:bCs/>
              </w:rPr>
            </w:pPr>
            <w:r w:rsidRPr="00573DBC">
              <w:t>19569.14</w:t>
            </w:r>
          </w:p>
        </w:tc>
        <w:tc>
          <w:tcPr>
            <w:tcW w:w="850" w:type="dxa"/>
            <w:noWrap/>
            <w:hideMark/>
          </w:tcPr>
          <w:p w14:paraId="7AAFA166" w14:textId="21B452AF" w:rsidR="00F60E09" w:rsidRPr="00B74FD2" w:rsidRDefault="00F60E09" w:rsidP="00F60E09">
            <w:pPr>
              <w:spacing w:line="240" w:lineRule="auto"/>
              <w:ind w:firstLine="0"/>
              <w:rPr>
                <w:bCs/>
              </w:rPr>
            </w:pPr>
            <w:r w:rsidRPr="00573DBC">
              <w:t>32.35</w:t>
            </w:r>
          </w:p>
        </w:tc>
        <w:tc>
          <w:tcPr>
            <w:tcW w:w="992" w:type="dxa"/>
            <w:noWrap/>
            <w:hideMark/>
          </w:tcPr>
          <w:p w14:paraId="3ECFAD62" w14:textId="0800170C" w:rsidR="00F60E09" w:rsidRPr="00B74FD2" w:rsidRDefault="00F60E09" w:rsidP="00F60E09">
            <w:pPr>
              <w:spacing w:line="240" w:lineRule="auto"/>
              <w:ind w:firstLine="0"/>
              <w:rPr>
                <w:bCs/>
              </w:rPr>
            </w:pPr>
            <w:r w:rsidRPr="00573DBC">
              <w:t>0.00</w:t>
            </w:r>
          </w:p>
        </w:tc>
      </w:tr>
      <w:tr w:rsidR="00F60E09" w:rsidRPr="00B74FD2" w14:paraId="4AC5A9B5" w14:textId="77777777" w:rsidTr="00F60E09">
        <w:trPr>
          <w:trHeight w:val="300"/>
        </w:trPr>
        <w:tc>
          <w:tcPr>
            <w:tcW w:w="505" w:type="dxa"/>
            <w:noWrap/>
            <w:hideMark/>
          </w:tcPr>
          <w:p w14:paraId="3FFA6935" w14:textId="1B0FB61F" w:rsidR="00F60E09" w:rsidRPr="00B74FD2" w:rsidRDefault="00F60E09" w:rsidP="00F60E09">
            <w:pPr>
              <w:spacing w:line="240" w:lineRule="auto"/>
              <w:ind w:firstLine="0"/>
              <w:rPr>
                <w:bCs/>
              </w:rPr>
            </w:pPr>
            <w:r w:rsidRPr="00573DBC">
              <w:t>8</w:t>
            </w:r>
          </w:p>
        </w:tc>
        <w:tc>
          <w:tcPr>
            <w:tcW w:w="1090" w:type="dxa"/>
            <w:noWrap/>
            <w:hideMark/>
          </w:tcPr>
          <w:p w14:paraId="04A2F0D9" w14:textId="262E82DA" w:rsidR="00F60E09" w:rsidRPr="00B74FD2" w:rsidRDefault="00F60E09" w:rsidP="00F60E09">
            <w:pPr>
              <w:spacing w:line="240" w:lineRule="auto"/>
              <w:ind w:firstLine="0"/>
              <w:rPr>
                <w:bCs/>
              </w:rPr>
            </w:pPr>
            <w:r w:rsidRPr="00573DBC">
              <w:t>195.7952</w:t>
            </w:r>
          </w:p>
        </w:tc>
        <w:tc>
          <w:tcPr>
            <w:tcW w:w="1203" w:type="dxa"/>
            <w:noWrap/>
            <w:hideMark/>
          </w:tcPr>
          <w:p w14:paraId="79FE5918" w14:textId="077AF47C" w:rsidR="00F60E09" w:rsidRPr="00B74FD2" w:rsidRDefault="00F60E09" w:rsidP="00F60E09">
            <w:pPr>
              <w:spacing w:line="240" w:lineRule="auto"/>
              <w:ind w:firstLine="0"/>
              <w:rPr>
                <w:bCs/>
              </w:rPr>
            </w:pPr>
            <w:r w:rsidRPr="00573DBC">
              <w:t>NA</w:t>
            </w:r>
          </w:p>
        </w:tc>
        <w:tc>
          <w:tcPr>
            <w:tcW w:w="1378" w:type="dxa"/>
            <w:noWrap/>
            <w:hideMark/>
          </w:tcPr>
          <w:p w14:paraId="2DACEAA0" w14:textId="4BDBA25A" w:rsidR="00F60E09" w:rsidRPr="00B74FD2" w:rsidRDefault="00F60E09" w:rsidP="00F60E09">
            <w:pPr>
              <w:spacing w:line="240" w:lineRule="auto"/>
              <w:ind w:firstLine="0"/>
              <w:rPr>
                <w:bCs/>
              </w:rPr>
            </w:pPr>
            <w:r w:rsidRPr="00573DBC">
              <w:t>-2.1446</w:t>
            </w:r>
          </w:p>
        </w:tc>
        <w:tc>
          <w:tcPr>
            <w:tcW w:w="1006" w:type="dxa"/>
            <w:noWrap/>
            <w:hideMark/>
          </w:tcPr>
          <w:p w14:paraId="5DB1CE2C" w14:textId="70718A37" w:rsidR="00F60E09" w:rsidRPr="00B74FD2" w:rsidRDefault="00F60E09" w:rsidP="00F60E09">
            <w:pPr>
              <w:spacing w:line="240" w:lineRule="auto"/>
              <w:ind w:firstLine="0"/>
              <w:rPr>
                <w:bCs/>
              </w:rPr>
            </w:pPr>
            <w:r w:rsidRPr="00573DBC">
              <w:t>NA</w:t>
            </w:r>
          </w:p>
        </w:tc>
        <w:tc>
          <w:tcPr>
            <w:tcW w:w="1035" w:type="dxa"/>
            <w:noWrap/>
            <w:hideMark/>
          </w:tcPr>
          <w:p w14:paraId="093F43DB" w14:textId="28EA5523" w:rsidR="00F60E09" w:rsidRPr="00B74FD2" w:rsidRDefault="00F60E09" w:rsidP="00F60E09">
            <w:pPr>
              <w:spacing w:line="240" w:lineRule="auto"/>
              <w:ind w:firstLine="0"/>
              <w:rPr>
                <w:bCs/>
              </w:rPr>
            </w:pPr>
            <w:r w:rsidRPr="00573DBC">
              <w:t>+</w:t>
            </w:r>
          </w:p>
        </w:tc>
        <w:tc>
          <w:tcPr>
            <w:tcW w:w="1206" w:type="dxa"/>
            <w:noWrap/>
            <w:hideMark/>
          </w:tcPr>
          <w:p w14:paraId="5B1AE22D" w14:textId="285C584A" w:rsidR="00F60E09" w:rsidRPr="00B74FD2" w:rsidRDefault="00F60E09" w:rsidP="00F60E09">
            <w:pPr>
              <w:spacing w:line="240" w:lineRule="auto"/>
              <w:ind w:firstLine="0"/>
              <w:rPr>
                <w:bCs/>
              </w:rPr>
            </w:pPr>
            <w:r w:rsidRPr="00573DBC">
              <w:t>NA</w:t>
            </w:r>
          </w:p>
        </w:tc>
        <w:tc>
          <w:tcPr>
            <w:tcW w:w="1097" w:type="dxa"/>
            <w:noWrap/>
            <w:hideMark/>
          </w:tcPr>
          <w:p w14:paraId="3163CC56" w14:textId="0561397A" w:rsidR="00F60E09" w:rsidRPr="00B74FD2" w:rsidRDefault="00F60E09" w:rsidP="00F60E09">
            <w:pPr>
              <w:spacing w:line="240" w:lineRule="auto"/>
              <w:ind w:firstLine="0"/>
              <w:rPr>
                <w:bCs/>
              </w:rPr>
            </w:pPr>
            <w:r w:rsidRPr="00573DBC">
              <w:t>NA</w:t>
            </w:r>
          </w:p>
        </w:tc>
        <w:tc>
          <w:tcPr>
            <w:tcW w:w="1134" w:type="dxa"/>
            <w:noWrap/>
            <w:hideMark/>
          </w:tcPr>
          <w:p w14:paraId="5CA2DFF9" w14:textId="18CB34BF" w:rsidR="00F60E09" w:rsidRPr="00B74FD2" w:rsidRDefault="00F60E09" w:rsidP="00F60E09">
            <w:pPr>
              <w:spacing w:line="240" w:lineRule="auto"/>
              <w:ind w:firstLine="0"/>
              <w:rPr>
                <w:bCs/>
              </w:rPr>
            </w:pPr>
            <w:r w:rsidRPr="00573DBC">
              <w:t>NA</w:t>
            </w:r>
          </w:p>
        </w:tc>
        <w:tc>
          <w:tcPr>
            <w:tcW w:w="711" w:type="dxa"/>
            <w:noWrap/>
            <w:hideMark/>
          </w:tcPr>
          <w:p w14:paraId="6F774066" w14:textId="657D403F" w:rsidR="00F60E09" w:rsidRPr="00B74FD2" w:rsidRDefault="00F60E09" w:rsidP="00F60E09">
            <w:pPr>
              <w:spacing w:line="240" w:lineRule="auto"/>
              <w:ind w:firstLine="0"/>
              <w:rPr>
                <w:bCs/>
              </w:rPr>
            </w:pPr>
            <w:r w:rsidRPr="00573DBC">
              <w:t>5.00</w:t>
            </w:r>
          </w:p>
        </w:tc>
        <w:tc>
          <w:tcPr>
            <w:tcW w:w="1274" w:type="dxa"/>
            <w:noWrap/>
            <w:hideMark/>
          </w:tcPr>
          <w:p w14:paraId="4CEE8D4D" w14:textId="2C4A2B69" w:rsidR="00F60E09" w:rsidRPr="00B74FD2" w:rsidRDefault="00F60E09" w:rsidP="00F60E09">
            <w:pPr>
              <w:spacing w:line="240" w:lineRule="auto"/>
              <w:ind w:firstLine="0"/>
              <w:rPr>
                <w:bCs/>
              </w:rPr>
            </w:pPr>
            <w:r w:rsidRPr="00573DBC">
              <w:t>-9786.37</w:t>
            </w:r>
          </w:p>
        </w:tc>
        <w:tc>
          <w:tcPr>
            <w:tcW w:w="1276" w:type="dxa"/>
            <w:noWrap/>
            <w:hideMark/>
          </w:tcPr>
          <w:p w14:paraId="76AFB3BD" w14:textId="4F1DBFAF" w:rsidR="00F60E09" w:rsidRPr="00B74FD2" w:rsidRDefault="00F60E09" w:rsidP="00F60E09">
            <w:pPr>
              <w:spacing w:line="240" w:lineRule="auto"/>
              <w:ind w:firstLine="0"/>
              <w:rPr>
                <w:bCs/>
              </w:rPr>
            </w:pPr>
            <w:r w:rsidRPr="00573DBC">
              <w:t>19582.77</w:t>
            </w:r>
          </w:p>
        </w:tc>
        <w:tc>
          <w:tcPr>
            <w:tcW w:w="850" w:type="dxa"/>
            <w:noWrap/>
            <w:hideMark/>
          </w:tcPr>
          <w:p w14:paraId="4D8F41A9" w14:textId="5C8F7A62" w:rsidR="00F60E09" w:rsidRPr="00B74FD2" w:rsidRDefault="00F60E09" w:rsidP="00F60E09">
            <w:pPr>
              <w:spacing w:line="240" w:lineRule="auto"/>
              <w:ind w:firstLine="0"/>
              <w:rPr>
                <w:bCs/>
              </w:rPr>
            </w:pPr>
            <w:r w:rsidRPr="00573DBC">
              <w:t>45.99</w:t>
            </w:r>
          </w:p>
        </w:tc>
        <w:tc>
          <w:tcPr>
            <w:tcW w:w="992" w:type="dxa"/>
            <w:noWrap/>
            <w:hideMark/>
          </w:tcPr>
          <w:p w14:paraId="0BD6CEBC" w14:textId="2B7500FB" w:rsidR="00F60E09" w:rsidRPr="00B74FD2" w:rsidRDefault="00F60E09" w:rsidP="00F60E09">
            <w:pPr>
              <w:spacing w:line="240" w:lineRule="auto"/>
              <w:ind w:firstLine="0"/>
              <w:rPr>
                <w:bCs/>
              </w:rPr>
            </w:pPr>
            <w:r w:rsidRPr="00573DBC">
              <w:t>0.00</w:t>
            </w:r>
          </w:p>
        </w:tc>
      </w:tr>
      <w:tr w:rsidR="00F60E09" w:rsidRPr="00B74FD2" w14:paraId="539D1748" w14:textId="77777777" w:rsidTr="00F60E09">
        <w:trPr>
          <w:trHeight w:val="300"/>
        </w:trPr>
        <w:tc>
          <w:tcPr>
            <w:tcW w:w="505" w:type="dxa"/>
            <w:noWrap/>
            <w:hideMark/>
          </w:tcPr>
          <w:p w14:paraId="1C0C736D" w14:textId="786E83EB" w:rsidR="00F60E09" w:rsidRPr="00B74FD2" w:rsidRDefault="00F60E09" w:rsidP="00F60E09">
            <w:pPr>
              <w:spacing w:line="240" w:lineRule="auto"/>
              <w:ind w:firstLine="0"/>
              <w:rPr>
                <w:bCs/>
              </w:rPr>
            </w:pPr>
            <w:r w:rsidRPr="00573DBC">
              <w:t>4</w:t>
            </w:r>
          </w:p>
        </w:tc>
        <w:tc>
          <w:tcPr>
            <w:tcW w:w="1090" w:type="dxa"/>
            <w:noWrap/>
            <w:hideMark/>
          </w:tcPr>
          <w:p w14:paraId="24B4DAF1" w14:textId="0743E408" w:rsidR="00F60E09" w:rsidRPr="00B74FD2" w:rsidRDefault="00F60E09" w:rsidP="00F60E09">
            <w:pPr>
              <w:spacing w:line="240" w:lineRule="auto"/>
              <w:ind w:firstLine="0"/>
              <w:rPr>
                <w:bCs/>
              </w:rPr>
            </w:pPr>
            <w:r w:rsidRPr="00573DBC">
              <w:t>216.6160</w:t>
            </w:r>
          </w:p>
        </w:tc>
        <w:tc>
          <w:tcPr>
            <w:tcW w:w="1203" w:type="dxa"/>
            <w:noWrap/>
            <w:hideMark/>
          </w:tcPr>
          <w:p w14:paraId="494007D2" w14:textId="6E8977CC" w:rsidR="00F60E09" w:rsidRPr="00B74FD2" w:rsidRDefault="00F60E09" w:rsidP="00F60E09">
            <w:pPr>
              <w:spacing w:line="240" w:lineRule="auto"/>
              <w:ind w:firstLine="0"/>
              <w:rPr>
                <w:bCs/>
              </w:rPr>
            </w:pPr>
            <w:r w:rsidRPr="00573DBC">
              <w:t>-1.9599</w:t>
            </w:r>
          </w:p>
        </w:tc>
        <w:tc>
          <w:tcPr>
            <w:tcW w:w="1378" w:type="dxa"/>
            <w:noWrap/>
            <w:hideMark/>
          </w:tcPr>
          <w:p w14:paraId="3878ECF0" w14:textId="7FEF786A" w:rsidR="00F60E09" w:rsidRPr="00B74FD2" w:rsidRDefault="00F60E09" w:rsidP="00F60E09">
            <w:pPr>
              <w:spacing w:line="240" w:lineRule="auto"/>
              <w:ind w:firstLine="0"/>
              <w:rPr>
                <w:bCs/>
              </w:rPr>
            </w:pPr>
            <w:r w:rsidRPr="00573DBC">
              <w:t>-2.5710</w:t>
            </w:r>
          </w:p>
        </w:tc>
        <w:tc>
          <w:tcPr>
            <w:tcW w:w="1006" w:type="dxa"/>
            <w:noWrap/>
            <w:hideMark/>
          </w:tcPr>
          <w:p w14:paraId="12269160" w14:textId="03EC5402" w:rsidR="00F60E09" w:rsidRPr="00B74FD2" w:rsidRDefault="00F60E09" w:rsidP="00F60E09">
            <w:pPr>
              <w:spacing w:line="240" w:lineRule="auto"/>
              <w:ind w:firstLine="0"/>
              <w:rPr>
                <w:bCs/>
              </w:rPr>
            </w:pPr>
            <w:r w:rsidRPr="00573DBC">
              <w:t>0.4218</w:t>
            </w:r>
          </w:p>
        </w:tc>
        <w:tc>
          <w:tcPr>
            <w:tcW w:w="1035" w:type="dxa"/>
            <w:noWrap/>
            <w:hideMark/>
          </w:tcPr>
          <w:p w14:paraId="6CA3CFB6" w14:textId="1A1A1124" w:rsidR="00F60E09" w:rsidRPr="00B74FD2" w:rsidRDefault="00F60E09" w:rsidP="00F60E09">
            <w:pPr>
              <w:spacing w:line="240" w:lineRule="auto"/>
              <w:ind w:firstLine="0"/>
              <w:rPr>
                <w:bCs/>
              </w:rPr>
            </w:pPr>
            <w:r w:rsidRPr="00573DBC">
              <w:t>NA</w:t>
            </w:r>
          </w:p>
        </w:tc>
        <w:tc>
          <w:tcPr>
            <w:tcW w:w="1206" w:type="dxa"/>
            <w:noWrap/>
            <w:hideMark/>
          </w:tcPr>
          <w:p w14:paraId="63647007" w14:textId="0B9F91E4" w:rsidR="00F60E09" w:rsidRPr="00B74FD2" w:rsidRDefault="00F60E09" w:rsidP="00F60E09">
            <w:pPr>
              <w:spacing w:line="240" w:lineRule="auto"/>
              <w:ind w:firstLine="0"/>
              <w:rPr>
                <w:bCs/>
              </w:rPr>
            </w:pPr>
            <w:r w:rsidRPr="00573DBC">
              <w:t>NA</w:t>
            </w:r>
          </w:p>
        </w:tc>
        <w:tc>
          <w:tcPr>
            <w:tcW w:w="1097" w:type="dxa"/>
            <w:noWrap/>
            <w:hideMark/>
          </w:tcPr>
          <w:p w14:paraId="1F2AA093" w14:textId="0F4BEB49" w:rsidR="00F60E09" w:rsidRPr="00B74FD2" w:rsidRDefault="00F60E09" w:rsidP="00F60E09">
            <w:pPr>
              <w:spacing w:line="240" w:lineRule="auto"/>
              <w:ind w:firstLine="0"/>
              <w:rPr>
                <w:bCs/>
              </w:rPr>
            </w:pPr>
            <w:r w:rsidRPr="00573DBC">
              <w:t>NA</w:t>
            </w:r>
          </w:p>
        </w:tc>
        <w:tc>
          <w:tcPr>
            <w:tcW w:w="1134" w:type="dxa"/>
            <w:noWrap/>
            <w:hideMark/>
          </w:tcPr>
          <w:p w14:paraId="415EEDAF" w14:textId="58BF8630" w:rsidR="00F60E09" w:rsidRPr="00B74FD2" w:rsidRDefault="00F60E09" w:rsidP="00F60E09">
            <w:pPr>
              <w:spacing w:line="240" w:lineRule="auto"/>
              <w:ind w:firstLine="0"/>
              <w:rPr>
                <w:bCs/>
              </w:rPr>
            </w:pPr>
            <w:r w:rsidRPr="00573DBC">
              <w:t>NA</w:t>
            </w:r>
          </w:p>
        </w:tc>
        <w:tc>
          <w:tcPr>
            <w:tcW w:w="711" w:type="dxa"/>
            <w:noWrap/>
            <w:hideMark/>
          </w:tcPr>
          <w:p w14:paraId="71D13AF2" w14:textId="7A861C7F" w:rsidR="00F60E09" w:rsidRPr="00B74FD2" w:rsidRDefault="00F60E09" w:rsidP="00F60E09">
            <w:pPr>
              <w:spacing w:line="240" w:lineRule="auto"/>
              <w:ind w:firstLine="0"/>
              <w:rPr>
                <w:bCs/>
              </w:rPr>
            </w:pPr>
            <w:r w:rsidRPr="00573DBC">
              <w:t>6.00</w:t>
            </w:r>
          </w:p>
        </w:tc>
        <w:tc>
          <w:tcPr>
            <w:tcW w:w="1274" w:type="dxa"/>
            <w:noWrap/>
            <w:hideMark/>
          </w:tcPr>
          <w:p w14:paraId="02CF5718" w14:textId="4D5E27F6" w:rsidR="00F60E09" w:rsidRPr="00B74FD2" w:rsidRDefault="00F60E09" w:rsidP="00F60E09">
            <w:pPr>
              <w:spacing w:line="240" w:lineRule="auto"/>
              <w:ind w:firstLine="0"/>
              <w:rPr>
                <w:bCs/>
              </w:rPr>
            </w:pPr>
            <w:r w:rsidRPr="00573DBC">
              <w:t>-9789.27</w:t>
            </w:r>
          </w:p>
        </w:tc>
        <w:tc>
          <w:tcPr>
            <w:tcW w:w="1276" w:type="dxa"/>
            <w:noWrap/>
            <w:hideMark/>
          </w:tcPr>
          <w:p w14:paraId="674CECE3" w14:textId="37734386" w:rsidR="00F60E09" w:rsidRPr="00B74FD2" w:rsidRDefault="00F60E09" w:rsidP="00F60E09">
            <w:pPr>
              <w:spacing w:line="240" w:lineRule="auto"/>
              <w:ind w:firstLine="0"/>
              <w:rPr>
                <w:bCs/>
              </w:rPr>
            </w:pPr>
            <w:r w:rsidRPr="00573DBC">
              <w:t>19590.58</w:t>
            </w:r>
          </w:p>
        </w:tc>
        <w:tc>
          <w:tcPr>
            <w:tcW w:w="850" w:type="dxa"/>
            <w:noWrap/>
            <w:hideMark/>
          </w:tcPr>
          <w:p w14:paraId="0D28B103" w14:textId="7551144B" w:rsidR="00F60E09" w:rsidRPr="00B74FD2" w:rsidRDefault="00F60E09" w:rsidP="00F60E09">
            <w:pPr>
              <w:spacing w:line="240" w:lineRule="auto"/>
              <w:ind w:firstLine="0"/>
              <w:rPr>
                <w:bCs/>
              </w:rPr>
            </w:pPr>
            <w:r w:rsidRPr="00573DBC">
              <w:t>53.80</w:t>
            </w:r>
          </w:p>
        </w:tc>
        <w:tc>
          <w:tcPr>
            <w:tcW w:w="992" w:type="dxa"/>
            <w:noWrap/>
            <w:hideMark/>
          </w:tcPr>
          <w:p w14:paraId="6D1B83D3" w14:textId="6C75F7D7" w:rsidR="00F60E09" w:rsidRPr="00B74FD2" w:rsidRDefault="00F60E09" w:rsidP="00F60E09">
            <w:pPr>
              <w:spacing w:line="240" w:lineRule="auto"/>
              <w:ind w:firstLine="0"/>
              <w:rPr>
                <w:bCs/>
              </w:rPr>
            </w:pPr>
            <w:r w:rsidRPr="00573DBC">
              <w:t>0.00</w:t>
            </w:r>
          </w:p>
        </w:tc>
      </w:tr>
      <w:tr w:rsidR="00F60E09" w:rsidRPr="00B74FD2" w14:paraId="58EE5541" w14:textId="77777777" w:rsidTr="00F60E09">
        <w:trPr>
          <w:trHeight w:val="300"/>
        </w:trPr>
        <w:tc>
          <w:tcPr>
            <w:tcW w:w="505" w:type="dxa"/>
            <w:noWrap/>
            <w:hideMark/>
          </w:tcPr>
          <w:p w14:paraId="4C931912" w14:textId="380CA3AD" w:rsidR="00F60E09" w:rsidRPr="00B74FD2" w:rsidRDefault="00F60E09" w:rsidP="00F60E09">
            <w:pPr>
              <w:spacing w:line="240" w:lineRule="auto"/>
              <w:ind w:firstLine="0"/>
              <w:rPr>
                <w:bCs/>
              </w:rPr>
            </w:pPr>
            <w:r w:rsidRPr="00573DBC">
              <w:t>1</w:t>
            </w:r>
          </w:p>
        </w:tc>
        <w:tc>
          <w:tcPr>
            <w:tcW w:w="1090" w:type="dxa"/>
            <w:noWrap/>
            <w:hideMark/>
          </w:tcPr>
          <w:p w14:paraId="4235A14E" w14:textId="2C0C844F" w:rsidR="00F60E09" w:rsidRPr="00B74FD2" w:rsidRDefault="00F60E09" w:rsidP="00F60E09">
            <w:pPr>
              <w:spacing w:line="240" w:lineRule="auto"/>
              <w:ind w:firstLine="0"/>
              <w:rPr>
                <w:bCs/>
              </w:rPr>
            </w:pPr>
            <w:r w:rsidRPr="00573DBC">
              <w:t>221.8428</w:t>
            </w:r>
          </w:p>
        </w:tc>
        <w:tc>
          <w:tcPr>
            <w:tcW w:w="1203" w:type="dxa"/>
            <w:noWrap/>
            <w:hideMark/>
          </w:tcPr>
          <w:p w14:paraId="1E79F80B" w14:textId="6CC330D4" w:rsidR="00F60E09" w:rsidRPr="00B74FD2" w:rsidRDefault="00F60E09" w:rsidP="00F60E09">
            <w:pPr>
              <w:spacing w:line="240" w:lineRule="auto"/>
              <w:ind w:firstLine="0"/>
              <w:rPr>
                <w:bCs/>
              </w:rPr>
            </w:pPr>
            <w:r w:rsidRPr="00573DBC">
              <w:t>-1.9517</w:t>
            </w:r>
          </w:p>
        </w:tc>
        <w:tc>
          <w:tcPr>
            <w:tcW w:w="1378" w:type="dxa"/>
            <w:noWrap/>
            <w:hideMark/>
          </w:tcPr>
          <w:p w14:paraId="482D7525" w14:textId="6C8456E7" w:rsidR="00F60E09" w:rsidRPr="00B74FD2" w:rsidRDefault="00F60E09" w:rsidP="00F60E09">
            <w:pPr>
              <w:spacing w:line="240" w:lineRule="auto"/>
              <w:ind w:firstLine="0"/>
              <w:rPr>
                <w:bCs/>
              </w:rPr>
            </w:pPr>
            <w:r w:rsidRPr="00573DBC">
              <w:t>-2.7360</w:t>
            </w:r>
          </w:p>
        </w:tc>
        <w:tc>
          <w:tcPr>
            <w:tcW w:w="1006" w:type="dxa"/>
            <w:noWrap/>
            <w:hideMark/>
          </w:tcPr>
          <w:p w14:paraId="12F3DA4C" w14:textId="1BE45DB5" w:rsidR="00F60E09" w:rsidRPr="00B74FD2" w:rsidRDefault="00F60E09" w:rsidP="00F60E09">
            <w:pPr>
              <w:spacing w:line="240" w:lineRule="auto"/>
              <w:ind w:firstLine="0"/>
              <w:rPr>
                <w:bCs/>
              </w:rPr>
            </w:pPr>
            <w:r w:rsidRPr="00573DBC">
              <w:t>NA</w:t>
            </w:r>
          </w:p>
        </w:tc>
        <w:tc>
          <w:tcPr>
            <w:tcW w:w="1035" w:type="dxa"/>
            <w:noWrap/>
            <w:hideMark/>
          </w:tcPr>
          <w:p w14:paraId="300A3E86" w14:textId="451FE63C" w:rsidR="00F60E09" w:rsidRPr="00B74FD2" w:rsidRDefault="00F60E09" w:rsidP="00F60E09">
            <w:pPr>
              <w:spacing w:line="240" w:lineRule="auto"/>
              <w:ind w:firstLine="0"/>
              <w:rPr>
                <w:bCs/>
              </w:rPr>
            </w:pPr>
            <w:r w:rsidRPr="00573DBC">
              <w:t>NA</w:t>
            </w:r>
          </w:p>
        </w:tc>
        <w:tc>
          <w:tcPr>
            <w:tcW w:w="1206" w:type="dxa"/>
            <w:noWrap/>
            <w:hideMark/>
          </w:tcPr>
          <w:p w14:paraId="140D54E7" w14:textId="1ABE6813" w:rsidR="00F60E09" w:rsidRPr="00B74FD2" w:rsidRDefault="00F60E09" w:rsidP="00F60E09">
            <w:pPr>
              <w:spacing w:line="240" w:lineRule="auto"/>
              <w:ind w:firstLine="0"/>
              <w:rPr>
                <w:bCs/>
              </w:rPr>
            </w:pPr>
            <w:r w:rsidRPr="00573DBC">
              <w:t>NA</w:t>
            </w:r>
          </w:p>
        </w:tc>
        <w:tc>
          <w:tcPr>
            <w:tcW w:w="1097" w:type="dxa"/>
            <w:noWrap/>
            <w:hideMark/>
          </w:tcPr>
          <w:p w14:paraId="5E7EDA90" w14:textId="6943D9BC" w:rsidR="00F60E09" w:rsidRPr="00B74FD2" w:rsidRDefault="00F60E09" w:rsidP="00F60E09">
            <w:pPr>
              <w:spacing w:line="240" w:lineRule="auto"/>
              <w:ind w:firstLine="0"/>
              <w:rPr>
                <w:bCs/>
              </w:rPr>
            </w:pPr>
            <w:r w:rsidRPr="00573DBC">
              <w:t>NA</w:t>
            </w:r>
          </w:p>
        </w:tc>
        <w:tc>
          <w:tcPr>
            <w:tcW w:w="1134" w:type="dxa"/>
            <w:noWrap/>
            <w:hideMark/>
          </w:tcPr>
          <w:p w14:paraId="4393AC71" w14:textId="3851319B" w:rsidR="00F60E09" w:rsidRPr="00B74FD2" w:rsidRDefault="00F60E09" w:rsidP="00F60E09">
            <w:pPr>
              <w:spacing w:line="240" w:lineRule="auto"/>
              <w:ind w:firstLine="0"/>
              <w:rPr>
                <w:bCs/>
              </w:rPr>
            </w:pPr>
            <w:r w:rsidRPr="00573DBC">
              <w:t>NA</w:t>
            </w:r>
          </w:p>
        </w:tc>
        <w:tc>
          <w:tcPr>
            <w:tcW w:w="711" w:type="dxa"/>
            <w:noWrap/>
            <w:hideMark/>
          </w:tcPr>
          <w:p w14:paraId="134B34A2" w14:textId="09D8C311" w:rsidR="00F60E09" w:rsidRPr="00B74FD2" w:rsidRDefault="00F60E09" w:rsidP="00F60E09">
            <w:pPr>
              <w:spacing w:line="240" w:lineRule="auto"/>
              <w:ind w:firstLine="0"/>
              <w:rPr>
                <w:bCs/>
              </w:rPr>
            </w:pPr>
            <w:r w:rsidRPr="00573DBC">
              <w:t>5.00</w:t>
            </w:r>
          </w:p>
        </w:tc>
        <w:tc>
          <w:tcPr>
            <w:tcW w:w="1274" w:type="dxa"/>
            <w:noWrap/>
            <w:hideMark/>
          </w:tcPr>
          <w:p w14:paraId="472EEC90" w14:textId="73FB0D49" w:rsidR="00F60E09" w:rsidRPr="00B74FD2" w:rsidRDefault="00F60E09" w:rsidP="00F60E09">
            <w:pPr>
              <w:spacing w:line="240" w:lineRule="auto"/>
              <w:ind w:firstLine="0"/>
              <w:rPr>
                <w:bCs/>
              </w:rPr>
            </w:pPr>
            <w:r w:rsidRPr="00573DBC">
              <w:t>-9791.03</w:t>
            </w:r>
          </w:p>
        </w:tc>
        <w:tc>
          <w:tcPr>
            <w:tcW w:w="1276" w:type="dxa"/>
            <w:noWrap/>
            <w:hideMark/>
          </w:tcPr>
          <w:p w14:paraId="6E36359D" w14:textId="19231322" w:rsidR="00F60E09" w:rsidRPr="00B74FD2" w:rsidRDefault="00F60E09" w:rsidP="00F60E09">
            <w:pPr>
              <w:spacing w:line="240" w:lineRule="auto"/>
              <w:ind w:firstLine="0"/>
              <w:rPr>
                <w:bCs/>
              </w:rPr>
            </w:pPr>
            <w:r w:rsidRPr="00573DBC">
              <w:t>19592.09</w:t>
            </w:r>
          </w:p>
        </w:tc>
        <w:tc>
          <w:tcPr>
            <w:tcW w:w="850" w:type="dxa"/>
            <w:noWrap/>
            <w:hideMark/>
          </w:tcPr>
          <w:p w14:paraId="30B3B80E" w14:textId="65925273" w:rsidR="00F60E09" w:rsidRPr="00B74FD2" w:rsidRDefault="00F60E09" w:rsidP="00F60E09">
            <w:pPr>
              <w:spacing w:line="240" w:lineRule="auto"/>
              <w:ind w:firstLine="0"/>
              <w:rPr>
                <w:bCs/>
              </w:rPr>
            </w:pPr>
            <w:r w:rsidRPr="00573DBC">
              <w:t>55.31</w:t>
            </w:r>
          </w:p>
        </w:tc>
        <w:tc>
          <w:tcPr>
            <w:tcW w:w="992" w:type="dxa"/>
            <w:noWrap/>
            <w:hideMark/>
          </w:tcPr>
          <w:p w14:paraId="79A8B9D7" w14:textId="6650C05F" w:rsidR="00F60E09" w:rsidRPr="00B74FD2" w:rsidRDefault="00F60E09" w:rsidP="00F60E09">
            <w:pPr>
              <w:spacing w:line="240" w:lineRule="auto"/>
              <w:ind w:firstLine="0"/>
              <w:rPr>
                <w:bCs/>
              </w:rPr>
            </w:pPr>
            <w:r w:rsidRPr="00573DBC">
              <w:t>0.00</w:t>
            </w:r>
          </w:p>
        </w:tc>
      </w:tr>
      <w:tr w:rsidR="00F60E09" w:rsidRPr="00B74FD2" w14:paraId="51CAA28E" w14:textId="77777777" w:rsidTr="00F60E09">
        <w:trPr>
          <w:trHeight w:val="300"/>
        </w:trPr>
        <w:tc>
          <w:tcPr>
            <w:tcW w:w="505" w:type="dxa"/>
            <w:noWrap/>
            <w:hideMark/>
          </w:tcPr>
          <w:p w14:paraId="4A498AE2" w14:textId="2EC330B1" w:rsidR="00F60E09" w:rsidRPr="00B74FD2" w:rsidRDefault="00F60E09" w:rsidP="00F60E09">
            <w:pPr>
              <w:spacing w:line="240" w:lineRule="auto"/>
              <w:ind w:firstLine="0"/>
              <w:rPr>
                <w:bCs/>
              </w:rPr>
            </w:pPr>
            <w:r w:rsidRPr="00573DBC">
              <w:t>18</w:t>
            </w:r>
          </w:p>
        </w:tc>
        <w:tc>
          <w:tcPr>
            <w:tcW w:w="1090" w:type="dxa"/>
            <w:noWrap/>
            <w:hideMark/>
          </w:tcPr>
          <w:p w14:paraId="0261EC01" w14:textId="7250C6BF" w:rsidR="00F60E09" w:rsidRPr="00B74FD2" w:rsidRDefault="00F60E09" w:rsidP="00F60E09">
            <w:pPr>
              <w:spacing w:line="240" w:lineRule="auto"/>
              <w:ind w:firstLine="0"/>
              <w:rPr>
                <w:bCs/>
              </w:rPr>
            </w:pPr>
            <w:r w:rsidRPr="00573DBC">
              <w:t>195.7607</w:t>
            </w:r>
          </w:p>
        </w:tc>
        <w:tc>
          <w:tcPr>
            <w:tcW w:w="1203" w:type="dxa"/>
            <w:noWrap/>
            <w:hideMark/>
          </w:tcPr>
          <w:p w14:paraId="01A7850F" w14:textId="44646C61" w:rsidR="00F60E09" w:rsidRPr="00B74FD2" w:rsidRDefault="00F60E09" w:rsidP="00F60E09">
            <w:pPr>
              <w:spacing w:line="240" w:lineRule="auto"/>
              <w:ind w:firstLine="0"/>
              <w:rPr>
                <w:bCs/>
              </w:rPr>
            </w:pPr>
            <w:r w:rsidRPr="00573DBC">
              <w:t>NA</w:t>
            </w:r>
          </w:p>
        </w:tc>
        <w:tc>
          <w:tcPr>
            <w:tcW w:w="1378" w:type="dxa"/>
            <w:noWrap/>
            <w:hideMark/>
          </w:tcPr>
          <w:p w14:paraId="12A847C0" w14:textId="6E388039" w:rsidR="00F60E09" w:rsidRPr="00B74FD2" w:rsidRDefault="00F60E09" w:rsidP="00F60E09">
            <w:pPr>
              <w:spacing w:line="240" w:lineRule="auto"/>
              <w:ind w:firstLine="0"/>
              <w:rPr>
                <w:bCs/>
              </w:rPr>
            </w:pPr>
            <w:r w:rsidRPr="00573DBC">
              <w:t>-2.1469</w:t>
            </w:r>
          </w:p>
        </w:tc>
        <w:tc>
          <w:tcPr>
            <w:tcW w:w="1006" w:type="dxa"/>
            <w:noWrap/>
            <w:hideMark/>
          </w:tcPr>
          <w:p w14:paraId="5CD55D2B" w14:textId="60B833BA" w:rsidR="00F60E09" w:rsidRPr="00B74FD2" w:rsidRDefault="00F60E09" w:rsidP="00F60E09">
            <w:pPr>
              <w:spacing w:line="240" w:lineRule="auto"/>
              <w:ind w:firstLine="0"/>
              <w:rPr>
                <w:bCs/>
              </w:rPr>
            </w:pPr>
            <w:r w:rsidRPr="00573DBC">
              <w:t>NA</w:t>
            </w:r>
          </w:p>
        </w:tc>
        <w:tc>
          <w:tcPr>
            <w:tcW w:w="1035" w:type="dxa"/>
            <w:noWrap/>
            <w:hideMark/>
          </w:tcPr>
          <w:p w14:paraId="00643231" w14:textId="01AD166A" w:rsidR="00F60E09" w:rsidRPr="00B74FD2" w:rsidRDefault="00F60E09" w:rsidP="00F60E09">
            <w:pPr>
              <w:spacing w:line="240" w:lineRule="auto"/>
              <w:ind w:firstLine="0"/>
              <w:rPr>
                <w:bCs/>
              </w:rPr>
            </w:pPr>
            <w:r w:rsidRPr="00573DBC">
              <w:t>+</w:t>
            </w:r>
          </w:p>
        </w:tc>
        <w:tc>
          <w:tcPr>
            <w:tcW w:w="1206" w:type="dxa"/>
            <w:noWrap/>
            <w:hideMark/>
          </w:tcPr>
          <w:p w14:paraId="1EE63940" w14:textId="34393A5B" w:rsidR="00F60E09" w:rsidRPr="00B74FD2" w:rsidRDefault="00F60E09" w:rsidP="00F60E09">
            <w:pPr>
              <w:spacing w:line="240" w:lineRule="auto"/>
              <w:ind w:firstLine="0"/>
              <w:rPr>
                <w:bCs/>
              </w:rPr>
            </w:pPr>
            <w:r w:rsidRPr="00573DBC">
              <w:t>NA</w:t>
            </w:r>
          </w:p>
        </w:tc>
        <w:tc>
          <w:tcPr>
            <w:tcW w:w="1097" w:type="dxa"/>
            <w:noWrap/>
            <w:hideMark/>
          </w:tcPr>
          <w:p w14:paraId="012F0F9E" w14:textId="66C37893" w:rsidR="00F60E09" w:rsidRPr="00B74FD2" w:rsidRDefault="00F60E09" w:rsidP="00F60E09">
            <w:pPr>
              <w:spacing w:line="240" w:lineRule="auto"/>
              <w:ind w:firstLine="0"/>
              <w:rPr>
                <w:bCs/>
              </w:rPr>
            </w:pPr>
            <w:r w:rsidRPr="00573DBC">
              <w:t>NA</w:t>
            </w:r>
          </w:p>
        </w:tc>
        <w:tc>
          <w:tcPr>
            <w:tcW w:w="1134" w:type="dxa"/>
            <w:noWrap/>
            <w:hideMark/>
          </w:tcPr>
          <w:p w14:paraId="0576C737" w14:textId="2B784E5A" w:rsidR="00F60E09" w:rsidRPr="00B74FD2" w:rsidRDefault="00F60E09" w:rsidP="00F60E09">
            <w:pPr>
              <w:spacing w:line="240" w:lineRule="auto"/>
              <w:ind w:firstLine="0"/>
              <w:rPr>
                <w:bCs/>
              </w:rPr>
            </w:pPr>
            <w:r w:rsidRPr="00573DBC">
              <w:t>0.0009</w:t>
            </w:r>
          </w:p>
        </w:tc>
        <w:tc>
          <w:tcPr>
            <w:tcW w:w="711" w:type="dxa"/>
            <w:noWrap/>
            <w:hideMark/>
          </w:tcPr>
          <w:p w14:paraId="38C53FE8" w14:textId="7F59EE45" w:rsidR="00F60E09" w:rsidRPr="00B74FD2" w:rsidRDefault="00F60E09" w:rsidP="00F60E09">
            <w:pPr>
              <w:spacing w:line="240" w:lineRule="auto"/>
              <w:ind w:firstLine="0"/>
              <w:rPr>
                <w:bCs/>
              </w:rPr>
            </w:pPr>
            <w:r w:rsidRPr="00573DBC">
              <w:t>6.00</w:t>
            </w:r>
          </w:p>
        </w:tc>
        <w:tc>
          <w:tcPr>
            <w:tcW w:w="1274" w:type="dxa"/>
            <w:noWrap/>
            <w:hideMark/>
          </w:tcPr>
          <w:p w14:paraId="02316BBB" w14:textId="5B947B6B" w:rsidR="00F60E09" w:rsidRPr="00B74FD2" w:rsidRDefault="00F60E09" w:rsidP="00F60E09">
            <w:pPr>
              <w:spacing w:line="240" w:lineRule="auto"/>
              <w:ind w:firstLine="0"/>
              <w:rPr>
                <w:bCs/>
              </w:rPr>
            </w:pPr>
            <w:r w:rsidRPr="00573DBC">
              <w:t>-9790.53</w:t>
            </w:r>
          </w:p>
        </w:tc>
        <w:tc>
          <w:tcPr>
            <w:tcW w:w="1276" w:type="dxa"/>
            <w:noWrap/>
            <w:hideMark/>
          </w:tcPr>
          <w:p w14:paraId="3CFEA8E5" w14:textId="0C1C87B2" w:rsidR="00F60E09" w:rsidRPr="00B74FD2" w:rsidRDefault="00F60E09" w:rsidP="00F60E09">
            <w:pPr>
              <w:spacing w:line="240" w:lineRule="auto"/>
              <w:ind w:firstLine="0"/>
              <w:rPr>
                <w:bCs/>
              </w:rPr>
            </w:pPr>
            <w:r w:rsidRPr="00573DBC">
              <w:t>19593.10</w:t>
            </w:r>
          </w:p>
        </w:tc>
        <w:tc>
          <w:tcPr>
            <w:tcW w:w="850" w:type="dxa"/>
            <w:noWrap/>
            <w:hideMark/>
          </w:tcPr>
          <w:p w14:paraId="10A2295F" w14:textId="1AA5C1C8" w:rsidR="00F60E09" w:rsidRPr="00B74FD2" w:rsidRDefault="00F60E09" w:rsidP="00F60E09">
            <w:pPr>
              <w:spacing w:line="240" w:lineRule="auto"/>
              <w:ind w:firstLine="0"/>
              <w:rPr>
                <w:bCs/>
              </w:rPr>
            </w:pPr>
            <w:r w:rsidRPr="00573DBC">
              <w:t>56.32</w:t>
            </w:r>
          </w:p>
        </w:tc>
        <w:tc>
          <w:tcPr>
            <w:tcW w:w="992" w:type="dxa"/>
            <w:noWrap/>
            <w:hideMark/>
          </w:tcPr>
          <w:p w14:paraId="3819D344" w14:textId="199C5073" w:rsidR="00F60E09" w:rsidRPr="00B74FD2" w:rsidRDefault="00F60E09" w:rsidP="00F60E09">
            <w:pPr>
              <w:spacing w:line="240" w:lineRule="auto"/>
              <w:ind w:firstLine="0"/>
              <w:rPr>
                <w:bCs/>
              </w:rPr>
            </w:pPr>
            <w:r w:rsidRPr="00573DBC">
              <w:t>0.00</w:t>
            </w:r>
          </w:p>
        </w:tc>
      </w:tr>
      <w:tr w:rsidR="00F60E09" w:rsidRPr="00B74FD2" w14:paraId="138563F5" w14:textId="77777777" w:rsidTr="00F60E09">
        <w:trPr>
          <w:trHeight w:val="300"/>
        </w:trPr>
        <w:tc>
          <w:tcPr>
            <w:tcW w:w="505" w:type="dxa"/>
            <w:noWrap/>
            <w:hideMark/>
          </w:tcPr>
          <w:p w14:paraId="65CB0D08" w14:textId="1A354709" w:rsidR="00F60E09" w:rsidRPr="00B74FD2" w:rsidRDefault="00F60E09" w:rsidP="00F60E09">
            <w:pPr>
              <w:spacing w:line="240" w:lineRule="auto"/>
              <w:ind w:firstLine="0"/>
              <w:rPr>
                <w:bCs/>
              </w:rPr>
            </w:pPr>
            <w:r w:rsidRPr="00573DBC">
              <w:t>10</w:t>
            </w:r>
          </w:p>
        </w:tc>
        <w:tc>
          <w:tcPr>
            <w:tcW w:w="1090" w:type="dxa"/>
            <w:noWrap/>
            <w:hideMark/>
          </w:tcPr>
          <w:p w14:paraId="39BFD7E1" w14:textId="6AFD4182" w:rsidR="00F60E09" w:rsidRPr="00B74FD2" w:rsidRDefault="00F60E09" w:rsidP="00F60E09">
            <w:pPr>
              <w:spacing w:line="240" w:lineRule="auto"/>
              <w:ind w:firstLine="0"/>
              <w:rPr>
                <w:bCs/>
              </w:rPr>
            </w:pPr>
            <w:r w:rsidRPr="00573DBC">
              <w:t>136.4080</w:t>
            </w:r>
          </w:p>
        </w:tc>
        <w:tc>
          <w:tcPr>
            <w:tcW w:w="1203" w:type="dxa"/>
            <w:noWrap/>
            <w:hideMark/>
          </w:tcPr>
          <w:p w14:paraId="0FC9A2C4" w14:textId="3EF8BD0B" w:rsidR="00F60E09" w:rsidRPr="00B74FD2" w:rsidRDefault="00F60E09" w:rsidP="00F60E09">
            <w:pPr>
              <w:spacing w:line="240" w:lineRule="auto"/>
              <w:ind w:firstLine="0"/>
              <w:rPr>
                <w:bCs/>
              </w:rPr>
            </w:pPr>
            <w:r w:rsidRPr="00573DBC">
              <w:t>NA</w:t>
            </w:r>
          </w:p>
        </w:tc>
        <w:tc>
          <w:tcPr>
            <w:tcW w:w="1378" w:type="dxa"/>
            <w:noWrap/>
            <w:hideMark/>
          </w:tcPr>
          <w:p w14:paraId="4575EC61" w14:textId="2ADBF10D" w:rsidR="00F60E09" w:rsidRPr="00B74FD2" w:rsidRDefault="00F60E09" w:rsidP="00F60E09">
            <w:pPr>
              <w:spacing w:line="240" w:lineRule="auto"/>
              <w:ind w:firstLine="0"/>
              <w:rPr>
                <w:bCs/>
              </w:rPr>
            </w:pPr>
            <w:r w:rsidRPr="00573DBC">
              <w:t>NA</w:t>
            </w:r>
          </w:p>
        </w:tc>
        <w:tc>
          <w:tcPr>
            <w:tcW w:w="1006" w:type="dxa"/>
            <w:noWrap/>
            <w:hideMark/>
          </w:tcPr>
          <w:p w14:paraId="57FA2166" w14:textId="74150CC6" w:rsidR="00F60E09" w:rsidRPr="00B74FD2" w:rsidRDefault="00F60E09" w:rsidP="00F60E09">
            <w:pPr>
              <w:spacing w:line="240" w:lineRule="auto"/>
              <w:ind w:firstLine="0"/>
              <w:rPr>
                <w:bCs/>
              </w:rPr>
            </w:pPr>
            <w:r w:rsidRPr="00573DBC">
              <w:t>NA</w:t>
            </w:r>
          </w:p>
        </w:tc>
        <w:tc>
          <w:tcPr>
            <w:tcW w:w="1035" w:type="dxa"/>
            <w:noWrap/>
            <w:hideMark/>
          </w:tcPr>
          <w:p w14:paraId="31E02FEE" w14:textId="6DB9DD58" w:rsidR="00F60E09" w:rsidRPr="00B74FD2" w:rsidRDefault="00F60E09" w:rsidP="00F60E09">
            <w:pPr>
              <w:spacing w:line="240" w:lineRule="auto"/>
              <w:ind w:firstLine="0"/>
              <w:rPr>
                <w:bCs/>
              </w:rPr>
            </w:pPr>
            <w:r w:rsidRPr="00573DBC">
              <w:t>+</w:t>
            </w:r>
          </w:p>
        </w:tc>
        <w:tc>
          <w:tcPr>
            <w:tcW w:w="1206" w:type="dxa"/>
            <w:noWrap/>
            <w:hideMark/>
          </w:tcPr>
          <w:p w14:paraId="009B8A31" w14:textId="18A90057" w:rsidR="00F60E09" w:rsidRPr="00B74FD2" w:rsidRDefault="00F60E09" w:rsidP="00F60E09">
            <w:pPr>
              <w:spacing w:line="240" w:lineRule="auto"/>
              <w:ind w:firstLine="0"/>
              <w:rPr>
                <w:bCs/>
              </w:rPr>
            </w:pPr>
            <w:r w:rsidRPr="00573DBC">
              <w:t>NA</w:t>
            </w:r>
          </w:p>
        </w:tc>
        <w:tc>
          <w:tcPr>
            <w:tcW w:w="1097" w:type="dxa"/>
            <w:noWrap/>
            <w:hideMark/>
          </w:tcPr>
          <w:p w14:paraId="6A112D46" w14:textId="695EE6D2" w:rsidR="00F60E09" w:rsidRPr="00B74FD2" w:rsidRDefault="00F60E09" w:rsidP="00F60E09">
            <w:pPr>
              <w:spacing w:line="240" w:lineRule="auto"/>
              <w:ind w:firstLine="0"/>
              <w:rPr>
                <w:bCs/>
              </w:rPr>
            </w:pPr>
            <w:r w:rsidRPr="00573DBC">
              <w:t>NA</w:t>
            </w:r>
          </w:p>
        </w:tc>
        <w:tc>
          <w:tcPr>
            <w:tcW w:w="1134" w:type="dxa"/>
            <w:noWrap/>
            <w:hideMark/>
          </w:tcPr>
          <w:p w14:paraId="3002CE78" w14:textId="78680CF4" w:rsidR="00F60E09" w:rsidRPr="00B74FD2" w:rsidRDefault="00F60E09" w:rsidP="00F60E09">
            <w:pPr>
              <w:spacing w:line="240" w:lineRule="auto"/>
              <w:ind w:firstLine="0"/>
              <w:rPr>
                <w:bCs/>
              </w:rPr>
            </w:pPr>
            <w:r w:rsidRPr="00573DBC">
              <w:t>NA</w:t>
            </w:r>
          </w:p>
        </w:tc>
        <w:tc>
          <w:tcPr>
            <w:tcW w:w="711" w:type="dxa"/>
            <w:noWrap/>
            <w:hideMark/>
          </w:tcPr>
          <w:p w14:paraId="76B79015" w14:textId="2386C9F6" w:rsidR="00F60E09" w:rsidRPr="00B74FD2" w:rsidRDefault="00F60E09" w:rsidP="00F60E09">
            <w:pPr>
              <w:spacing w:line="240" w:lineRule="auto"/>
              <w:ind w:firstLine="0"/>
              <w:rPr>
                <w:bCs/>
              </w:rPr>
            </w:pPr>
            <w:r w:rsidRPr="00573DBC">
              <w:t>4.00</w:t>
            </w:r>
          </w:p>
        </w:tc>
        <w:tc>
          <w:tcPr>
            <w:tcW w:w="1274" w:type="dxa"/>
            <w:noWrap/>
            <w:hideMark/>
          </w:tcPr>
          <w:p w14:paraId="7B1F6232" w14:textId="3AD1F713" w:rsidR="00F60E09" w:rsidRPr="00B74FD2" w:rsidRDefault="00F60E09" w:rsidP="00F60E09">
            <w:pPr>
              <w:spacing w:line="240" w:lineRule="auto"/>
              <w:ind w:firstLine="0"/>
              <w:rPr>
                <w:bCs/>
              </w:rPr>
            </w:pPr>
            <w:r w:rsidRPr="00573DBC">
              <w:t>-9796.08</w:t>
            </w:r>
          </w:p>
        </w:tc>
        <w:tc>
          <w:tcPr>
            <w:tcW w:w="1276" w:type="dxa"/>
            <w:noWrap/>
            <w:hideMark/>
          </w:tcPr>
          <w:p w14:paraId="7E072001" w14:textId="3E1793DD" w:rsidR="00F60E09" w:rsidRPr="00B74FD2" w:rsidRDefault="00F60E09" w:rsidP="00F60E09">
            <w:pPr>
              <w:spacing w:line="240" w:lineRule="auto"/>
              <w:ind w:firstLine="0"/>
              <w:rPr>
                <w:bCs/>
              </w:rPr>
            </w:pPr>
            <w:r w:rsidRPr="00573DBC">
              <w:t>19600.18</w:t>
            </w:r>
          </w:p>
        </w:tc>
        <w:tc>
          <w:tcPr>
            <w:tcW w:w="850" w:type="dxa"/>
            <w:noWrap/>
            <w:hideMark/>
          </w:tcPr>
          <w:p w14:paraId="7263D2B4" w14:textId="1F42A6F8" w:rsidR="00F60E09" w:rsidRPr="00B74FD2" w:rsidRDefault="00F60E09" w:rsidP="00F60E09">
            <w:pPr>
              <w:spacing w:line="240" w:lineRule="auto"/>
              <w:ind w:firstLine="0"/>
              <w:rPr>
                <w:bCs/>
              </w:rPr>
            </w:pPr>
            <w:r w:rsidRPr="00573DBC">
              <w:t>63.40</w:t>
            </w:r>
          </w:p>
        </w:tc>
        <w:tc>
          <w:tcPr>
            <w:tcW w:w="992" w:type="dxa"/>
            <w:noWrap/>
            <w:hideMark/>
          </w:tcPr>
          <w:p w14:paraId="7A972578" w14:textId="7D8E6A98" w:rsidR="00F60E09" w:rsidRPr="00B74FD2" w:rsidRDefault="00F60E09" w:rsidP="00F60E09">
            <w:pPr>
              <w:spacing w:line="240" w:lineRule="auto"/>
              <w:ind w:firstLine="0"/>
              <w:rPr>
                <w:bCs/>
              </w:rPr>
            </w:pPr>
            <w:r w:rsidRPr="00573DBC">
              <w:t>0.00</w:t>
            </w:r>
          </w:p>
        </w:tc>
      </w:tr>
      <w:tr w:rsidR="00F60E09" w:rsidRPr="00B74FD2" w14:paraId="3F779A19" w14:textId="77777777" w:rsidTr="00F60E09">
        <w:trPr>
          <w:trHeight w:val="300"/>
        </w:trPr>
        <w:tc>
          <w:tcPr>
            <w:tcW w:w="505" w:type="dxa"/>
            <w:noWrap/>
            <w:hideMark/>
          </w:tcPr>
          <w:p w14:paraId="7F586F1D" w14:textId="162F609B" w:rsidR="00F60E09" w:rsidRPr="00B74FD2" w:rsidRDefault="00F60E09" w:rsidP="00F60E09">
            <w:pPr>
              <w:spacing w:line="240" w:lineRule="auto"/>
              <w:ind w:firstLine="0"/>
              <w:rPr>
                <w:bCs/>
              </w:rPr>
            </w:pPr>
            <w:r w:rsidRPr="00573DBC">
              <w:t>14</w:t>
            </w:r>
          </w:p>
        </w:tc>
        <w:tc>
          <w:tcPr>
            <w:tcW w:w="1090" w:type="dxa"/>
            <w:noWrap/>
            <w:hideMark/>
          </w:tcPr>
          <w:p w14:paraId="7EABA5D1" w14:textId="54D3E306" w:rsidR="00F60E09" w:rsidRPr="00B74FD2" w:rsidRDefault="00F60E09" w:rsidP="00F60E09">
            <w:pPr>
              <w:spacing w:line="240" w:lineRule="auto"/>
              <w:ind w:firstLine="0"/>
              <w:rPr>
                <w:bCs/>
              </w:rPr>
            </w:pPr>
            <w:r w:rsidRPr="00573DBC">
              <w:t>216.5634</w:t>
            </w:r>
          </w:p>
        </w:tc>
        <w:tc>
          <w:tcPr>
            <w:tcW w:w="1203" w:type="dxa"/>
            <w:noWrap/>
            <w:hideMark/>
          </w:tcPr>
          <w:p w14:paraId="1A052D8D" w14:textId="5EBFF527" w:rsidR="00F60E09" w:rsidRPr="00B74FD2" w:rsidRDefault="00F60E09" w:rsidP="00F60E09">
            <w:pPr>
              <w:spacing w:line="240" w:lineRule="auto"/>
              <w:ind w:firstLine="0"/>
              <w:rPr>
                <w:bCs/>
              </w:rPr>
            </w:pPr>
            <w:r w:rsidRPr="00573DBC">
              <w:t>-1.9594</w:t>
            </w:r>
          </w:p>
        </w:tc>
        <w:tc>
          <w:tcPr>
            <w:tcW w:w="1378" w:type="dxa"/>
            <w:noWrap/>
            <w:hideMark/>
          </w:tcPr>
          <w:p w14:paraId="53B13FFB" w14:textId="1FED391D" w:rsidR="00F60E09" w:rsidRPr="00B74FD2" w:rsidRDefault="00F60E09" w:rsidP="00F60E09">
            <w:pPr>
              <w:spacing w:line="240" w:lineRule="auto"/>
              <w:ind w:firstLine="0"/>
              <w:rPr>
                <w:bCs/>
              </w:rPr>
            </w:pPr>
            <w:r w:rsidRPr="00573DBC">
              <w:t>-2.5711</w:t>
            </w:r>
          </w:p>
        </w:tc>
        <w:tc>
          <w:tcPr>
            <w:tcW w:w="1006" w:type="dxa"/>
            <w:noWrap/>
            <w:hideMark/>
          </w:tcPr>
          <w:p w14:paraId="51F05E25" w14:textId="37DE0DE7" w:rsidR="00F60E09" w:rsidRPr="00B74FD2" w:rsidRDefault="00F60E09" w:rsidP="00F60E09">
            <w:pPr>
              <w:spacing w:line="240" w:lineRule="auto"/>
              <w:ind w:firstLine="0"/>
              <w:rPr>
                <w:bCs/>
              </w:rPr>
            </w:pPr>
            <w:r w:rsidRPr="00573DBC">
              <w:t>0.4226</w:t>
            </w:r>
          </w:p>
        </w:tc>
        <w:tc>
          <w:tcPr>
            <w:tcW w:w="1035" w:type="dxa"/>
            <w:noWrap/>
            <w:hideMark/>
          </w:tcPr>
          <w:p w14:paraId="0D5882BE" w14:textId="0681F9F9" w:rsidR="00F60E09" w:rsidRPr="00B74FD2" w:rsidRDefault="00F60E09" w:rsidP="00F60E09">
            <w:pPr>
              <w:spacing w:line="240" w:lineRule="auto"/>
              <w:ind w:firstLine="0"/>
              <w:rPr>
                <w:bCs/>
              </w:rPr>
            </w:pPr>
            <w:r w:rsidRPr="00573DBC">
              <w:t>NA</w:t>
            </w:r>
          </w:p>
        </w:tc>
        <w:tc>
          <w:tcPr>
            <w:tcW w:w="1206" w:type="dxa"/>
            <w:noWrap/>
            <w:hideMark/>
          </w:tcPr>
          <w:p w14:paraId="179C6993" w14:textId="3FA9A644" w:rsidR="00F60E09" w:rsidRPr="00B74FD2" w:rsidRDefault="00F60E09" w:rsidP="00F60E09">
            <w:pPr>
              <w:spacing w:line="240" w:lineRule="auto"/>
              <w:ind w:firstLine="0"/>
              <w:rPr>
                <w:bCs/>
              </w:rPr>
            </w:pPr>
            <w:r w:rsidRPr="00573DBC">
              <w:t>NA</w:t>
            </w:r>
          </w:p>
        </w:tc>
        <w:tc>
          <w:tcPr>
            <w:tcW w:w="1097" w:type="dxa"/>
            <w:noWrap/>
            <w:hideMark/>
          </w:tcPr>
          <w:p w14:paraId="668AE8DE" w14:textId="7261CDD0" w:rsidR="00F60E09" w:rsidRPr="00B74FD2" w:rsidRDefault="00F60E09" w:rsidP="00F60E09">
            <w:pPr>
              <w:spacing w:line="240" w:lineRule="auto"/>
              <w:ind w:firstLine="0"/>
              <w:rPr>
                <w:bCs/>
              </w:rPr>
            </w:pPr>
            <w:r w:rsidRPr="00573DBC">
              <w:t>NA</w:t>
            </w:r>
          </w:p>
        </w:tc>
        <w:tc>
          <w:tcPr>
            <w:tcW w:w="1134" w:type="dxa"/>
            <w:noWrap/>
            <w:hideMark/>
          </w:tcPr>
          <w:p w14:paraId="7A147CE3" w14:textId="7EA6A5C7" w:rsidR="00F60E09" w:rsidRPr="00B74FD2" w:rsidRDefault="00F60E09" w:rsidP="00F60E09">
            <w:pPr>
              <w:spacing w:line="240" w:lineRule="auto"/>
              <w:ind w:firstLine="0"/>
              <w:rPr>
                <w:bCs/>
              </w:rPr>
            </w:pPr>
            <w:r w:rsidRPr="00573DBC">
              <w:t>0.0005</w:t>
            </w:r>
          </w:p>
        </w:tc>
        <w:tc>
          <w:tcPr>
            <w:tcW w:w="711" w:type="dxa"/>
            <w:noWrap/>
            <w:hideMark/>
          </w:tcPr>
          <w:p w14:paraId="7F081469" w14:textId="67046202" w:rsidR="00F60E09" w:rsidRPr="00B74FD2" w:rsidRDefault="00F60E09" w:rsidP="00F60E09">
            <w:pPr>
              <w:spacing w:line="240" w:lineRule="auto"/>
              <w:ind w:firstLine="0"/>
              <w:rPr>
                <w:bCs/>
              </w:rPr>
            </w:pPr>
            <w:r w:rsidRPr="00573DBC">
              <w:t>7.00</w:t>
            </w:r>
          </w:p>
        </w:tc>
        <w:tc>
          <w:tcPr>
            <w:tcW w:w="1274" w:type="dxa"/>
            <w:noWrap/>
            <w:hideMark/>
          </w:tcPr>
          <w:p w14:paraId="7403FB66" w14:textId="20ED9A1D" w:rsidR="00F60E09" w:rsidRPr="00B74FD2" w:rsidRDefault="00F60E09" w:rsidP="00F60E09">
            <w:pPr>
              <w:spacing w:line="240" w:lineRule="auto"/>
              <w:ind w:firstLine="0"/>
              <w:rPr>
                <w:bCs/>
              </w:rPr>
            </w:pPr>
            <w:r w:rsidRPr="00573DBC">
              <w:t>-9793.50</w:t>
            </w:r>
          </w:p>
        </w:tc>
        <w:tc>
          <w:tcPr>
            <w:tcW w:w="1276" w:type="dxa"/>
            <w:noWrap/>
            <w:hideMark/>
          </w:tcPr>
          <w:p w14:paraId="57D0709D" w14:textId="281D7306" w:rsidR="00F60E09" w:rsidRPr="00B74FD2" w:rsidRDefault="00F60E09" w:rsidP="00F60E09">
            <w:pPr>
              <w:spacing w:line="240" w:lineRule="auto"/>
              <w:ind w:firstLine="0"/>
              <w:rPr>
                <w:bCs/>
              </w:rPr>
            </w:pPr>
            <w:r w:rsidRPr="00573DBC">
              <w:t>19601.05</w:t>
            </w:r>
          </w:p>
        </w:tc>
        <w:tc>
          <w:tcPr>
            <w:tcW w:w="850" w:type="dxa"/>
            <w:noWrap/>
            <w:hideMark/>
          </w:tcPr>
          <w:p w14:paraId="727D1AE9" w14:textId="01C9910E" w:rsidR="00F60E09" w:rsidRPr="00B74FD2" w:rsidRDefault="00F60E09" w:rsidP="00F60E09">
            <w:pPr>
              <w:spacing w:line="240" w:lineRule="auto"/>
              <w:ind w:firstLine="0"/>
              <w:rPr>
                <w:bCs/>
              </w:rPr>
            </w:pPr>
            <w:r w:rsidRPr="00573DBC">
              <w:t>64.27</w:t>
            </w:r>
          </w:p>
        </w:tc>
        <w:tc>
          <w:tcPr>
            <w:tcW w:w="992" w:type="dxa"/>
            <w:noWrap/>
            <w:hideMark/>
          </w:tcPr>
          <w:p w14:paraId="447E61B8" w14:textId="087EF677" w:rsidR="00F60E09" w:rsidRPr="00B74FD2" w:rsidRDefault="00F60E09" w:rsidP="00F60E09">
            <w:pPr>
              <w:spacing w:line="240" w:lineRule="auto"/>
              <w:ind w:firstLine="0"/>
              <w:rPr>
                <w:bCs/>
              </w:rPr>
            </w:pPr>
            <w:r w:rsidRPr="00573DBC">
              <w:t>0.00</w:t>
            </w:r>
          </w:p>
        </w:tc>
      </w:tr>
      <w:tr w:rsidR="00F60E09" w:rsidRPr="00B74FD2" w14:paraId="79D2AD3A" w14:textId="77777777" w:rsidTr="00F60E09">
        <w:trPr>
          <w:trHeight w:val="300"/>
        </w:trPr>
        <w:tc>
          <w:tcPr>
            <w:tcW w:w="505" w:type="dxa"/>
            <w:noWrap/>
            <w:hideMark/>
          </w:tcPr>
          <w:p w14:paraId="6A5F8B25" w14:textId="6DBF8ACE" w:rsidR="00F60E09" w:rsidRPr="00B74FD2" w:rsidRDefault="00F60E09" w:rsidP="00F60E09">
            <w:pPr>
              <w:spacing w:line="240" w:lineRule="auto"/>
              <w:ind w:firstLine="0"/>
              <w:rPr>
                <w:bCs/>
              </w:rPr>
            </w:pPr>
            <w:r w:rsidRPr="00573DBC">
              <w:t>11</w:t>
            </w:r>
          </w:p>
        </w:tc>
        <w:tc>
          <w:tcPr>
            <w:tcW w:w="1090" w:type="dxa"/>
            <w:noWrap/>
            <w:hideMark/>
          </w:tcPr>
          <w:p w14:paraId="6E69F104" w14:textId="0427935F" w:rsidR="00F60E09" w:rsidRPr="00B74FD2" w:rsidRDefault="00F60E09" w:rsidP="00F60E09">
            <w:pPr>
              <w:spacing w:line="240" w:lineRule="auto"/>
              <w:ind w:firstLine="0"/>
              <w:rPr>
                <w:bCs/>
              </w:rPr>
            </w:pPr>
            <w:r w:rsidRPr="00573DBC">
              <w:t>221.8008</w:t>
            </w:r>
          </w:p>
        </w:tc>
        <w:tc>
          <w:tcPr>
            <w:tcW w:w="1203" w:type="dxa"/>
            <w:noWrap/>
            <w:hideMark/>
          </w:tcPr>
          <w:p w14:paraId="715019D7" w14:textId="1A70E0B3" w:rsidR="00F60E09" w:rsidRPr="00B74FD2" w:rsidRDefault="00F60E09" w:rsidP="00F60E09">
            <w:pPr>
              <w:spacing w:line="240" w:lineRule="auto"/>
              <w:ind w:firstLine="0"/>
              <w:rPr>
                <w:bCs/>
              </w:rPr>
            </w:pPr>
            <w:r w:rsidRPr="00573DBC">
              <w:t>-1.9510</w:t>
            </w:r>
          </w:p>
        </w:tc>
        <w:tc>
          <w:tcPr>
            <w:tcW w:w="1378" w:type="dxa"/>
            <w:noWrap/>
            <w:hideMark/>
          </w:tcPr>
          <w:p w14:paraId="28FC42D2" w14:textId="0DCA3B43" w:rsidR="00F60E09" w:rsidRPr="00B74FD2" w:rsidRDefault="00F60E09" w:rsidP="00F60E09">
            <w:pPr>
              <w:spacing w:line="240" w:lineRule="auto"/>
              <w:ind w:firstLine="0"/>
              <w:rPr>
                <w:bCs/>
              </w:rPr>
            </w:pPr>
            <w:r w:rsidRPr="00573DBC">
              <w:t>-2.7325</w:t>
            </w:r>
          </w:p>
        </w:tc>
        <w:tc>
          <w:tcPr>
            <w:tcW w:w="1006" w:type="dxa"/>
            <w:noWrap/>
            <w:hideMark/>
          </w:tcPr>
          <w:p w14:paraId="709C338D" w14:textId="7C213993" w:rsidR="00F60E09" w:rsidRPr="00B74FD2" w:rsidRDefault="00F60E09" w:rsidP="00F60E09">
            <w:pPr>
              <w:spacing w:line="240" w:lineRule="auto"/>
              <w:ind w:firstLine="0"/>
              <w:rPr>
                <w:bCs/>
              </w:rPr>
            </w:pPr>
            <w:r w:rsidRPr="00573DBC">
              <w:t>NA</w:t>
            </w:r>
          </w:p>
        </w:tc>
        <w:tc>
          <w:tcPr>
            <w:tcW w:w="1035" w:type="dxa"/>
            <w:noWrap/>
            <w:hideMark/>
          </w:tcPr>
          <w:p w14:paraId="33728A15" w14:textId="2AA87F5F" w:rsidR="00F60E09" w:rsidRPr="00B74FD2" w:rsidRDefault="00F60E09" w:rsidP="00F60E09">
            <w:pPr>
              <w:spacing w:line="240" w:lineRule="auto"/>
              <w:ind w:firstLine="0"/>
              <w:rPr>
                <w:bCs/>
              </w:rPr>
            </w:pPr>
            <w:r w:rsidRPr="00573DBC">
              <w:t>NA</w:t>
            </w:r>
          </w:p>
        </w:tc>
        <w:tc>
          <w:tcPr>
            <w:tcW w:w="1206" w:type="dxa"/>
            <w:noWrap/>
            <w:hideMark/>
          </w:tcPr>
          <w:p w14:paraId="4C2803A5" w14:textId="1D442EE1" w:rsidR="00F60E09" w:rsidRPr="00B74FD2" w:rsidRDefault="00F60E09" w:rsidP="00F60E09">
            <w:pPr>
              <w:spacing w:line="240" w:lineRule="auto"/>
              <w:ind w:firstLine="0"/>
              <w:rPr>
                <w:bCs/>
              </w:rPr>
            </w:pPr>
            <w:r w:rsidRPr="00573DBC">
              <w:t>NA</w:t>
            </w:r>
          </w:p>
        </w:tc>
        <w:tc>
          <w:tcPr>
            <w:tcW w:w="1097" w:type="dxa"/>
            <w:noWrap/>
            <w:hideMark/>
          </w:tcPr>
          <w:p w14:paraId="3620BDBD" w14:textId="0479C851" w:rsidR="00F60E09" w:rsidRPr="00B74FD2" w:rsidRDefault="00F60E09" w:rsidP="00F60E09">
            <w:pPr>
              <w:spacing w:line="240" w:lineRule="auto"/>
              <w:ind w:firstLine="0"/>
              <w:rPr>
                <w:bCs/>
              </w:rPr>
            </w:pPr>
            <w:r w:rsidRPr="00573DBC">
              <w:t>NA</w:t>
            </w:r>
          </w:p>
        </w:tc>
        <w:tc>
          <w:tcPr>
            <w:tcW w:w="1134" w:type="dxa"/>
            <w:noWrap/>
            <w:hideMark/>
          </w:tcPr>
          <w:p w14:paraId="211BCB9C" w14:textId="461CE2A7" w:rsidR="00F60E09" w:rsidRPr="00B74FD2" w:rsidRDefault="00F60E09" w:rsidP="00F60E09">
            <w:pPr>
              <w:spacing w:line="240" w:lineRule="auto"/>
              <w:ind w:firstLine="0"/>
              <w:rPr>
                <w:bCs/>
              </w:rPr>
            </w:pPr>
            <w:r w:rsidRPr="00573DBC">
              <w:t>-0.0003</w:t>
            </w:r>
          </w:p>
        </w:tc>
        <w:tc>
          <w:tcPr>
            <w:tcW w:w="711" w:type="dxa"/>
            <w:noWrap/>
            <w:hideMark/>
          </w:tcPr>
          <w:p w14:paraId="425EF23E" w14:textId="13BB89A3" w:rsidR="00F60E09" w:rsidRPr="00B74FD2" w:rsidRDefault="00F60E09" w:rsidP="00F60E09">
            <w:pPr>
              <w:spacing w:line="240" w:lineRule="auto"/>
              <w:ind w:firstLine="0"/>
              <w:rPr>
                <w:bCs/>
              </w:rPr>
            </w:pPr>
            <w:r w:rsidRPr="00573DBC">
              <w:t>6.00</w:t>
            </w:r>
          </w:p>
        </w:tc>
        <w:tc>
          <w:tcPr>
            <w:tcW w:w="1274" w:type="dxa"/>
            <w:noWrap/>
            <w:hideMark/>
          </w:tcPr>
          <w:p w14:paraId="4F8014CE" w14:textId="233AAF50" w:rsidR="00F60E09" w:rsidRPr="00B74FD2" w:rsidRDefault="00F60E09" w:rsidP="00F60E09">
            <w:pPr>
              <w:spacing w:line="240" w:lineRule="auto"/>
              <w:ind w:firstLine="0"/>
              <w:rPr>
                <w:bCs/>
              </w:rPr>
            </w:pPr>
            <w:r w:rsidRPr="00573DBC">
              <w:t>-9795.26</w:t>
            </w:r>
          </w:p>
        </w:tc>
        <w:tc>
          <w:tcPr>
            <w:tcW w:w="1276" w:type="dxa"/>
            <w:noWrap/>
            <w:hideMark/>
          </w:tcPr>
          <w:p w14:paraId="7FAB0C55" w14:textId="2BF2A620" w:rsidR="00F60E09" w:rsidRPr="00B74FD2" w:rsidRDefault="00F60E09" w:rsidP="00F60E09">
            <w:pPr>
              <w:spacing w:line="240" w:lineRule="auto"/>
              <w:ind w:firstLine="0"/>
              <w:rPr>
                <w:bCs/>
              </w:rPr>
            </w:pPr>
            <w:r w:rsidRPr="00573DBC">
              <w:t>19602.56</w:t>
            </w:r>
          </w:p>
        </w:tc>
        <w:tc>
          <w:tcPr>
            <w:tcW w:w="850" w:type="dxa"/>
            <w:noWrap/>
            <w:hideMark/>
          </w:tcPr>
          <w:p w14:paraId="60050F7D" w14:textId="0A18C775" w:rsidR="00F60E09" w:rsidRPr="00B74FD2" w:rsidRDefault="00F60E09" w:rsidP="00F60E09">
            <w:pPr>
              <w:spacing w:line="240" w:lineRule="auto"/>
              <w:ind w:firstLine="0"/>
              <w:rPr>
                <w:bCs/>
              </w:rPr>
            </w:pPr>
            <w:r w:rsidRPr="00573DBC">
              <w:t>65.78</w:t>
            </w:r>
          </w:p>
        </w:tc>
        <w:tc>
          <w:tcPr>
            <w:tcW w:w="992" w:type="dxa"/>
            <w:noWrap/>
            <w:hideMark/>
          </w:tcPr>
          <w:p w14:paraId="3D301CEE" w14:textId="221B8AB2" w:rsidR="00F60E09" w:rsidRPr="00B74FD2" w:rsidRDefault="00F60E09" w:rsidP="00F60E09">
            <w:pPr>
              <w:spacing w:line="240" w:lineRule="auto"/>
              <w:ind w:firstLine="0"/>
              <w:rPr>
                <w:bCs/>
              </w:rPr>
            </w:pPr>
            <w:r w:rsidRPr="00573DBC">
              <w:t>0.00</w:t>
            </w:r>
          </w:p>
        </w:tc>
      </w:tr>
      <w:tr w:rsidR="00F60E09" w:rsidRPr="00B74FD2" w14:paraId="132C5635" w14:textId="77777777" w:rsidTr="00F60E09">
        <w:trPr>
          <w:trHeight w:val="300"/>
        </w:trPr>
        <w:tc>
          <w:tcPr>
            <w:tcW w:w="505" w:type="dxa"/>
            <w:noWrap/>
            <w:hideMark/>
          </w:tcPr>
          <w:p w14:paraId="224C70F3" w14:textId="65EA50AD" w:rsidR="00F60E09" w:rsidRPr="00B74FD2" w:rsidRDefault="00F60E09" w:rsidP="00F60E09">
            <w:pPr>
              <w:spacing w:line="240" w:lineRule="auto"/>
              <w:ind w:firstLine="0"/>
              <w:rPr>
                <w:bCs/>
              </w:rPr>
            </w:pPr>
            <w:r w:rsidRPr="00573DBC">
              <w:t>2</w:t>
            </w:r>
          </w:p>
        </w:tc>
        <w:tc>
          <w:tcPr>
            <w:tcW w:w="1090" w:type="dxa"/>
            <w:noWrap/>
            <w:hideMark/>
          </w:tcPr>
          <w:p w14:paraId="6995DCE3" w14:textId="6DA99896" w:rsidR="00F60E09" w:rsidRPr="00B74FD2" w:rsidRDefault="00F60E09" w:rsidP="00F60E09">
            <w:pPr>
              <w:spacing w:line="240" w:lineRule="auto"/>
              <w:ind w:firstLine="0"/>
              <w:rPr>
                <w:bCs/>
              </w:rPr>
            </w:pPr>
            <w:r w:rsidRPr="00573DBC">
              <w:t>145.8686</w:t>
            </w:r>
          </w:p>
        </w:tc>
        <w:tc>
          <w:tcPr>
            <w:tcW w:w="1203" w:type="dxa"/>
            <w:noWrap/>
            <w:hideMark/>
          </w:tcPr>
          <w:p w14:paraId="3547DCAA" w14:textId="71C3B134" w:rsidR="00F60E09" w:rsidRPr="00B74FD2" w:rsidRDefault="00F60E09" w:rsidP="00F60E09">
            <w:pPr>
              <w:spacing w:line="240" w:lineRule="auto"/>
              <w:ind w:firstLine="0"/>
              <w:rPr>
                <w:bCs/>
              </w:rPr>
            </w:pPr>
            <w:r w:rsidRPr="00573DBC">
              <w:t>-1.8691</w:t>
            </w:r>
          </w:p>
        </w:tc>
        <w:tc>
          <w:tcPr>
            <w:tcW w:w="1378" w:type="dxa"/>
            <w:noWrap/>
            <w:hideMark/>
          </w:tcPr>
          <w:p w14:paraId="20E92453" w14:textId="600DE52D" w:rsidR="00F60E09" w:rsidRPr="00B74FD2" w:rsidRDefault="00F60E09" w:rsidP="00F60E09">
            <w:pPr>
              <w:spacing w:line="240" w:lineRule="auto"/>
              <w:ind w:firstLine="0"/>
              <w:rPr>
                <w:bCs/>
              </w:rPr>
            </w:pPr>
            <w:r w:rsidRPr="00573DBC">
              <w:t>NA</w:t>
            </w:r>
          </w:p>
        </w:tc>
        <w:tc>
          <w:tcPr>
            <w:tcW w:w="1006" w:type="dxa"/>
            <w:noWrap/>
            <w:hideMark/>
          </w:tcPr>
          <w:p w14:paraId="2B235155" w14:textId="66D50D65" w:rsidR="00F60E09" w:rsidRPr="00B74FD2" w:rsidRDefault="00F60E09" w:rsidP="00F60E09">
            <w:pPr>
              <w:spacing w:line="240" w:lineRule="auto"/>
              <w:ind w:firstLine="0"/>
              <w:rPr>
                <w:bCs/>
              </w:rPr>
            </w:pPr>
            <w:r w:rsidRPr="00573DBC">
              <w:t>NA</w:t>
            </w:r>
          </w:p>
        </w:tc>
        <w:tc>
          <w:tcPr>
            <w:tcW w:w="1035" w:type="dxa"/>
            <w:noWrap/>
            <w:hideMark/>
          </w:tcPr>
          <w:p w14:paraId="04F3E0CE" w14:textId="57D5E598" w:rsidR="00F60E09" w:rsidRPr="00B74FD2" w:rsidRDefault="00F60E09" w:rsidP="00F60E09">
            <w:pPr>
              <w:spacing w:line="240" w:lineRule="auto"/>
              <w:ind w:firstLine="0"/>
              <w:rPr>
                <w:bCs/>
              </w:rPr>
            </w:pPr>
            <w:r w:rsidRPr="00573DBC">
              <w:t>NA</w:t>
            </w:r>
          </w:p>
        </w:tc>
        <w:tc>
          <w:tcPr>
            <w:tcW w:w="1206" w:type="dxa"/>
            <w:noWrap/>
            <w:hideMark/>
          </w:tcPr>
          <w:p w14:paraId="1B03F7C9" w14:textId="7CA91DF6" w:rsidR="00F60E09" w:rsidRPr="00B74FD2" w:rsidRDefault="00F60E09" w:rsidP="00F60E09">
            <w:pPr>
              <w:spacing w:line="240" w:lineRule="auto"/>
              <w:ind w:firstLine="0"/>
              <w:rPr>
                <w:bCs/>
              </w:rPr>
            </w:pPr>
            <w:r w:rsidRPr="00573DBC">
              <w:t>NA</w:t>
            </w:r>
          </w:p>
        </w:tc>
        <w:tc>
          <w:tcPr>
            <w:tcW w:w="1097" w:type="dxa"/>
            <w:noWrap/>
            <w:hideMark/>
          </w:tcPr>
          <w:p w14:paraId="02458F4C" w14:textId="43442982" w:rsidR="00F60E09" w:rsidRPr="00B74FD2" w:rsidRDefault="00F60E09" w:rsidP="00F60E09">
            <w:pPr>
              <w:spacing w:line="240" w:lineRule="auto"/>
              <w:ind w:firstLine="0"/>
              <w:rPr>
                <w:bCs/>
              </w:rPr>
            </w:pPr>
            <w:r w:rsidRPr="00573DBC">
              <w:t>NA</w:t>
            </w:r>
          </w:p>
        </w:tc>
        <w:tc>
          <w:tcPr>
            <w:tcW w:w="1134" w:type="dxa"/>
            <w:noWrap/>
            <w:hideMark/>
          </w:tcPr>
          <w:p w14:paraId="41970FB4" w14:textId="7B43FAB5" w:rsidR="00F60E09" w:rsidRPr="00B74FD2" w:rsidRDefault="00F60E09" w:rsidP="00F60E09">
            <w:pPr>
              <w:spacing w:line="240" w:lineRule="auto"/>
              <w:ind w:firstLine="0"/>
              <w:rPr>
                <w:bCs/>
              </w:rPr>
            </w:pPr>
            <w:r w:rsidRPr="00573DBC">
              <w:t>NA</w:t>
            </w:r>
          </w:p>
        </w:tc>
        <w:tc>
          <w:tcPr>
            <w:tcW w:w="711" w:type="dxa"/>
            <w:noWrap/>
            <w:hideMark/>
          </w:tcPr>
          <w:p w14:paraId="5B4255F7" w14:textId="6B6154F9" w:rsidR="00F60E09" w:rsidRPr="00B74FD2" w:rsidRDefault="00F60E09" w:rsidP="00F60E09">
            <w:pPr>
              <w:spacing w:line="240" w:lineRule="auto"/>
              <w:ind w:firstLine="0"/>
              <w:rPr>
                <w:bCs/>
              </w:rPr>
            </w:pPr>
            <w:r w:rsidRPr="00573DBC">
              <w:t>4.00</w:t>
            </w:r>
          </w:p>
        </w:tc>
        <w:tc>
          <w:tcPr>
            <w:tcW w:w="1274" w:type="dxa"/>
            <w:noWrap/>
            <w:hideMark/>
          </w:tcPr>
          <w:p w14:paraId="1AE8D2F4" w14:textId="48048870" w:rsidR="00F60E09" w:rsidRPr="00B74FD2" w:rsidRDefault="00F60E09" w:rsidP="00F60E09">
            <w:pPr>
              <w:spacing w:line="240" w:lineRule="auto"/>
              <w:ind w:firstLine="0"/>
              <w:rPr>
                <w:bCs/>
              </w:rPr>
            </w:pPr>
            <w:r w:rsidRPr="00573DBC">
              <w:t>-9806.73</w:t>
            </w:r>
          </w:p>
        </w:tc>
        <w:tc>
          <w:tcPr>
            <w:tcW w:w="1276" w:type="dxa"/>
            <w:noWrap/>
            <w:hideMark/>
          </w:tcPr>
          <w:p w14:paraId="70F19588" w14:textId="37DC03B9" w:rsidR="00F60E09" w:rsidRPr="00B74FD2" w:rsidRDefault="00F60E09" w:rsidP="00F60E09">
            <w:pPr>
              <w:spacing w:line="240" w:lineRule="auto"/>
              <w:ind w:firstLine="0"/>
              <w:rPr>
                <w:bCs/>
              </w:rPr>
            </w:pPr>
            <w:r w:rsidRPr="00573DBC">
              <w:t>19621.48</w:t>
            </w:r>
          </w:p>
        </w:tc>
        <w:tc>
          <w:tcPr>
            <w:tcW w:w="850" w:type="dxa"/>
            <w:noWrap/>
            <w:hideMark/>
          </w:tcPr>
          <w:p w14:paraId="7F0279C3" w14:textId="04C46959" w:rsidR="00F60E09" w:rsidRPr="00B74FD2" w:rsidRDefault="00F60E09" w:rsidP="00F60E09">
            <w:pPr>
              <w:spacing w:line="240" w:lineRule="auto"/>
              <w:ind w:firstLine="0"/>
              <w:rPr>
                <w:bCs/>
              </w:rPr>
            </w:pPr>
            <w:r w:rsidRPr="00573DBC">
              <w:t>84.70</w:t>
            </w:r>
          </w:p>
        </w:tc>
        <w:tc>
          <w:tcPr>
            <w:tcW w:w="992" w:type="dxa"/>
            <w:noWrap/>
            <w:hideMark/>
          </w:tcPr>
          <w:p w14:paraId="1D063BAE" w14:textId="661A5F3C" w:rsidR="00F60E09" w:rsidRPr="00B74FD2" w:rsidRDefault="00F60E09" w:rsidP="00F60E09">
            <w:pPr>
              <w:spacing w:line="240" w:lineRule="auto"/>
              <w:ind w:firstLine="0"/>
              <w:rPr>
                <w:bCs/>
              </w:rPr>
            </w:pPr>
            <w:r w:rsidRPr="00573DBC">
              <w:t>0.00</w:t>
            </w:r>
          </w:p>
        </w:tc>
      </w:tr>
      <w:tr w:rsidR="00F60E09" w:rsidRPr="00B74FD2" w14:paraId="6A6D86E0" w14:textId="77777777" w:rsidTr="00F60E09">
        <w:trPr>
          <w:trHeight w:val="300"/>
        </w:trPr>
        <w:tc>
          <w:tcPr>
            <w:tcW w:w="505" w:type="dxa"/>
            <w:noWrap/>
            <w:hideMark/>
          </w:tcPr>
          <w:p w14:paraId="26F3FA7C" w14:textId="353A60DA" w:rsidR="00F60E09" w:rsidRPr="00B74FD2" w:rsidRDefault="00F60E09" w:rsidP="00F60E09">
            <w:pPr>
              <w:spacing w:line="240" w:lineRule="auto"/>
              <w:ind w:firstLine="0"/>
              <w:rPr>
                <w:bCs/>
              </w:rPr>
            </w:pPr>
            <w:r w:rsidRPr="00573DBC">
              <w:t>12</w:t>
            </w:r>
          </w:p>
        </w:tc>
        <w:tc>
          <w:tcPr>
            <w:tcW w:w="1090" w:type="dxa"/>
            <w:noWrap/>
            <w:hideMark/>
          </w:tcPr>
          <w:p w14:paraId="78DD289B" w14:textId="3E2231ED" w:rsidR="00F60E09" w:rsidRPr="00B74FD2" w:rsidRDefault="00F60E09" w:rsidP="00F60E09">
            <w:pPr>
              <w:spacing w:line="240" w:lineRule="auto"/>
              <w:ind w:firstLine="0"/>
              <w:rPr>
                <w:bCs/>
              </w:rPr>
            </w:pPr>
            <w:r w:rsidRPr="00573DBC">
              <w:t>146.2192</w:t>
            </w:r>
          </w:p>
        </w:tc>
        <w:tc>
          <w:tcPr>
            <w:tcW w:w="1203" w:type="dxa"/>
            <w:noWrap/>
            <w:hideMark/>
          </w:tcPr>
          <w:p w14:paraId="576BC00A" w14:textId="4105FA4E" w:rsidR="00F60E09" w:rsidRPr="00B74FD2" w:rsidRDefault="00F60E09" w:rsidP="00F60E09">
            <w:pPr>
              <w:spacing w:line="240" w:lineRule="auto"/>
              <w:ind w:firstLine="0"/>
              <w:rPr>
                <w:bCs/>
              </w:rPr>
            </w:pPr>
            <w:r w:rsidRPr="00573DBC">
              <w:t>-1.8683</w:t>
            </w:r>
          </w:p>
        </w:tc>
        <w:tc>
          <w:tcPr>
            <w:tcW w:w="1378" w:type="dxa"/>
            <w:noWrap/>
            <w:hideMark/>
          </w:tcPr>
          <w:p w14:paraId="5BB31187" w14:textId="161BAC3F" w:rsidR="00F60E09" w:rsidRPr="00B74FD2" w:rsidRDefault="00F60E09" w:rsidP="00F60E09">
            <w:pPr>
              <w:spacing w:line="240" w:lineRule="auto"/>
              <w:ind w:firstLine="0"/>
              <w:rPr>
                <w:bCs/>
              </w:rPr>
            </w:pPr>
            <w:r w:rsidRPr="00573DBC">
              <w:t>NA</w:t>
            </w:r>
          </w:p>
        </w:tc>
        <w:tc>
          <w:tcPr>
            <w:tcW w:w="1006" w:type="dxa"/>
            <w:noWrap/>
            <w:hideMark/>
          </w:tcPr>
          <w:p w14:paraId="7FB45655" w14:textId="58876937" w:rsidR="00F60E09" w:rsidRPr="00B74FD2" w:rsidRDefault="00F60E09" w:rsidP="00F60E09">
            <w:pPr>
              <w:spacing w:line="240" w:lineRule="auto"/>
              <w:ind w:firstLine="0"/>
              <w:rPr>
                <w:bCs/>
              </w:rPr>
            </w:pPr>
            <w:r w:rsidRPr="00573DBC">
              <w:t>NA</w:t>
            </w:r>
          </w:p>
        </w:tc>
        <w:tc>
          <w:tcPr>
            <w:tcW w:w="1035" w:type="dxa"/>
            <w:noWrap/>
            <w:hideMark/>
          </w:tcPr>
          <w:p w14:paraId="44610978" w14:textId="67943940" w:rsidR="00F60E09" w:rsidRPr="00B74FD2" w:rsidRDefault="00F60E09" w:rsidP="00F60E09">
            <w:pPr>
              <w:spacing w:line="240" w:lineRule="auto"/>
              <w:ind w:firstLine="0"/>
              <w:rPr>
                <w:bCs/>
              </w:rPr>
            </w:pPr>
            <w:r w:rsidRPr="00573DBC">
              <w:t>NA</w:t>
            </w:r>
          </w:p>
        </w:tc>
        <w:tc>
          <w:tcPr>
            <w:tcW w:w="1206" w:type="dxa"/>
            <w:noWrap/>
            <w:hideMark/>
          </w:tcPr>
          <w:p w14:paraId="59B50D8B" w14:textId="104208B8" w:rsidR="00F60E09" w:rsidRPr="00B74FD2" w:rsidRDefault="00F60E09" w:rsidP="00F60E09">
            <w:pPr>
              <w:spacing w:line="240" w:lineRule="auto"/>
              <w:ind w:firstLine="0"/>
              <w:rPr>
                <w:bCs/>
              </w:rPr>
            </w:pPr>
            <w:r w:rsidRPr="00573DBC">
              <w:t>NA</w:t>
            </w:r>
          </w:p>
        </w:tc>
        <w:tc>
          <w:tcPr>
            <w:tcW w:w="1097" w:type="dxa"/>
            <w:noWrap/>
            <w:hideMark/>
          </w:tcPr>
          <w:p w14:paraId="11D57C3E" w14:textId="705480A5" w:rsidR="00F60E09" w:rsidRPr="00B74FD2" w:rsidRDefault="00F60E09" w:rsidP="00F60E09">
            <w:pPr>
              <w:spacing w:line="240" w:lineRule="auto"/>
              <w:ind w:firstLine="0"/>
              <w:rPr>
                <w:bCs/>
              </w:rPr>
            </w:pPr>
            <w:r w:rsidRPr="00573DBC">
              <w:t>NA</w:t>
            </w:r>
          </w:p>
        </w:tc>
        <w:tc>
          <w:tcPr>
            <w:tcW w:w="1134" w:type="dxa"/>
            <w:noWrap/>
            <w:hideMark/>
          </w:tcPr>
          <w:p w14:paraId="460C1BD5" w14:textId="265DEDA3" w:rsidR="00F60E09" w:rsidRPr="00B74FD2" w:rsidRDefault="00F60E09" w:rsidP="00F60E09">
            <w:pPr>
              <w:spacing w:line="240" w:lineRule="auto"/>
              <w:ind w:firstLine="0"/>
              <w:rPr>
                <w:bCs/>
              </w:rPr>
            </w:pPr>
            <w:r w:rsidRPr="00573DBC">
              <w:t>-0.0023</w:t>
            </w:r>
          </w:p>
        </w:tc>
        <w:tc>
          <w:tcPr>
            <w:tcW w:w="711" w:type="dxa"/>
            <w:noWrap/>
            <w:hideMark/>
          </w:tcPr>
          <w:p w14:paraId="599494E4" w14:textId="4A2F5284" w:rsidR="00F60E09" w:rsidRPr="00B74FD2" w:rsidRDefault="00F60E09" w:rsidP="00F60E09">
            <w:pPr>
              <w:spacing w:line="240" w:lineRule="auto"/>
              <w:ind w:firstLine="0"/>
              <w:rPr>
                <w:bCs/>
              </w:rPr>
            </w:pPr>
            <w:r w:rsidRPr="00573DBC">
              <w:t>5.00</w:t>
            </w:r>
          </w:p>
        </w:tc>
        <w:tc>
          <w:tcPr>
            <w:tcW w:w="1274" w:type="dxa"/>
            <w:noWrap/>
            <w:hideMark/>
          </w:tcPr>
          <w:p w14:paraId="3420D8DA" w14:textId="2D1B3FB6" w:rsidR="00F60E09" w:rsidRPr="00B74FD2" w:rsidRDefault="00F60E09" w:rsidP="00F60E09">
            <w:pPr>
              <w:spacing w:line="240" w:lineRule="auto"/>
              <w:ind w:firstLine="0"/>
              <w:rPr>
                <w:bCs/>
              </w:rPr>
            </w:pPr>
            <w:r w:rsidRPr="00573DBC">
              <w:t>-9810.85</w:t>
            </w:r>
          </w:p>
        </w:tc>
        <w:tc>
          <w:tcPr>
            <w:tcW w:w="1276" w:type="dxa"/>
            <w:noWrap/>
            <w:hideMark/>
          </w:tcPr>
          <w:p w14:paraId="6B2BFDDB" w14:textId="71557B94" w:rsidR="00F60E09" w:rsidRPr="00B74FD2" w:rsidRDefault="00F60E09" w:rsidP="00F60E09">
            <w:pPr>
              <w:spacing w:line="240" w:lineRule="auto"/>
              <w:ind w:firstLine="0"/>
              <w:rPr>
                <w:bCs/>
              </w:rPr>
            </w:pPr>
            <w:r w:rsidRPr="00573DBC">
              <w:t>19631.73</w:t>
            </w:r>
          </w:p>
        </w:tc>
        <w:tc>
          <w:tcPr>
            <w:tcW w:w="850" w:type="dxa"/>
            <w:noWrap/>
            <w:hideMark/>
          </w:tcPr>
          <w:p w14:paraId="11B6B286" w14:textId="0849D93F" w:rsidR="00F60E09" w:rsidRPr="00B74FD2" w:rsidRDefault="00F60E09" w:rsidP="00F60E09">
            <w:pPr>
              <w:spacing w:line="240" w:lineRule="auto"/>
              <w:ind w:firstLine="0"/>
              <w:rPr>
                <w:bCs/>
              </w:rPr>
            </w:pPr>
            <w:r w:rsidRPr="00573DBC">
              <w:t>94.95</w:t>
            </w:r>
          </w:p>
        </w:tc>
        <w:tc>
          <w:tcPr>
            <w:tcW w:w="992" w:type="dxa"/>
            <w:noWrap/>
            <w:hideMark/>
          </w:tcPr>
          <w:p w14:paraId="28EB6AD0" w14:textId="2ADEE8C0" w:rsidR="00F60E09" w:rsidRPr="00B74FD2" w:rsidRDefault="00F60E09" w:rsidP="00F60E09">
            <w:pPr>
              <w:spacing w:line="240" w:lineRule="auto"/>
              <w:ind w:firstLine="0"/>
              <w:rPr>
                <w:bCs/>
              </w:rPr>
            </w:pPr>
            <w:r w:rsidRPr="00573DBC">
              <w:t>0.00</w:t>
            </w:r>
          </w:p>
        </w:tc>
      </w:tr>
      <w:tr w:rsidR="00F60E09" w:rsidRPr="00B74FD2" w14:paraId="4FCF1BD0" w14:textId="77777777" w:rsidTr="00F60E09">
        <w:trPr>
          <w:trHeight w:val="300"/>
        </w:trPr>
        <w:tc>
          <w:tcPr>
            <w:tcW w:w="505" w:type="dxa"/>
            <w:noWrap/>
            <w:hideMark/>
          </w:tcPr>
          <w:p w14:paraId="06DC2D00" w14:textId="76DDF7E8" w:rsidR="00F60E09" w:rsidRPr="00B74FD2" w:rsidRDefault="00F60E09" w:rsidP="00F60E09">
            <w:pPr>
              <w:spacing w:line="240" w:lineRule="auto"/>
              <w:ind w:firstLine="0"/>
              <w:rPr>
                <w:bCs/>
              </w:rPr>
            </w:pPr>
            <w:r w:rsidRPr="00573DBC">
              <w:t>3</w:t>
            </w:r>
          </w:p>
        </w:tc>
        <w:tc>
          <w:tcPr>
            <w:tcW w:w="1090" w:type="dxa"/>
            <w:noWrap/>
            <w:hideMark/>
          </w:tcPr>
          <w:p w14:paraId="47B70283" w14:textId="0EA3D043" w:rsidR="00F60E09" w:rsidRPr="00B74FD2" w:rsidRDefault="00F60E09" w:rsidP="00F60E09">
            <w:pPr>
              <w:spacing w:line="240" w:lineRule="auto"/>
              <w:ind w:firstLine="0"/>
              <w:rPr>
                <w:bCs/>
              </w:rPr>
            </w:pPr>
            <w:r w:rsidRPr="00573DBC">
              <w:t>208.4644</w:t>
            </w:r>
          </w:p>
        </w:tc>
        <w:tc>
          <w:tcPr>
            <w:tcW w:w="1203" w:type="dxa"/>
            <w:noWrap/>
            <w:hideMark/>
          </w:tcPr>
          <w:p w14:paraId="52E82731" w14:textId="74C758C5" w:rsidR="00F60E09" w:rsidRPr="00B74FD2" w:rsidRDefault="00F60E09" w:rsidP="00F60E09">
            <w:pPr>
              <w:spacing w:line="240" w:lineRule="auto"/>
              <w:ind w:firstLine="0"/>
              <w:rPr>
                <w:bCs/>
              </w:rPr>
            </w:pPr>
            <w:r w:rsidRPr="00573DBC">
              <w:t>NA</w:t>
            </w:r>
          </w:p>
        </w:tc>
        <w:tc>
          <w:tcPr>
            <w:tcW w:w="1378" w:type="dxa"/>
            <w:noWrap/>
            <w:hideMark/>
          </w:tcPr>
          <w:p w14:paraId="2F346735" w14:textId="4F2CD0D9" w:rsidR="00F60E09" w:rsidRPr="00B74FD2" w:rsidRDefault="00F60E09" w:rsidP="00F60E09">
            <w:pPr>
              <w:spacing w:line="240" w:lineRule="auto"/>
              <w:ind w:firstLine="0"/>
              <w:rPr>
                <w:bCs/>
              </w:rPr>
            </w:pPr>
            <w:r w:rsidRPr="00573DBC">
              <w:t>-2.5235</w:t>
            </w:r>
          </w:p>
        </w:tc>
        <w:tc>
          <w:tcPr>
            <w:tcW w:w="1006" w:type="dxa"/>
            <w:noWrap/>
            <w:hideMark/>
          </w:tcPr>
          <w:p w14:paraId="08681F05" w14:textId="2782E094" w:rsidR="00F60E09" w:rsidRPr="00B74FD2" w:rsidRDefault="00F60E09" w:rsidP="00F60E09">
            <w:pPr>
              <w:spacing w:line="240" w:lineRule="auto"/>
              <w:ind w:firstLine="0"/>
              <w:rPr>
                <w:bCs/>
              </w:rPr>
            </w:pPr>
            <w:r w:rsidRPr="00573DBC">
              <w:t>NA</w:t>
            </w:r>
          </w:p>
        </w:tc>
        <w:tc>
          <w:tcPr>
            <w:tcW w:w="1035" w:type="dxa"/>
            <w:noWrap/>
            <w:hideMark/>
          </w:tcPr>
          <w:p w14:paraId="1D7AB03A" w14:textId="6D5D2A3F" w:rsidR="00F60E09" w:rsidRPr="00B74FD2" w:rsidRDefault="00F60E09" w:rsidP="00F60E09">
            <w:pPr>
              <w:spacing w:line="240" w:lineRule="auto"/>
              <w:ind w:firstLine="0"/>
              <w:rPr>
                <w:bCs/>
              </w:rPr>
            </w:pPr>
            <w:r w:rsidRPr="00573DBC">
              <w:t>NA</w:t>
            </w:r>
          </w:p>
        </w:tc>
        <w:tc>
          <w:tcPr>
            <w:tcW w:w="1206" w:type="dxa"/>
            <w:noWrap/>
            <w:hideMark/>
          </w:tcPr>
          <w:p w14:paraId="06C75766" w14:textId="431CAB6A" w:rsidR="00F60E09" w:rsidRPr="00B74FD2" w:rsidRDefault="00F60E09" w:rsidP="00F60E09">
            <w:pPr>
              <w:spacing w:line="240" w:lineRule="auto"/>
              <w:ind w:firstLine="0"/>
              <w:rPr>
                <w:bCs/>
              </w:rPr>
            </w:pPr>
            <w:r w:rsidRPr="00573DBC">
              <w:t>NA</w:t>
            </w:r>
          </w:p>
        </w:tc>
        <w:tc>
          <w:tcPr>
            <w:tcW w:w="1097" w:type="dxa"/>
            <w:noWrap/>
            <w:hideMark/>
          </w:tcPr>
          <w:p w14:paraId="28708B9E" w14:textId="2AFCC271" w:rsidR="00F60E09" w:rsidRPr="00B74FD2" w:rsidRDefault="00F60E09" w:rsidP="00F60E09">
            <w:pPr>
              <w:spacing w:line="240" w:lineRule="auto"/>
              <w:ind w:firstLine="0"/>
              <w:rPr>
                <w:bCs/>
              </w:rPr>
            </w:pPr>
            <w:r w:rsidRPr="00573DBC">
              <w:t>NA</w:t>
            </w:r>
          </w:p>
        </w:tc>
        <w:tc>
          <w:tcPr>
            <w:tcW w:w="1134" w:type="dxa"/>
            <w:noWrap/>
            <w:hideMark/>
          </w:tcPr>
          <w:p w14:paraId="00A902A5" w14:textId="79D7DC93" w:rsidR="00F60E09" w:rsidRPr="00B74FD2" w:rsidRDefault="00F60E09" w:rsidP="00F60E09">
            <w:pPr>
              <w:spacing w:line="240" w:lineRule="auto"/>
              <w:ind w:firstLine="0"/>
              <w:rPr>
                <w:bCs/>
              </w:rPr>
            </w:pPr>
            <w:r w:rsidRPr="00573DBC">
              <w:t>NA</w:t>
            </w:r>
          </w:p>
        </w:tc>
        <w:tc>
          <w:tcPr>
            <w:tcW w:w="711" w:type="dxa"/>
            <w:noWrap/>
            <w:hideMark/>
          </w:tcPr>
          <w:p w14:paraId="6ED72A09" w14:textId="5605F086" w:rsidR="00F60E09" w:rsidRPr="00B74FD2" w:rsidRDefault="00F60E09" w:rsidP="00F60E09">
            <w:pPr>
              <w:spacing w:line="240" w:lineRule="auto"/>
              <w:ind w:firstLine="0"/>
              <w:rPr>
                <w:bCs/>
              </w:rPr>
            </w:pPr>
            <w:r w:rsidRPr="00573DBC">
              <w:t>4.00</w:t>
            </w:r>
          </w:p>
        </w:tc>
        <w:tc>
          <w:tcPr>
            <w:tcW w:w="1274" w:type="dxa"/>
            <w:noWrap/>
            <w:hideMark/>
          </w:tcPr>
          <w:p w14:paraId="4F74A104" w14:textId="55F7097B" w:rsidR="00F60E09" w:rsidRPr="00B74FD2" w:rsidRDefault="00F60E09" w:rsidP="00F60E09">
            <w:pPr>
              <w:spacing w:line="240" w:lineRule="auto"/>
              <w:ind w:firstLine="0"/>
              <w:rPr>
                <w:bCs/>
              </w:rPr>
            </w:pPr>
            <w:r w:rsidRPr="00573DBC">
              <w:t>-9819.02</w:t>
            </w:r>
          </w:p>
        </w:tc>
        <w:tc>
          <w:tcPr>
            <w:tcW w:w="1276" w:type="dxa"/>
            <w:noWrap/>
            <w:hideMark/>
          </w:tcPr>
          <w:p w14:paraId="48520486" w14:textId="312546B9" w:rsidR="00F60E09" w:rsidRPr="00B74FD2" w:rsidRDefault="00F60E09" w:rsidP="00F60E09">
            <w:pPr>
              <w:spacing w:line="240" w:lineRule="auto"/>
              <w:ind w:firstLine="0"/>
              <w:rPr>
                <w:bCs/>
              </w:rPr>
            </w:pPr>
            <w:r w:rsidRPr="00573DBC">
              <w:t>19646.05</w:t>
            </w:r>
          </w:p>
        </w:tc>
        <w:tc>
          <w:tcPr>
            <w:tcW w:w="850" w:type="dxa"/>
            <w:noWrap/>
            <w:hideMark/>
          </w:tcPr>
          <w:p w14:paraId="0D845C01" w14:textId="5433DF29" w:rsidR="00F60E09" w:rsidRPr="00B74FD2" w:rsidRDefault="00F60E09" w:rsidP="00F60E09">
            <w:pPr>
              <w:spacing w:line="240" w:lineRule="auto"/>
              <w:ind w:firstLine="0"/>
              <w:rPr>
                <w:bCs/>
              </w:rPr>
            </w:pPr>
            <w:r w:rsidRPr="00573DBC">
              <w:t>109.27</w:t>
            </w:r>
          </w:p>
        </w:tc>
        <w:tc>
          <w:tcPr>
            <w:tcW w:w="992" w:type="dxa"/>
            <w:noWrap/>
            <w:hideMark/>
          </w:tcPr>
          <w:p w14:paraId="29CA453E" w14:textId="0D8A8AAD" w:rsidR="00F60E09" w:rsidRPr="00B74FD2" w:rsidRDefault="00F60E09" w:rsidP="00F60E09">
            <w:pPr>
              <w:spacing w:line="240" w:lineRule="auto"/>
              <w:ind w:firstLine="0"/>
              <w:rPr>
                <w:bCs/>
              </w:rPr>
            </w:pPr>
            <w:r w:rsidRPr="00573DBC">
              <w:t>0.00</w:t>
            </w:r>
          </w:p>
        </w:tc>
      </w:tr>
      <w:tr w:rsidR="00F60E09" w:rsidRPr="00B74FD2" w14:paraId="69718CDA" w14:textId="77777777" w:rsidTr="00F60E09">
        <w:trPr>
          <w:trHeight w:val="300"/>
        </w:trPr>
        <w:tc>
          <w:tcPr>
            <w:tcW w:w="505" w:type="dxa"/>
            <w:noWrap/>
            <w:hideMark/>
          </w:tcPr>
          <w:p w14:paraId="576ACE8E" w14:textId="16249DD3" w:rsidR="00F60E09" w:rsidRPr="00B74FD2" w:rsidRDefault="00F60E09" w:rsidP="00F60E09">
            <w:pPr>
              <w:spacing w:line="240" w:lineRule="auto"/>
              <w:ind w:firstLine="0"/>
              <w:rPr>
                <w:bCs/>
              </w:rPr>
            </w:pPr>
            <w:r w:rsidRPr="00573DBC">
              <w:t>13</w:t>
            </w:r>
          </w:p>
        </w:tc>
        <w:tc>
          <w:tcPr>
            <w:tcW w:w="1090" w:type="dxa"/>
            <w:noWrap/>
            <w:hideMark/>
          </w:tcPr>
          <w:p w14:paraId="37830F2E" w14:textId="1C618E44" w:rsidR="00F60E09" w:rsidRPr="00B74FD2" w:rsidRDefault="00F60E09" w:rsidP="00F60E09">
            <w:pPr>
              <w:spacing w:line="240" w:lineRule="auto"/>
              <w:ind w:firstLine="0"/>
              <w:rPr>
                <w:bCs/>
              </w:rPr>
            </w:pPr>
            <w:r w:rsidRPr="00573DBC">
              <w:t>208.4175</w:t>
            </w:r>
          </w:p>
        </w:tc>
        <w:tc>
          <w:tcPr>
            <w:tcW w:w="1203" w:type="dxa"/>
            <w:noWrap/>
            <w:hideMark/>
          </w:tcPr>
          <w:p w14:paraId="39EA1946" w14:textId="1A997224" w:rsidR="00F60E09" w:rsidRPr="00B74FD2" w:rsidRDefault="00F60E09" w:rsidP="00F60E09">
            <w:pPr>
              <w:spacing w:line="240" w:lineRule="auto"/>
              <w:ind w:firstLine="0"/>
              <w:rPr>
                <w:bCs/>
              </w:rPr>
            </w:pPr>
            <w:r w:rsidRPr="00573DBC">
              <w:t>NA</w:t>
            </w:r>
          </w:p>
        </w:tc>
        <w:tc>
          <w:tcPr>
            <w:tcW w:w="1378" w:type="dxa"/>
            <w:noWrap/>
            <w:hideMark/>
          </w:tcPr>
          <w:p w14:paraId="64D869CB" w14:textId="5CDA715F" w:rsidR="00F60E09" w:rsidRPr="00B74FD2" w:rsidRDefault="00F60E09" w:rsidP="00F60E09">
            <w:pPr>
              <w:spacing w:line="240" w:lineRule="auto"/>
              <w:ind w:firstLine="0"/>
              <w:rPr>
                <w:bCs/>
              </w:rPr>
            </w:pPr>
            <w:r w:rsidRPr="00573DBC">
              <w:t>-2.5184</w:t>
            </w:r>
          </w:p>
        </w:tc>
        <w:tc>
          <w:tcPr>
            <w:tcW w:w="1006" w:type="dxa"/>
            <w:noWrap/>
            <w:hideMark/>
          </w:tcPr>
          <w:p w14:paraId="5D5F8901" w14:textId="79FECD7F" w:rsidR="00F60E09" w:rsidRPr="00B74FD2" w:rsidRDefault="00F60E09" w:rsidP="00F60E09">
            <w:pPr>
              <w:spacing w:line="240" w:lineRule="auto"/>
              <w:ind w:firstLine="0"/>
              <w:rPr>
                <w:bCs/>
              </w:rPr>
            </w:pPr>
            <w:r w:rsidRPr="00573DBC">
              <w:t>NA</w:t>
            </w:r>
          </w:p>
        </w:tc>
        <w:tc>
          <w:tcPr>
            <w:tcW w:w="1035" w:type="dxa"/>
            <w:noWrap/>
            <w:hideMark/>
          </w:tcPr>
          <w:p w14:paraId="3517D9A9" w14:textId="0DED9408" w:rsidR="00F60E09" w:rsidRPr="00B74FD2" w:rsidRDefault="00F60E09" w:rsidP="00F60E09">
            <w:pPr>
              <w:spacing w:line="240" w:lineRule="auto"/>
              <w:ind w:firstLine="0"/>
              <w:rPr>
                <w:bCs/>
              </w:rPr>
            </w:pPr>
            <w:r w:rsidRPr="00573DBC">
              <w:t>NA</w:t>
            </w:r>
          </w:p>
        </w:tc>
        <w:tc>
          <w:tcPr>
            <w:tcW w:w="1206" w:type="dxa"/>
            <w:noWrap/>
            <w:hideMark/>
          </w:tcPr>
          <w:p w14:paraId="6F05EA41" w14:textId="420218CC" w:rsidR="00F60E09" w:rsidRPr="00B74FD2" w:rsidRDefault="00F60E09" w:rsidP="00F60E09">
            <w:pPr>
              <w:spacing w:line="240" w:lineRule="auto"/>
              <w:ind w:firstLine="0"/>
              <w:rPr>
                <w:bCs/>
              </w:rPr>
            </w:pPr>
            <w:r w:rsidRPr="00573DBC">
              <w:t>NA</w:t>
            </w:r>
          </w:p>
        </w:tc>
        <w:tc>
          <w:tcPr>
            <w:tcW w:w="1097" w:type="dxa"/>
            <w:noWrap/>
            <w:hideMark/>
          </w:tcPr>
          <w:p w14:paraId="50F8B2DA" w14:textId="34DF5FCF" w:rsidR="00F60E09" w:rsidRPr="00B74FD2" w:rsidRDefault="00F60E09" w:rsidP="00F60E09">
            <w:pPr>
              <w:spacing w:line="240" w:lineRule="auto"/>
              <w:ind w:firstLine="0"/>
              <w:rPr>
                <w:bCs/>
              </w:rPr>
            </w:pPr>
            <w:r w:rsidRPr="00573DBC">
              <w:t>NA</w:t>
            </w:r>
          </w:p>
        </w:tc>
        <w:tc>
          <w:tcPr>
            <w:tcW w:w="1134" w:type="dxa"/>
            <w:noWrap/>
            <w:hideMark/>
          </w:tcPr>
          <w:p w14:paraId="6FF23CF8" w14:textId="4B21255B" w:rsidR="00F60E09" w:rsidRPr="00B74FD2" w:rsidRDefault="00F60E09" w:rsidP="00F60E09">
            <w:pPr>
              <w:spacing w:line="240" w:lineRule="auto"/>
              <w:ind w:firstLine="0"/>
              <w:rPr>
                <w:bCs/>
              </w:rPr>
            </w:pPr>
            <w:r w:rsidRPr="00573DBC">
              <w:t>-0.0005</w:t>
            </w:r>
          </w:p>
        </w:tc>
        <w:tc>
          <w:tcPr>
            <w:tcW w:w="711" w:type="dxa"/>
            <w:noWrap/>
            <w:hideMark/>
          </w:tcPr>
          <w:p w14:paraId="3B19E5E3" w14:textId="72D25F1F" w:rsidR="00F60E09" w:rsidRPr="00B74FD2" w:rsidRDefault="00F60E09" w:rsidP="00F60E09">
            <w:pPr>
              <w:spacing w:line="240" w:lineRule="auto"/>
              <w:ind w:firstLine="0"/>
              <w:rPr>
                <w:bCs/>
              </w:rPr>
            </w:pPr>
            <w:r w:rsidRPr="00573DBC">
              <w:t>5.00</w:t>
            </w:r>
          </w:p>
        </w:tc>
        <w:tc>
          <w:tcPr>
            <w:tcW w:w="1274" w:type="dxa"/>
            <w:noWrap/>
            <w:hideMark/>
          </w:tcPr>
          <w:p w14:paraId="6B950F9A" w14:textId="63F11608" w:rsidR="00F60E09" w:rsidRPr="00B74FD2" w:rsidRDefault="00F60E09" w:rsidP="00F60E09">
            <w:pPr>
              <w:spacing w:line="240" w:lineRule="auto"/>
              <w:ind w:firstLine="0"/>
              <w:rPr>
                <w:bCs/>
              </w:rPr>
            </w:pPr>
            <w:r w:rsidRPr="00573DBC">
              <w:t>-9823.22</w:t>
            </w:r>
          </w:p>
        </w:tc>
        <w:tc>
          <w:tcPr>
            <w:tcW w:w="1276" w:type="dxa"/>
            <w:noWrap/>
            <w:hideMark/>
          </w:tcPr>
          <w:p w14:paraId="5084747D" w14:textId="6817CA94" w:rsidR="00F60E09" w:rsidRPr="00B74FD2" w:rsidRDefault="00F60E09" w:rsidP="00F60E09">
            <w:pPr>
              <w:spacing w:line="240" w:lineRule="auto"/>
              <w:ind w:firstLine="0"/>
              <w:rPr>
                <w:bCs/>
              </w:rPr>
            </w:pPr>
            <w:r w:rsidRPr="00573DBC">
              <w:t>19656.47</w:t>
            </w:r>
          </w:p>
        </w:tc>
        <w:tc>
          <w:tcPr>
            <w:tcW w:w="850" w:type="dxa"/>
            <w:noWrap/>
            <w:hideMark/>
          </w:tcPr>
          <w:p w14:paraId="0475CEAF" w14:textId="2CD0B8CC" w:rsidR="00F60E09" w:rsidRPr="00B74FD2" w:rsidRDefault="00F60E09" w:rsidP="00F60E09">
            <w:pPr>
              <w:spacing w:line="240" w:lineRule="auto"/>
              <w:ind w:firstLine="0"/>
              <w:rPr>
                <w:bCs/>
              </w:rPr>
            </w:pPr>
            <w:r w:rsidRPr="00573DBC">
              <w:t>119.69</w:t>
            </w:r>
          </w:p>
        </w:tc>
        <w:tc>
          <w:tcPr>
            <w:tcW w:w="992" w:type="dxa"/>
            <w:noWrap/>
            <w:hideMark/>
          </w:tcPr>
          <w:p w14:paraId="3686B8EF" w14:textId="7B01D96A" w:rsidR="00F60E09" w:rsidRPr="00B74FD2" w:rsidRDefault="00F60E09" w:rsidP="00F60E09">
            <w:pPr>
              <w:spacing w:line="240" w:lineRule="auto"/>
              <w:ind w:firstLine="0"/>
              <w:rPr>
                <w:bCs/>
              </w:rPr>
            </w:pPr>
            <w:r w:rsidRPr="00573DBC">
              <w:t>0.00</w:t>
            </w:r>
          </w:p>
        </w:tc>
      </w:tr>
      <w:tr w:rsidR="00F60E09" w:rsidRPr="00B74FD2" w14:paraId="03D16F30" w14:textId="77777777" w:rsidTr="00F60E09">
        <w:trPr>
          <w:trHeight w:val="300"/>
        </w:trPr>
        <w:tc>
          <w:tcPr>
            <w:tcW w:w="505" w:type="dxa"/>
            <w:noWrap/>
            <w:hideMark/>
          </w:tcPr>
          <w:p w14:paraId="443573D7" w14:textId="132BBD49" w:rsidR="00F60E09" w:rsidRPr="00B74FD2" w:rsidRDefault="00F60E09" w:rsidP="00F60E09">
            <w:pPr>
              <w:spacing w:line="240" w:lineRule="auto"/>
              <w:ind w:firstLine="0"/>
              <w:rPr>
                <w:bCs/>
              </w:rPr>
            </w:pPr>
            <w:r w:rsidRPr="00573DBC">
              <w:t>21</w:t>
            </w:r>
          </w:p>
        </w:tc>
        <w:tc>
          <w:tcPr>
            <w:tcW w:w="1090" w:type="dxa"/>
            <w:noWrap/>
            <w:hideMark/>
          </w:tcPr>
          <w:p w14:paraId="51A9E77B" w14:textId="522EA98A" w:rsidR="00F60E09" w:rsidRPr="00B74FD2" w:rsidRDefault="00F60E09" w:rsidP="00F60E09">
            <w:pPr>
              <w:spacing w:line="240" w:lineRule="auto"/>
              <w:ind w:firstLine="0"/>
              <w:rPr>
                <w:bCs/>
              </w:rPr>
            </w:pPr>
            <w:r w:rsidRPr="00573DBC">
              <w:t>138.6940</w:t>
            </w:r>
          </w:p>
        </w:tc>
        <w:tc>
          <w:tcPr>
            <w:tcW w:w="1203" w:type="dxa"/>
            <w:noWrap/>
            <w:hideMark/>
          </w:tcPr>
          <w:p w14:paraId="7E22347E" w14:textId="7F64CE8D" w:rsidR="00F60E09" w:rsidRPr="00B74FD2" w:rsidRDefault="00F60E09" w:rsidP="00F60E09">
            <w:pPr>
              <w:spacing w:line="240" w:lineRule="auto"/>
              <w:ind w:firstLine="0"/>
              <w:rPr>
                <w:bCs/>
              </w:rPr>
            </w:pPr>
            <w:r w:rsidRPr="00573DBC">
              <w:t>NA</w:t>
            </w:r>
          </w:p>
        </w:tc>
        <w:tc>
          <w:tcPr>
            <w:tcW w:w="1378" w:type="dxa"/>
            <w:noWrap/>
            <w:hideMark/>
          </w:tcPr>
          <w:p w14:paraId="0144CBAD" w14:textId="29859AB7" w:rsidR="00F60E09" w:rsidRPr="00B74FD2" w:rsidRDefault="00F60E09" w:rsidP="00F60E09">
            <w:pPr>
              <w:spacing w:line="240" w:lineRule="auto"/>
              <w:ind w:firstLine="0"/>
              <w:rPr>
                <w:bCs/>
              </w:rPr>
            </w:pPr>
            <w:r w:rsidRPr="00573DBC">
              <w:t>NA</w:t>
            </w:r>
          </w:p>
        </w:tc>
        <w:tc>
          <w:tcPr>
            <w:tcW w:w="1006" w:type="dxa"/>
            <w:noWrap/>
            <w:hideMark/>
          </w:tcPr>
          <w:p w14:paraId="47464FBD" w14:textId="11A30269" w:rsidR="00F60E09" w:rsidRPr="00B74FD2" w:rsidRDefault="00F60E09" w:rsidP="00F60E09">
            <w:pPr>
              <w:spacing w:line="240" w:lineRule="auto"/>
              <w:ind w:firstLine="0"/>
              <w:rPr>
                <w:bCs/>
              </w:rPr>
            </w:pPr>
            <w:r w:rsidRPr="00573DBC">
              <w:t>NA</w:t>
            </w:r>
          </w:p>
        </w:tc>
        <w:tc>
          <w:tcPr>
            <w:tcW w:w="1035" w:type="dxa"/>
            <w:noWrap/>
            <w:hideMark/>
          </w:tcPr>
          <w:p w14:paraId="6F6DDFB9" w14:textId="5C4FAB99" w:rsidR="00F60E09" w:rsidRPr="00B74FD2" w:rsidRDefault="00F60E09" w:rsidP="00F60E09">
            <w:pPr>
              <w:spacing w:line="240" w:lineRule="auto"/>
              <w:ind w:firstLine="0"/>
              <w:rPr>
                <w:bCs/>
              </w:rPr>
            </w:pPr>
            <w:r w:rsidRPr="00573DBC">
              <w:t>NA</w:t>
            </w:r>
          </w:p>
        </w:tc>
        <w:tc>
          <w:tcPr>
            <w:tcW w:w="1206" w:type="dxa"/>
            <w:noWrap/>
            <w:hideMark/>
          </w:tcPr>
          <w:p w14:paraId="652CAE3F" w14:textId="273071E2" w:rsidR="00F60E09" w:rsidRPr="00B74FD2" w:rsidRDefault="00F60E09" w:rsidP="00F60E09">
            <w:pPr>
              <w:spacing w:line="240" w:lineRule="auto"/>
              <w:ind w:firstLine="0"/>
              <w:rPr>
                <w:bCs/>
              </w:rPr>
            </w:pPr>
            <w:r w:rsidRPr="00573DBC">
              <w:t>NA</w:t>
            </w:r>
          </w:p>
        </w:tc>
        <w:tc>
          <w:tcPr>
            <w:tcW w:w="1097" w:type="dxa"/>
            <w:noWrap/>
            <w:hideMark/>
          </w:tcPr>
          <w:p w14:paraId="7E259241" w14:textId="3EAFC6EB" w:rsidR="00F60E09" w:rsidRPr="00B74FD2" w:rsidRDefault="00F60E09" w:rsidP="00F60E09">
            <w:pPr>
              <w:spacing w:line="240" w:lineRule="auto"/>
              <w:ind w:firstLine="0"/>
              <w:rPr>
                <w:bCs/>
              </w:rPr>
            </w:pPr>
            <w:r w:rsidRPr="00573DBC">
              <w:t>NA</w:t>
            </w:r>
          </w:p>
        </w:tc>
        <w:tc>
          <w:tcPr>
            <w:tcW w:w="1134" w:type="dxa"/>
            <w:noWrap/>
            <w:hideMark/>
          </w:tcPr>
          <w:p w14:paraId="0268D2FC" w14:textId="532AE458" w:rsidR="00F60E09" w:rsidRPr="00B74FD2" w:rsidRDefault="00F60E09" w:rsidP="00F60E09">
            <w:pPr>
              <w:spacing w:line="240" w:lineRule="auto"/>
              <w:ind w:firstLine="0"/>
              <w:rPr>
                <w:bCs/>
              </w:rPr>
            </w:pPr>
            <w:r w:rsidRPr="00573DBC">
              <w:t>NA</w:t>
            </w:r>
          </w:p>
        </w:tc>
        <w:tc>
          <w:tcPr>
            <w:tcW w:w="711" w:type="dxa"/>
            <w:noWrap/>
            <w:hideMark/>
          </w:tcPr>
          <w:p w14:paraId="0A72BB55" w14:textId="63CA21F0" w:rsidR="00F60E09" w:rsidRPr="00B74FD2" w:rsidRDefault="00F60E09" w:rsidP="00F60E09">
            <w:pPr>
              <w:spacing w:line="240" w:lineRule="auto"/>
              <w:ind w:firstLine="0"/>
              <w:rPr>
                <w:bCs/>
              </w:rPr>
            </w:pPr>
            <w:r w:rsidRPr="00573DBC">
              <w:t>3.00</w:t>
            </w:r>
          </w:p>
        </w:tc>
        <w:tc>
          <w:tcPr>
            <w:tcW w:w="1274" w:type="dxa"/>
            <w:noWrap/>
            <w:hideMark/>
          </w:tcPr>
          <w:p w14:paraId="6E895EAE" w14:textId="71F14565" w:rsidR="00F60E09" w:rsidRPr="00B74FD2" w:rsidRDefault="00F60E09" w:rsidP="00F60E09">
            <w:pPr>
              <w:spacing w:line="240" w:lineRule="auto"/>
              <w:ind w:firstLine="0"/>
              <w:rPr>
                <w:bCs/>
              </w:rPr>
            </w:pPr>
            <w:r w:rsidRPr="00573DBC">
              <w:t>-9832.09</w:t>
            </w:r>
          </w:p>
        </w:tc>
        <w:tc>
          <w:tcPr>
            <w:tcW w:w="1276" w:type="dxa"/>
            <w:noWrap/>
            <w:hideMark/>
          </w:tcPr>
          <w:p w14:paraId="27022FE4" w14:textId="33692337" w:rsidR="00F60E09" w:rsidRPr="00B74FD2" w:rsidRDefault="00F60E09" w:rsidP="00F60E09">
            <w:pPr>
              <w:spacing w:line="240" w:lineRule="auto"/>
              <w:ind w:firstLine="0"/>
              <w:rPr>
                <w:bCs/>
              </w:rPr>
            </w:pPr>
            <w:r w:rsidRPr="00573DBC">
              <w:t>19670.18</w:t>
            </w:r>
          </w:p>
        </w:tc>
        <w:tc>
          <w:tcPr>
            <w:tcW w:w="850" w:type="dxa"/>
            <w:noWrap/>
            <w:hideMark/>
          </w:tcPr>
          <w:p w14:paraId="19F3FD98" w14:textId="2A3EDB82" w:rsidR="00F60E09" w:rsidRPr="00B74FD2" w:rsidRDefault="00F60E09" w:rsidP="00F60E09">
            <w:pPr>
              <w:spacing w:line="240" w:lineRule="auto"/>
              <w:ind w:firstLine="0"/>
              <w:rPr>
                <w:bCs/>
              </w:rPr>
            </w:pPr>
            <w:r w:rsidRPr="00573DBC">
              <w:t>133.40</w:t>
            </w:r>
          </w:p>
        </w:tc>
        <w:tc>
          <w:tcPr>
            <w:tcW w:w="992" w:type="dxa"/>
            <w:noWrap/>
            <w:hideMark/>
          </w:tcPr>
          <w:p w14:paraId="405479CC" w14:textId="39B49A83" w:rsidR="00F60E09" w:rsidRPr="00B74FD2" w:rsidRDefault="00F60E09" w:rsidP="00F60E09">
            <w:pPr>
              <w:spacing w:line="240" w:lineRule="auto"/>
              <w:ind w:firstLine="0"/>
              <w:rPr>
                <w:bCs/>
              </w:rPr>
            </w:pPr>
            <w:r w:rsidRPr="00573DBC">
              <w:t>0.00</w:t>
            </w:r>
          </w:p>
        </w:tc>
      </w:tr>
      <w:tr w:rsidR="00F60E09" w:rsidRPr="00B74FD2" w14:paraId="74BD79BF" w14:textId="77777777" w:rsidTr="00F60E09">
        <w:trPr>
          <w:trHeight w:val="300"/>
        </w:trPr>
        <w:tc>
          <w:tcPr>
            <w:tcW w:w="505" w:type="dxa"/>
            <w:noWrap/>
            <w:hideMark/>
          </w:tcPr>
          <w:p w14:paraId="14A34361" w14:textId="53BBFA59" w:rsidR="00F60E09" w:rsidRPr="00B74FD2" w:rsidRDefault="00F60E09" w:rsidP="00F60E09">
            <w:pPr>
              <w:spacing w:line="240" w:lineRule="auto"/>
              <w:ind w:firstLine="0"/>
              <w:rPr>
                <w:bCs/>
              </w:rPr>
            </w:pPr>
            <w:r w:rsidRPr="00573DBC">
              <w:t>20</w:t>
            </w:r>
          </w:p>
        </w:tc>
        <w:tc>
          <w:tcPr>
            <w:tcW w:w="1090" w:type="dxa"/>
            <w:noWrap/>
            <w:hideMark/>
          </w:tcPr>
          <w:p w14:paraId="565CA9E4" w14:textId="61A11202" w:rsidR="00F60E09" w:rsidRPr="00B74FD2" w:rsidRDefault="00F60E09" w:rsidP="00F60E09">
            <w:pPr>
              <w:spacing w:line="240" w:lineRule="auto"/>
              <w:ind w:firstLine="0"/>
              <w:rPr>
                <w:bCs/>
              </w:rPr>
            </w:pPr>
            <w:r w:rsidRPr="00573DBC">
              <w:t>139.0639</w:t>
            </w:r>
          </w:p>
        </w:tc>
        <w:tc>
          <w:tcPr>
            <w:tcW w:w="1203" w:type="dxa"/>
            <w:noWrap/>
            <w:hideMark/>
          </w:tcPr>
          <w:p w14:paraId="3BEE7EDF" w14:textId="678FBFD2" w:rsidR="00F60E09" w:rsidRPr="00B74FD2" w:rsidRDefault="00F60E09" w:rsidP="00F60E09">
            <w:pPr>
              <w:spacing w:line="240" w:lineRule="auto"/>
              <w:ind w:firstLine="0"/>
              <w:rPr>
                <w:bCs/>
              </w:rPr>
            </w:pPr>
            <w:r w:rsidRPr="00573DBC">
              <w:t>NA</w:t>
            </w:r>
          </w:p>
        </w:tc>
        <w:tc>
          <w:tcPr>
            <w:tcW w:w="1378" w:type="dxa"/>
            <w:noWrap/>
            <w:hideMark/>
          </w:tcPr>
          <w:p w14:paraId="47861232" w14:textId="03539555" w:rsidR="00F60E09" w:rsidRPr="00B74FD2" w:rsidRDefault="00F60E09" w:rsidP="00F60E09">
            <w:pPr>
              <w:spacing w:line="240" w:lineRule="auto"/>
              <w:ind w:firstLine="0"/>
              <w:rPr>
                <w:bCs/>
              </w:rPr>
            </w:pPr>
            <w:r w:rsidRPr="00573DBC">
              <w:t>NA</w:t>
            </w:r>
          </w:p>
        </w:tc>
        <w:tc>
          <w:tcPr>
            <w:tcW w:w="1006" w:type="dxa"/>
            <w:noWrap/>
            <w:hideMark/>
          </w:tcPr>
          <w:p w14:paraId="7D74D231" w14:textId="34B63776" w:rsidR="00F60E09" w:rsidRPr="00B74FD2" w:rsidRDefault="00F60E09" w:rsidP="00F60E09">
            <w:pPr>
              <w:spacing w:line="240" w:lineRule="auto"/>
              <w:ind w:firstLine="0"/>
              <w:rPr>
                <w:bCs/>
              </w:rPr>
            </w:pPr>
            <w:r w:rsidRPr="00573DBC">
              <w:t>NA</w:t>
            </w:r>
          </w:p>
        </w:tc>
        <w:tc>
          <w:tcPr>
            <w:tcW w:w="1035" w:type="dxa"/>
            <w:noWrap/>
            <w:hideMark/>
          </w:tcPr>
          <w:p w14:paraId="05B08D54" w14:textId="6E02009B" w:rsidR="00F60E09" w:rsidRPr="00B74FD2" w:rsidRDefault="00F60E09" w:rsidP="00F60E09">
            <w:pPr>
              <w:spacing w:line="240" w:lineRule="auto"/>
              <w:ind w:firstLine="0"/>
              <w:rPr>
                <w:bCs/>
              </w:rPr>
            </w:pPr>
            <w:r w:rsidRPr="00573DBC">
              <w:t>NA</w:t>
            </w:r>
          </w:p>
        </w:tc>
        <w:tc>
          <w:tcPr>
            <w:tcW w:w="1206" w:type="dxa"/>
            <w:noWrap/>
            <w:hideMark/>
          </w:tcPr>
          <w:p w14:paraId="612A75CD" w14:textId="31E7A038" w:rsidR="00F60E09" w:rsidRPr="00B74FD2" w:rsidRDefault="00F60E09" w:rsidP="00F60E09">
            <w:pPr>
              <w:spacing w:line="240" w:lineRule="auto"/>
              <w:ind w:firstLine="0"/>
              <w:rPr>
                <w:bCs/>
              </w:rPr>
            </w:pPr>
            <w:r w:rsidRPr="00573DBC">
              <w:t>NA</w:t>
            </w:r>
          </w:p>
        </w:tc>
        <w:tc>
          <w:tcPr>
            <w:tcW w:w="1097" w:type="dxa"/>
            <w:noWrap/>
            <w:hideMark/>
          </w:tcPr>
          <w:p w14:paraId="34F632B5" w14:textId="27D3F012" w:rsidR="00F60E09" w:rsidRPr="00B74FD2" w:rsidRDefault="00F60E09" w:rsidP="00F60E09">
            <w:pPr>
              <w:spacing w:line="240" w:lineRule="auto"/>
              <w:ind w:firstLine="0"/>
              <w:rPr>
                <w:bCs/>
              </w:rPr>
            </w:pPr>
            <w:r w:rsidRPr="00573DBC">
              <w:t>NA</w:t>
            </w:r>
          </w:p>
        </w:tc>
        <w:tc>
          <w:tcPr>
            <w:tcW w:w="1134" w:type="dxa"/>
            <w:noWrap/>
            <w:hideMark/>
          </w:tcPr>
          <w:p w14:paraId="64041F8C" w14:textId="06AE85A3" w:rsidR="00F60E09" w:rsidRPr="00B74FD2" w:rsidRDefault="00F60E09" w:rsidP="00F60E09">
            <w:pPr>
              <w:spacing w:line="240" w:lineRule="auto"/>
              <w:ind w:firstLine="0"/>
              <w:rPr>
                <w:bCs/>
              </w:rPr>
            </w:pPr>
            <w:r w:rsidRPr="00573DBC">
              <w:t>-0.0024</w:t>
            </w:r>
          </w:p>
        </w:tc>
        <w:tc>
          <w:tcPr>
            <w:tcW w:w="711" w:type="dxa"/>
            <w:noWrap/>
            <w:hideMark/>
          </w:tcPr>
          <w:p w14:paraId="0D3B16E1" w14:textId="4D1CBF27" w:rsidR="00F60E09" w:rsidRPr="00B74FD2" w:rsidRDefault="00F60E09" w:rsidP="00F60E09">
            <w:pPr>
              <w:spacing w:line="240" w:lineRule="auto"/>
              <w:ind w:firstLine="0"/>
              <w:rPr>
                <w:bCs/>
              </w:rPr>
            </w:pPr>
            <w:r w:rsidRPr="00573DBC">
              <w:t>4.00</w:t>
            </w:r>
          </w:p>
        </w:tc>
        <w:tc>
          <w:tcPr>
            <w:tcW w:w="1274" w:type="dxa"/>
            <w:noWrap/>
            <w:hideMark/>
          </w:tcPr>
          <w:p w14:paraId="2EE96120" w14:textId="7DBEB50D" w:rsidR="00F60E09" w:rsidRPr="00B74FD2" w:rsidRDefault="00F60E09" w:rsidP="00F60E09">
            <w:pPr>
              <w:spacing w:line="240" w:lineRule="auto"/>
              <w:ind w:firstLine="0"/>
              <w:rPr>
                <w:bCs/>
              </w:rPr>
            </w:pPr>
            <w:r w:rsidRPr="00573DBC">
              <w:t>-9836.18</w:t>
            </w:r>
          </w:p>
        </w:tc>
        <w:tc>
          <w:tcPr>
            <w:tcW w:w="1276" w:type="dxa"/>
            <w:noWrap/>
            <w:hideMark/>
          </w:tcPr>
          <w:p w14:paraId="4A3FC29F" w14:textId="356C44F0" w:rsidR="00F60E09" w:rsidRPr="00B74FD2" w:rsidRDefault="00F60E09" w:rsidP="00F60E09">
            <w:pPr>
              <w:spacing w:line="240" w:lineRule="auto"/>
              <w:ind w:firstLine="0"/>
              <w:rPr>
                <w:bCs/>
              </w:rPr>
            </w:pPr>
            <w:r w:rsidRPr="00573DBC">
              <w:t>19680.39</w:t>
            </w:r>
          </w:p>
        </w:tc>
        <w:tc>
          <w:tcPr>
            <w:tcW w:w="850" w:type="dxa"/>
            <w:noWrap/>
            <w:hideMark/>
          </w:tcPr>
          <w:p w14:paraId="0B1A17DF" w14:textId="53FA3243" w:rsidR="00F60E09" w:rsidRPr="00B74FD2" w:rsidRDefault="00F60E09" w:rsidP="00F60E09">
            <w:pPr>
              <w:spacing w:line="240" w:lineRule="auto"/>
              <w:ind w:firstLine="0"/>
              <w:rPr>
                <w:bCs/>
              </w:rPr>
            </w:pPr>
            <w:r w:rsidRPr="00573DBC">
              <w:t>143.61</w:t>
            </w:r>
          </w:p>
        </w:tc>
        <w:tc>
          <w:tcPr>
            <w:tcW w:w="992" w:type="dxa"/>
            <w:noWrap/>
            <w:hideMark/>
          </w:tcPr>
          <w:p w14:paraId="03126BC8" w14:textId="4D2A65C9" w:rsidR="00F60E09" w:rsidRPr="00B74FD2" w:rsidRDefault="00F60E09" w:rsidP="00F60E09">
            <w:pPr>
              <w:spacing w:line="240" w:lineRule="auto"/>
              <w:ind w:firstLine="0"/>
              <w:rPr>
                <w:bCs/>
              </w:rPr>
            </w:pPr>
            <w:r w:rsidRPr="00573DBC">
              <w:t>0.00</w:t>
            </w:r>
          </w:p>
        </w:tc>
      </w:tr>
    </w:tbl>
    <w:p w14:paraId="45CB3431" w14:textId="77777777" w:rsidR="00F60E09" w:rsidRDefault="00F60E09">
      <w:pPr>
        <w:spacing w:line="240" w:lineRule="auto"/>
        <w:ind w:firstLine="0"/>
        <w:rPr>
          <w:b/>
        </w:rPr>
      </w:pPr>
    </w:p>
    <w:p w14:paraId="0363D31C" w14:textId="77777777" w:rsidR="00F60E09" w:rsidRDefault="00F60E09">
      <w:pPr>
        <w:spacing w:line="240" w:lineRule="auto"/>
        <w:ind w:firstLine="0"/>
        <w:rPr>
          <w:b/>
        </w:rPr>
      </w:pPr>
    </w:p>
    <w:p w14:paraId="27A6805D" w14:textId="77777777" w:rsidR="00F60E09" w:rsidRDefault="00F60E09">
      <w:pPr>
        <w:spacing w:line="240" w:lineRule="auto"/>
        <w:ind w:firstLine="0"/>
        <w:rPr>
          <w:b/>
        </w:rPr>
      </w:pPr>
    </w:p>
    <w:p w14:paraId="39973A2F" w14:textId="77777777" w:rsidR="00F60E09" w:rsidRDefault="00F60E09">
      <w:pPr>
        <w:spacing w:line="240" w:lineRule="auto"/>
        <w:ind w:firstLine="0"/>
        <w:rPr>
          <w:b/>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F60E09" w:rsidRPr="00B74FD2" w14:paraId="101E15D4"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1F9E1F28" w14:textId="00859B65" w:rsidR="00F60E09" w:rsidRPr="00B74FD2" w:rsidRDefault="00F60E09" w:rsidP="00F60E09">
            <w:pPr>
              <w:spacing w:line="240" w:lineRule="auto"/>
              <w:ind w:firstLine="0"/>
              <w:rPr>
                <w:bCs/>
              </w:rPr>
            </w:pPr>
            <w:r>
              <w:rPr>
                <w:bCs/>
              </w:rPr>
              <w:lastRenderedPageBreak/>
              <w:t>Table S1</w:t>
            </w:r>
            <w:r w:rsidR="001A6DEB">
              <w:rPr>
                <w:bCs/>
              </w:rPr>
              <w:t>3</w:t>
            </w:r>
            <w:r>
              <w:rPr>
                <w:bCs/>
              </w:rPr>
              <w:t>c Model selection table for models of evening hunt intensity</w:t>
            </w:r>
          </w:p>
        </w:tc>
      </w:tr>
      <w:tr w:rsidR="00F60E09" w:rsidRPr="00B74FD2" w14:paraId="3251AEB8" w14:textId="77777777" w:rsidTr="00F60E09">
        <w:trPr>
          <w:trHeight w:val="300"/>
        </w:trPr>
        <w:tc>
          <w:tcPr>
            <w:tcW w:w="505" w:type="dxa"/>
            <w:noWrap/>
            <w:hideMark/>
          </w:tcPr>
          <w:p w14:paraId="6D3826C0" w14:textId="77777777" w:rsidR="00F60E09" w:rsidRPr="00B74FD2" w:rsidRDefault="00F60E09" w:rsidP="00F60E09">
            <w:pPr>
              <w:spacing w:line="240" w:lineRule="auto"/>
              <w:ind w:firstLine="0"/>
              <w:rPr>
                <w:bCs/>
              </w:rPr>
            </w:pPr>
          </w:p>
        </w:tc>
        <w:tc>
          <w:tcPr>
            <w:tcW w:w="1090" w:type="dxa"/>
            <w:noWrap/>
            <w:hideMark/>
          </w:tcPr>
          <w:p w14:paraId="1E33918F" w14:textId="77777777" w:rsidR="00F60E09" w:rsidRPr="00B74FD2" w:rsidRDefault="00F60E09" w:rsidP="00F60E09">
            <w:pPr>
              <w:spacing w:line="240" w:lineRule="auto"/>
              <w:ind w:firstLine="0"/>
              <w:rPr>
                <w:bCs/>
              </w:rPr>
            </w:pPr>
            <w:r>
              <w:rPr>
                <w:bCs/>
              </w:rPr>
              <w:t>Intercept</w:t>
            </w:r>
          </w:p>
        </w:tc>
        <w:tc>
          <w:tcPr>
            <w:tcW w:w="1203" w:type="dxa"/>
            <w:noWrap/>
            <w:hideMark/>
          </w:tcPr>
          <w:p w14:paraId="3B63CD87" w14:textId="77777777" w:rsidR="00F60E09" w:rsidRPr="00B74FD2" w:rsidRDefault="00F60E09" w:rsidP="00F60E09">
            <w:pPr>
              <w:spacing w:line="240" w:lineRule="auto"/>
              <w:ind w:firstLine="0"/>
              <w:rPr>
                <w:bCs/>
              </w:rPr>
            </w:pPr>
            <w:r w:rsidRPr="00B74FD2">
              <w:rPr>
                <w:bCs/>
              </w:rPr>
              <w:t>Moonlight</w:t>
            </w:r>
          </w:p>
        </w:tc>
        <w:tc>
          <w:tcPr>
            <w:tcW w:w="1378" w:type="dxa"/>
            <w:noWrap/>
            <w:hideMark/>
          </w:tcPr>
          <w:p w14:paraId="7ED07ED1" w14:textId="77777777" w:rsidR="00F60E09" w:rsidRPr="00B74FD2" w:rsidRDefault="00F60E09" w:rsidP="00F60E09">
            <w:pPr>
              <w:spacing w:line="240" w:lineRule="auto"/>
              <w:ind w:firstLine="0"/>
              <w:rPr>
                <w:bCs/>
              </w:rPr>
            </w:pPr>
            <w:r w:rsidRPr="00B74FD2">
              <w:rPr>
                <w:bCs/>
              </w:rPr>
              <w:t>Temperature</w:t>
            </w:r>
          </w:p>
        </w:tc>
        <w:tc>
          <w:tcPr>
            <w:tcW w:w="1006" w:type="dxa"/>
            <w:noWrap/>
            <w:hideMark/>
          </w:tcPr>
          <w:p w14:paraId="1F9E22C5" w14:textId="77777777" w:rsidR="00F60E09" w:rsidRPr="00B74FD2" w:rsidRDefault="00F60E09" w:rsidP="00F60E09">
            <w:pPr>
              <w:spacing w:line="240" w:lineRule="auto"/>
              <w:ind w:firstLine="0"/>
              <w:rPr>
                <w:bCs/>
              </w:rPr>
            </w:pPr>
            <w:r w:rsidRPr="00B74FD2">
              <w:rPr>
                <w:bCs/>
              </w:rPr>
              <w:t>Rainfall</w:t>
            </w:r>
          </w:p>
        </w:tc>
        <w:tc>
          <w:tcPr>
            <w:tcW w:w="1035" w:type="dxa"/>
            <w:noWrap/>
            <w:hideMark/>
          </w:tcPr>
          <w:p w14:paraId="10A8A960" w14:textId="77777777" w:rsidR="00F60E09" w:rsidRPr="00B74FD2" w:rsidRDefault="00F60E09" w:rsidP="00F60E09">
            <w:pPr>
              <w:spacing w:line="240" w:lineRule="auto"/>
              <w:ind w:firstLine="0"/>
              <w:rPr>
                <w:bCs/>
              </w:rPr>
            </w:pPr>
            <w:r w:rsidRPr="00B74FD2">
              <w:rPr>
                <w:bCs/>
              </w:rPr>
              <w:t>Denning</w:t>
            </w:r>
            <w:r>
              <w:rPr>
                <w:bCs/>
              </w:rPr>
              <w:t>: yes</w:t>
            </w:r>
          </w:p>
        </w:tc>
        <w:tc>
          <w:tcPr>
            <w:tcW w:w="1206" w:type="dxa"/>
            <w:noWrap/>
            <w:hideMark/>
          </w:tcPr>
          <w:p w14:paraId="31767821" w14:textId="77777777" w:rsidR="00F60E09" w:rsidRPr="00B74FD2" w:rsidRDefault="00F60E09" w:rsidP="00F60E09">
            <w:pPr>
              <w:spacing w:line="240" w:lineRule="auto"/>
              <w:ind w:firstLine="0"/>
              <w:rPr>
                <w:bCs/>
              </w:rPr>
            </w:pPr>
            <w:r>
              <w:rPr>
                <w:bCs/>
              </w:rPr>
              <w:t>Temp:Rain</w:t>
            </w:r>
          </w:p>
        </w:tc>
        <w:tc>
          <w:tcPr>
            <w:tcW w:w="1097" w:type="dxa"/>
            <w:noWrap/>
            <w:hideMark/>
          </w:tcPr>
          <w:p w14:paraId="28EB62EE" w14:textId="77777777" w:rsidR="00F60E09" w:rsidRPr="00B74FD2" w:rsidRDefault="00F60E09" w:rsidP="00F60E09">
            <w:pPr>
              <w:spacing w:line="240" w:lineRule="auto"/>
              <w:ind w:firstLine="0"/>
              <w:rPr>
                <w:bCs/>
              </w:rPr>
            </w:pPr>
            <w:r>
              <w:rPr>
                <w:bCs/>
              </w:rPr>
              <w:t xml:space="preserve">Temp: </w:t>
            </w:r>
            <w:r w:rsidRPr="00B74FD2">
              <w:rPr>
                <w:bCs/>
              </w:rPr>
              <w:t>Denning</w:t>
            </w:r>
          </w:p>
        </w:tc>
        <w:tc>
          <w:tcPr>
            <w:tcW w:w="1134" w:type="dxa"/>
            <w:noWrap/>
            <w:hideMark/>
          </w:tcPr>
          <w:p w14:paraId="693F0F3D" w14:textId="77777777" w:rsidR="00F60E09" w:rsidRPr="00B74FD2" w:rsidRDefault="00F60E09" w:rsidP="00F60E09">
            <w:pPr>
              <w:spacing w:line="240" w:lineRule="auto"/>
              <w:ind w:firstLine="0"/>
              <w:rPr>
                <w:bCs/>
              </w:rPr>
            </w:pPr>
            <w:r w:rsidRPr="00B74FD2">
              <w:rPr>
                <w:bCs/>
              </w:rPr>
              <w:t>Radiation</w:t>
            </w:r>
          </w:p>
        </w:tc>
        <w:tc>
          <w:tcPr>
            <w:tcW w:w="711" w:type="dxa"/>
            <w:noWrap/>
            <w:hideMark/>
          </w:tcPr>
          <w:p w14:paraId="33387BA4" w14:textId="77777777" w:rsidR="00F60E09" w:rsidRPr="00B74FD2" w:rsidRDefault="00F60E09" w:rsidP="00F60E09">
            <w:pPr>
              <w:spacing w:line="240" w:lineRule="auto"/>
              <w:ind w:firstLine="0"/>
              <w:rPr>
                <w:bCs/>
              </w:rPr>
            </w:pPr>
            <w:r w:rsidRPr="00B74FD2">
              <w:rPr>
                <w:bCs/>
              </w:rPr>
              <w:t>df</w:t>
            </w:r>
          </w:p>
        </w:tc>
        <w:tc>
          <w:tcPr>
            <w:tcW w:w="1274" w:type="dxa"/>
            <w:noWrap/>
            <w:hideMark/>
          </w:tcPr>
          <w:p w14:paraId="18EC0C4F" w14:textId="77777777" w:rsidR="00F60E09" w:rsidRPr="00B74FD2" w:rsidRDefault="00F60E09" w:rsidP="00F60E09">
            <w:pPr>
              <w:spacing w:line="240" w:lineRule="auto"/>
              <w:ind w:firstLine="0"/>
              <w:rPr>
                <w:bCs/>
              </w:rPr>
            </w:pPr>
            <w:r w:rsidRPr="00B74FD2">
              <w:rPr>
                <w:bCs/>
              </w:rPr>
              <w:t>logLik</w:t>
            </w:r>
          </w:p>
        </w:tc>
        <w:tc>
          <w:tcPr>
            <w:tcW w:w="1276" w:type="dxa"/>
            <w:noWrap/>
            <w:hideMark/>
          </w:tcPr>
          <w:p w14:paraId="32A10259" w14:textId="77777777" w:rsidR="00F60E09" w:rsidRPr="00B74FD2" w:rsidRDefault="00F60E09" w:rsidP="00F60E09">
            <w:pPr>
              <w:spacing w:line="240" w:lineRule="auto"/>
              <w:ind w:firstLine="0"/>
              <w:rPr>
                <w:bCs/>
              </w:rPr>
            </w:pPr>
            <w:r w:rsidRPr="00B74FD2">
              <w:rPr>
                <w:bCs/>
              </w:rPr>
              <w:t>AICc</w:t>
            </w:r>
          </w:p>
        </w:tc>
        <w:tc>
          <w:tcPr>
            <w:tcW w:w="850" w:type="dxa"/>
            <w:noWrap/>
            <w:hideMark/>
          </w:tcPr>
          <w:p w14:paraId="65E3ED64" w14:textId="77777777" w:rsidR="00F60E09" w:rsidRPr="00B74FD2" w:rsidRDefault="00F60E09" w:rsidP="00F60E09">
            <w:pPr>
              <w:spacing w:line="240" w:lineRule="auto"/>
              <w:ind w:firstLine="0"/>
              <w:rPr>
                <w:bCs/>
              </w:rPr>
            </w:pPr>
            <w:r w:rsidRPr="00B74FD2">
              <w:rPr>
                <w:bCs/>
              </w:rPr>
              <w:t>delta</w:t>
            </w:r>
          </w:p>
        </w:tc>
        <w:tc>
          <w:tcPr>
            <w:tcW w:w="992" w:type="dxa"/>
            <w:noWrap/>
            <w:hideMark/>
          </w:tcPr>
          <w:p w14:paraId="74170618" w14:textId="77777777" w:rsidR="00F60E09" w:rsidRPr="00B74FD2" w:rsidRDefault="00F60E09" w:rsidP="00F60E09">
            <w:pPr>
              <w:spacing w:line="240" w:lineRule="auto"/>
              <w:ind w:firstLine="0"/>
              <w:rPr>
                <w:bCs/>
              </w:rPr>
            </w:pPr>
            <w:r w:rsidRPr="00B74FD2">
              <w:rPr>
                <w:bCs/>
              </w:rPr>
              <w:t>weight</w:t>
            </w:r>
          </w:p>
        </w:tc>
      </w:tr>
      <w:tr w:rsidR="00F60E09" w:rsidRPr="00B74FD2" w14:paraId="54317C7F" w14:textId="77777777" w:rsidTr="00F60E09">
        <w:trPr>
          <w:trHeight w:val="300"/>
        </w:trPr>
        <w:tc>
          <w:tcPr>
            <w:tcW w:w="505" w:type="dxa"/>
            <w:noWrap/>
            <w:hideMark/>
          </w:tcPr>
          <w:p w14:paraId="02A8A72F" w14:textId="1C6C25B0" w:rsidR="00F60E09" w:rsidRPr="00B74FD2" w:rsidRDefault="00F60E09" w:rsidP="00F60E09">
            <w:pPr>
              <w:spacing w:line="240" w:lineRule="auto"/>
              <w:ind w:firstLine="0"/>
              <w:rPr>
                <w:bCs/>
              </w:rPr>
            </w:pPr>
            <w:r w:rsidRPr="00290915">
              <w:t>7</w:t>
            </w:r>
          </w:p>
        </w:tc>
        <w:tc>
          <w:tcPr>
            <w:tcW w:w="1090" w:type="dxa"/>
            <w:noWrap/>
            <w:hideMark/>
          </w:tcPr>
          <w:p w14:paraId="1B225D7D" w14:textId="08CAC324" w:rsidR="00F60E09" w:rsidRPr="00B74FD2" w:rsidRDefault="00F60E09" w:rsidP="00F60E09">
            <w:pPr>
              <w:spacing w:line="240" w:lineRule="auto"/>
              <w:ind w:firstLine="0"/>
              <w:rPr>
                <w:bCs/>
              </w:rPr>
            </w:pPr>
            <w:r w:rsidRPr="00290915">
              <w:t>54.6017</w:t>
            </w:r>
          </w:p>
        </w:tc>
        <w:tc>
          <w:tcPr>
            <w:tcW w:w="1203" w:type="dxa"/>
            <w:noWrap/>
            <w:hideMark/>
          </w:tcPr>
          <w:p w14:paraId="10694CB9" w14:textId="3549B973" w:rsidR="00F60E09" w:rsidRPr="00B74FD2" w:rsidRDefault="00F60E09" w:rsidP="00F60E09">
            <w:pPr>
              <w:spacing w:line="240" w:lineRule="auto"/>
              <w:ind w:firstLine="0"/>
              <w:rPr>
                <w:bCs/>
              </w:rPr>
            </w:pPr>
            <w:r w:rsidRPr="00290915">
              <w:t>-0.2671</w:t>
            </w:r>
          </w:p>
        </w:tc>
        <w:tc>
          <w:tcPr>
            <w:tcW w:w="1378" w:type="dxa"/>
            <w:noWrap/>
            <w:hideMark/>
          </w:tcPr>
          <w:p w14:paraId="32B10430" w14:textId="3756E4B1" w:rsidR="00F60E09" w:rsidRPr="00B74FD2" w:rsidRDefault="00F60E09" w:rsidP="00F60E09">
            <w:pPr>
              <w:spacing w:line="240" w:lineRule="auto"/>
              <w:ind w:firstLine="0"/>
              <w:rPr>
                <w:bCs/>
              </w:rPr>
            </w:pPr>
            <w:r w:rsidRPr="00290915">
              <w:t>-0.3349</w:t>
            </w:r>
          </w:p>
        </w:tc>
        <w:tc>
          <w:tcPr>
            <w:tcW w:w="1006" w:type="dxa"/>
            <w:noWrap/>
            <w:hideMark/>
          </w:tcPr>
          <w:p w14:paraId="4BFA7B01" w14:textId="06275B03" w:rsidR="00F60E09" w:rsidRPr="00B74FD2" w:rsidRDefault="00F60E09" w:rsidP="00F60E09">
            <w:pPr>
              <w:spacing w:line="240" w:lineRule="auto"/>
              <w:ind w:firstLine="0"/>
              <w:rPr>
                <w:bCs/>
              </w:rPr>
            </w:pPr>
            <w:r w:rsidRPr="00290915">
              <w:t>NA</w:t>
            </w:r>
          </w:p>
        </w:tc>
        <w:tc>
          <w:tcPr>
            <w:tcW w:w="1035" w:type="dxa"/>
            <w:noWrap/>
            <w:hideMark/>
          </w:tcPr>
          <w:p w14:paraId="634DBFD6" w14:textId="2BCDBFE6" w:rsidR="00F60E09" w:rsidRPr="00B74FD2" w:rsidRDefault="00F60E09" w:rsidP="00F60E09">
            <w:pPr>
              <w:spacing w:line="240" w:lineRule="auto"/>
              <w:ind w:firstLine="0"/>
              <w:rPr>
                <w:bCs/>
              </w:rPr>
            </w:pPr>
            <w:r w:rsidRPr="00290915">
              <w:t>+</w:t>
            </w:r>
          </w:p>
        </w:tc>
        <w:tc>
          <w:tcPr>
            <w:tcW w:w="1206" w:type="dxa"/>
            <w:noWrap/>
            <w:hideMark/>
          </w:tcPr>
          <w:p w14:paraId="38C552DA" w14:textId="4BD22485" w:rsidR="00F60E09" w:rsidRPr="00B74FD2" w:rsidRDefault="00F60E09" w:rsidP="00F60E09">
            <w:pPr>
              <w:spacing w:line="240" w:lineRule="auto"/>
              <w:ind w:firstLine="0"/>
              <w:rPr>
                <w:bCs/>
              </w:rPr>
            </w:pPr>
            <w:r w:rsidRPr="00290915">
              <w:t>NA</w:t>
            </w:r>
          </w:p>
        </w:tc>
        <w:tc>
          <w:tcPr>
            <w:tcW w:w="1097" w:type="dxa"/>
            <w:noWrap/>
            <w:hideMark/>
          </w:tcPr>
          <w:p w14:paraId="0508546F" w14:textId="5CBC3683" w:rsidR="00F60E09" w:rsidRPr="00B74FD2" w:rsidRDefault="00F60E09" w:rsidP="00F60E09">
            <w:pPr>
              <w:spacing w:line="240" w:lineRule="auto"/>
              <w:ind w:firstLine="0"/>
              <w:rPr>
                <w:bCs/>
              </w:rPr>
            </w:pPr>
            <w:r w:rsidRPr="00290915">
              <w:t>NA</w:t>
            </w:r>
          </w:p>
        </w:tc>
        <w:tc>
          <w:tcPr>
            <w:tcW w:w="1134" w:type="dxa"/>
            <w:noWrap/>
            <w:hideMark/>
          </w:tcPr>
          <w:p w14:paraId="2B9BD4A2" w14:textId="5751914D" w:rsidR="00F60E09" w:rsidRPr="00B74FD2" w:rsidRDefault="00F60E09" w:rsidP="00F60E09">
            <w:pPr>
              <w:spacing w:line="240" w:lineRule="auto"/>
              <w:ind w:firstLine="0"/>
              <w:rPr>
                <w:bCs/>
              </w:rPr>
            </w:pPr>
            <w:r w:rsidRPr="00290915">
              <w:t>NA</w:t>
            </w:r>
          </w:p>
        </w:tc>
        <w:tc>
          <w:tcPr>
            <w:tcW w:w="711" w:type="dxa"/>
            <w:noWrap/>
            <w:hideMark/>
          </w:tcPr>
          <w:p w14:paraId="14390812" w14:textId="0B3BA5EC" w:rsidR="00F60E09" w:rsidRPr="00B74FD2" w:rsidRDefault="00F60E09" w:rsidP="00F60E09">
            <w:pPr>
              <w:spacing w:line="240" w:lineRule="auto"/>
              <w:ind w:firstLine="0"/>
              <w:rPr>
                <w:bCs/>
              </w:rPr>
            </w:pPr>
            <w:r w:rsidRPr="00290915">
              <w:t>6.00</w:t>
            </w:r>
          </w:p>
        </w:tc>
        <w:tc>
          <w:tcPr>
            <w:tcW w:w="1274" w:type="dxa"/>
            <w:noWrap/>
            <w:hideMark/>
          </w:tcPr>
          <w:p w14:paraId="6AF75D5F" w14:textId="159F4D4E" w:rsidR="00F60E09" w:rsidRPr="00B74FD2" w:rsidRDefault="00F60E09" w:rsidP="00F60E09">
            <w:pPr>
              <w:spacing w:line="240" w:lineRule="auto"/>
              <w:ind w:firstLine="0"/>
              <w:rPr>
                <w:bCs/>
              </w:rPr>
            </w:pPr>
            <w:r w:rsidRPr="00290915">
              <w:t>-8169.99</w:t>
            </w:r>
          </w:p>
        </w:tc>
        <w:tc>
          <w:tcPr>
            <w:tcW w:w="1276" w:type="dxa"/>
            <w:noWrap/>
            <w:hideMark/>
          </w:tcPr>
          <w:p w14:paraId="2EC6069D" w14:textId="1ED3B921" w:rsidR="00F60E09" w:rsidRPr="00B74FD2" w:rsidRDefault="00F60E09" w:rsidP="00F60E09">
            <w:pPr>
              <w:spacing w:line="240" w:lineRule="auto"/>
              <w:ind w:firstLine="0"/>
              <w:rPr>
                <w:bCs/>
              </w:rPr>
            </w:pPr>
            <w:r w:rsidRPr="00290915">
              <w:t>16352.01</w:t>
            </w:r>
          </w:p>
        </w:tc>
        <w:tc>
          <w:tcPr>
            <w:tcW w:w="850" w:type="dxa"/>
            <w:noWrap/>
            <w:hideMark/>
          </w:tcPr>
          <w:p w14:paraId="7DF88DAC" w14:textId="19FF1718" w:rsidR="00F60E09" w:rsidRPr="00B74FD2" w:rsidRDefault="00F60E09" w:rsidP="00F60E09">
            <w:pPr>
              <w:spacing w:line="240" w:lineRule="auto"/>
              <w:ind w:firstLine="0"/>
              <w:rPr>
                <w:bCs/>
              </w:rPr>
            </w:pPr>
            <w:r w:rsidRPr="00290915">
              <w:t>0.00</w:t>
            </w:r>
          </w:p>
        </w:tc>
        <w:tc>
          <w:tcPr>
            <w:tcW w:w="992" w:type="dxa"/>
            <w:noWrap/>
            <w:hideMark/>
          </w:tcPr>
          <w:p w14:paraId="435FFB1E" w14:textId="4454DAC3" w:rsidR="00F60E09" w:rsidRPr="00B74FD2" w:rsidRDefault="00F60E09" w:rsidP="00F60E09">
            <w:pPr>
              <w:spacing w:line="240" w:lineRule="auto"/>
              <w:ind w:firstLine="0"/>
              <w:rPr>
                <w:bCs/>
              </w:rPr>
            </w:pPr>
            <w:r w:rsidRPr="00290915">
              <w:t>0.70</w:t>
            </w:r>
          </w:p>
        </w:tc>
      </w:tr>
      <w:tr w:rsidR="00F60E09" w:rsidRPr="00B74FD2" w14:paraId="2D49C688" w14:textId="77777777" w:rsidTr="00F60E09">
        <w:trPr>
          <w:trHeight w:val="300"/>
        </w:trPr>
        <w:tc>
          <w:tcPr>
            <w:tcW w:w="505" w:type="dxa"/>
            <w:noWrap/>
            <w:hideMark/>
          </w:tcPr>
          <w:p w14:paraId="098202BC" w14:textId="2BAC41DD" w:rsidR="00F60E09" w:rsidRPr="00B74FD2" w:rsidRDefault="00F60E09" w:rsidP="00F60E09">
            <w:pPr>
              <w:spacing w:line="240" w:lineRule="auto"/>
              <w:ind w:firstLine="0"/>
              <w:rPr>
                <w:bCs/>
              </w:rPr>
            </w:pPr>
            <w:r w:rsidRPr="00290915">
              <w:t>9</w:t>
            </w:r>
          </w:p>
        </w:tc>
        <w:tc>
          <w:tcPr>
            <w:tcW w:w="1090" w:type="dxa"/>
            <w:noWrap/>
            <w:hideMark/>
          </w:tcPr>
          <w:p w14:paraId="5BAF9DAB" w14:textId="420D4717" w:rsidR="00F60E09" w:rsidRPr="00B74FD2" w:rsidRDefault="00F60E09" w:rsidP="00F60E09">
            <w:pPr>
              <w:spacing w:line="240" w:lineRule="auto"/>
              <w:ind w:firstLine="0"/>
              <w:rPr>
                <w:bCs/>
              </w:rPr>
            </w:pPr>
            <w:r w:rsidRPr="00290915">
              <w:t>45.2759</w:t>
            </w:r>
          </w:p>
        </w:tc>
        <w:tc>
          <w:tcPr>
            <w:tcW w:w="1203" w:type="dxa"/>
            <w:noWrap/>
            <w:hideMark/>
          </w:tcPr>
          <w:p w14:paraId="7B408BE0" w14:textId="7FCED76F" w:rsidR="00F60E09" w:rsidRPr="00B74FD2" w:rsidRDefault="00F60E09" w:rsidP="00F60E09">
            <w:pPr>
              <w:spacing w:line="240" w:lineRule="auto"/>
              <w:ind w:firstLine="0"/>
              <w:rPr>
                <w:bCs/>
              </w:rPr>
            </w:pPr>
            <w:r w:rsidRPr="00290915">
              <w:t>-0.2599</w:t>
            </w:r>
          </w:p>
        </w:tc>
        <w:tc>
          <w:tcPr>
            <w:tcW w:w="1378" w:type="dxa"/>
            <w:noWrap/>
            <w:hideMark/>
          </w:tcPr>
          <w:p w14:paraId="7642F9A5" w14:textId="515ABE11" w:rsidR="00F60E09" w:rsidRPr="00B74FD2" w:rsidRDefault="00F60E09" w:rsidP="00F60E09">
            <w:pPr>
              <w:spacing w:line="240" w:lineRule="auto"/>
              <w:ind w:firstLine="0"/>
              <w:rPr>
                <w:bCs/>
              </w:rPr>
            </w:pPr>
            <w:r w:rsidRPr="00290915">
              <w:t>NA</w:t>
            </w:r>
          </w:p>
        </w:tc>
        <w:tc>
          <w:tcPr>
            <w:tcW w:w="1006" w:type="dxa"/>
            <w:noWrap/>
            <w:hideMark/>
          </w:tcPr>
          <w:p w14:paraId="02703717" w14:textId="5990C426" w:rsidR="00F60E09" w:rsidRPr="00B74FD2" w:rsidRDefault="00F60E09" w:rsidP="00F60E09">
            <w:pPr>
              <w:spacing w:line="240" w:lineRule="auto"/>
              <w:ind w:firstLine="0"/>
              <w:rPr>
                <w:bCs/>
              </w:rPr>
            </w:pPr>
            <w:r w:rsidRPr="00290915">
              <w:t>NA</w:t>
            </w:r>
          </w:p>
        </w:tc>
        <w:tc>
          <w:tcPr>
            <w:tcW w:w="1035" w:type="dxa"/>
            <w:noWrap/>
            <w:hideMark/>
          </w:tcPr>
          <w:p w14:paraId="25FE227B" w14:textId="23DBAC58" w:rsidR="00F60E09" w:rsidRPr="00B74FD2" w:rsidRDefault="00F60E09" w:rsidP="00F60E09">
            <w:pPr>
              <w:spacing w:line="240" w:lineRule="auto"/>
              <w:ind w:firstLine="0"/>
              <w:rPr>
                <w:bCs/>
              </w:rPr>
            </w:pPr>
            <w:r w:rsidRPr="00290915">
              <w:t>+</w:t>
            </w:r>
          </w:p>
        </w:tc>
        <w:tc>
          <w:tcPr>
            <w:tcW w:w="1206" w:type="dxa"/>
            <w:noWrap/>
            <w:hideMark/>
          </w:tcPr>
          <w:p w14:paraId="217D9A36" w14:textId="77ACE78E" w:rsidR="00F60E09" w:rsidRPr="00B74FD2" w:rsidRDefault="00F60E09" w:rsidP="00F60E09">
            <w:pPr>
              <w:spacing w:line="240" w:lineRule="auto"/>
              <w:ind w:firstLine="0"/>
              <w:rPr>
                <w:bCs/>
              </w:rPr>
            </w:pPr>
            <w:r w:rsidRPr="00290915">
              <w:t>NA</w:t>
            </w:r>
          </w:p>
        </w:tc>
        <w:tc>
          <w:tcPr>
            <w:tcW w:w="1097" w:type="dxa"/>
            <w:noWrap/>
            <w:hideMark/>
          </w:tcPr>
          <w:p w14:paraId="6A91C5B5" w14:textId="7F78CEF6" w:rsidR="00F60E09" w:rsidRPr="00B74FD2" w:rsidRDefault="00F60E09" w:rsidP="00F60E09">
            <w:pPr>
              <w:spacing w:line="240" w:lineRule="auto"/>
              <w:ind w:firstLine="0"/>
              <w:rPr>
                <w:bCs/>
              </w:rPr>
            </w:pPr>
            <w:r w:rsidRPr="00290915">
              <w:t>NA</w:t>
            </w:r>
          </w:p>
        </w:tc>
        <w:tc>
          <w:tcPr>
            <w:tcW w:w="1134" w:type="dxa"/>
            <w:noWrap/>
            <w:hideMark/>
          </w:tcPr>
          <w:p w14:paraId="755AA484" w14:textId="5BB2D190" w:rsidR="00F60E09" w:rsidRPr="00B74FD2" w:rsidRDefault="00F60E09" w:rsidP="00F60E09">
            <w:pPr>
              <w:spacing w:line="240" w:lineRule="auto"/>
              <w:ind w:firstLine="0"/>
              <w:rPr>
                <w:bCs/>
              </w:rPr>
            </w:pPr>
            <w:r w:rsidRPr="00290915">
              <w:t>NA</w:t>
            </w:r>
          </w:p>
        </w:tc>
        <w:tc>
          <w:tcPr>
            <w:tcW w:w="711" w:type="dxa"/>
            <w:noWrap/>
            <w:hideMark/>
          </w:tcPr>
          <w:p w14:paraId="31664E25" w14:textId="06E08A3B" w:rsidR="00F60E09" w:rsidRPr="00B74FD2" w:rsidRDefault="00F60E09" w:rsidP="00F60E09">
            <w:pPr>
              <w:spacing w:line="240" w:lineRule="auto"/>
              <w:ind w:firstLine="0"/>
              <w:rPr>
                <w:bCs/>
              </w:rPr>
            </w:pPr>
            <w:r w:rsidRPr="00290915">
              <w:t>5.00</w:t>
            </w:r>
          </w:p>
        </w:tc>
        <w:tc>
          <w:tcPr>
            <w:tcW w:w="1274" w:type="dxa"/>
            <w:noWrap/>
            <w:hideMark/>
          </w:tcPr>
          <w:p w14:paraId="3CD0B463" w14:textId="45D2C225" w:rsidR="00F60E09" w:rsidRPr="00B74FD2" w:rsidRDefault="00F60E09" w:rsidP="00F60E09">
            <w:pPr>
              <w:spacing w:line="240" w:lineRule="auto"/>
              <w:ind w:firstLine="0"/>
              <w:rPr>
                <w:bCs/>
              </w:rPr>
            </w:pPr>
            <w:r w:rsidRPr="00290915">
              <w:t>-8172.44</w:t>
            </w:r>
          </w:p>
        </w:tc>
        <w:tc>
          <w:tcPr>
            <w:tcW w:w="1276" w:type="dxa"/>
            <w:noWrap/>
            <w:hideMark/>
          </w:tcPr>
          <w:p w14:paraId="2DA516BA" w14:textId="5658D4BD" w:rsidR="00F60E09" w:rsidRPr="00B74FD2" w:rsidRDefault="00F60E09" w:rsidP="00F60E09">
            <w:pPr>
              <w:spacing w:line="240" w:lineRule="auto"/>
              <w:ind w:firstLine="0"/>
              <w:rPr>
                <w:bCs/>
              </w:rPr>
            </w:pPr>
            <w:r w:rsidRPr="00290915">
              <w:t>16354.91</w:t>
            </w:r>
          </w:p>
        </w:tc>
        <w:tc>
          <w:tcPr>
            <w:tcW w:w="850" w:type="dxa"/>
            <w:noWrap/>
            <w:hideMark/>
          </w:tcPr>
          <w:p w14:paraId="3165B277" w14:textId="256047D3" w:rsidR="00F60E09" w:rsidRPr="00B74FD2" w:rsidRDefault="00F60E09" w:rsidP="00F60E09">
            <w:pPr>
              <w:spacing w:line="240" w:lineRule="auto"/>
              <w:ind w:firstLine="0"/>
              <w:rPr>
                <w:bCs/>
              </w:rPr>
            </w:pPr>
            <w:r w:rsidRPr="00290915">
              <w:t>2.90</w:t>
            </w:r>
          </w:p>
        </w:tc>
        <w:tc>
          <w:tcPr>
            <w:tcW w:w="992" w:type="dxa"/>
            <w:noWrap/>
            <w:hideMark/>
          </w:tcPr>
          <w:p w14:paraId="257C515B" w14:textId="7711ED5C" w:rsidR="00F60E09" w:rsidRPr="00B74FD2" w:rsidRDefault="00F60E09" w:rsidP="00F60E09">
            <w:pPr>
              <w:spacing w:line="240" w:lineRule="auto"/>
              <w:ind w:firstLine="0"/>
              <w:rPr>
                <w:bCs/>
              </w:rPr>
            </w:pPr>
            <w:r w:rsidRPr="00290915">
              <w:t>0.16</w:t>
            </w:r>
          </w:p>
        </w:tc>
      </w:tr>
      <w:tr w:rsidR="00F60E09" w:rsidRPr="00B74FD2" w14:paraId="6B3089FA" w14:textId="77777777" w:rsidTr="00F60E09">
        <w:trPr>
          <w:trHeight w:val="300"/>
        </w:trPr>
        <w:tc>
          <w:tcPr>
            <w:tcW w:w="505" w:type="dxa"/>
            <w:noWrap/>
            <w:hideMark/>
          </w:tcPr>
          <w:p w14:paraId="02522B46" w14:textId="79B66663" w:rsidR="00F60E09" w:rsidRPr="00B74FD2" w:rsidRDefault="00F60E09" w:rsidP="00F60E09">
            <w:pPr>
              <w:spacing w:line="240" w:lineRule="auto"/>
              <w:ind w:firstLine="0"/>
              <w:rPr>
                <w:bCs/>
              </w:rPr>
            </w:pPr>
            <w:r w:rsidRPr="00290915">
              <w:t>1</w:t>
            </w:r>
          </w:p>
        </w:tc>
        <w:tc>
          <w:tcPr>
            <w:tcW w:w="1090" w:type="dxa"/>
            <w:noWrap/>
            <w:hideMark/>
          </w:tcPr>
          <w:p w14:paraId="2552C412" w14:textId="672AD1CD" w:rsidR="00F60E09" w:rsidRPr="00B74FD2" w:rsidRDefault="00F60E09" w:rsidP="00F60E09">
            <w:pPr>
              <w:spacing w:line="240" w:lineRule="auto"/>
              <w:ind w:firstLine="0"/>
              <w:rPr>
                <w:bCs/>
              </w:rPr>
            </w:pPr>
            <w:r w:rsidRPr="00290915">
              <w:t>55.7525</w:t>
            </w:r>
          </w:p>
        </w:tc>
        <w:tc>
          <w:tcPr>
            <w:tcW w:w="1203" w:type="dxa"/>
            <w:noWrap/>
            <w:hideMark/>
          </w:tcPr>
          <w:p w14:paraId="73389D63" w14:textId="03520EE0" w:rsidR="00F60E09" w:rsidRPr="00B74FD2" w:rsidRDefault="00F60E09" w:rsidP="00F60E09">
            <w:pPr>
              <w:spacing w:line="240" w:lineRule="auto"/>
              <w:ind w:firstLine="0"/>
              <w:rPr>
                <w:bCs/>
              </w:rPr>
            </w:pPr>
            <w:r w:rsidRPr="00290915">
              <w:t>-0.2720</w:t>
            </w:r>
          </w:p>
        </w:tc>
        <w:tc>
          <w:tcPr>
            <w:tcW w:w="1378" w:type="dxa"/>
            <w:noWrap/>
            <w:hideMark/>
          </w:tcPr>
          <w:p w14:paraId="5DFACE4F" w14:textId="7D7210DD" w:rsidR="00F60E09" w:rsidRPr="00B74FD2" w:rsidRDefault="00F60E09" w:rsidP="00F60E09">
            <w:pPr>
              <w:spacing w:line="240" w:lineRule="auto"/>
              <w:ind w:firstLine="0"/>
              <w:rPr>
                <w:bCs/>
              </w:rPr>
            </w:pPr>
            <w:r w:rsidRPr="00290915">
              <w:t>-0.3702</w:t>
            </w:r>
          </w:p>
        </w:tc>
        <w:tc>
          <w:tcPr>
            <w:tcW w:w="1006" w:type="dxa"/>
            <w:noWrap/>
            <w:hideMark/>
          </w:tcPr>
          <w:p w14:paraId="79C98363" w14:textId="75C49966" w:rsidR="00F60E09" w:rsidRPr="00B74FD2" w:rsidRDefault="00F60E09" w:rsidP="00F60E09">
            <w:pPr>
              <w:spacing w:line="240" w:lineRule="auto"/>
              <w:ind w:firstLine="0"/>
              <w:rPr>
                <w:bCs/>
              </w:rPr>
            </w:pPr>
            <w:r w:rsidRPr="00290915">
              <w:t>NA</w:t>
            </w:r>
          </w:p>
        </w:tc>
        <w:tc>
          <w:tcPr>
            <w:tcW w:w="1035" w:type="dxa"/>
            <w:noWrap/>
            <w:hideMark/>
          </w:tcPr>
          <w:p w14:paraId="42C2733D" w14:textId="687C130E" w:rsidR="00F60E09" w:rsidRPr="00B74FD2" w:rsidRDefault="00F60E09" w:rsidP="00F60E09">
            <w:pPr>
              <w:spacing w:line="240" w:lineRule="auto"/>
              <w:ind w:firstLine="0"/>
              <w:rPr>
                <w:bCs/>
              </w:rPr>
            </w:pPr>
            <w:r w:rsidRPr="00290915">
              <w:t>NA</w:t>
            </w:r>
          </w:p>
        </w:tc>
        <w:tc>
          <w:tcPr>
            <w:tcW w:w="1206" w:type="dxa"/>
            <w:noWrap/>
            <w:hideMark/>
          </w:tcPr>
          <w:p w14:paraId="38CBB1D1" w14:textId="7A776E2F" w:rsidR="00F60E09" w:rsidRPr="00B74FD2" w:rsidRDefault="00F60E09" w:rsidP="00F60E09">
            <w:pPr>
              <w:spacing w:line="240" w:lineRule="auto"/>
              <w:ind w:firstLine="0"/>
              <w:rPr>
                <w:bCs/>
              </w:rPr>
            </w:pPr>
            <w:r w:rsidRPr="00290915">
              <w:t>NA</w:t>
            </w:r>
          </w:p>
        </w:tc>
        <w:tc>
          <w:tcPr>
            <w:tcW w:w="1097" w:type="dxa"/>
            <w:noWrap/>
            <w:hideMark/>
          </w:tcPr>
          <w:p w14:paraId="797183C7" w14:textId="526CC1FC" w:rsidR="00F60E09" w:rsidRPr="00B74FD2" w:rsidRDefault="00F60E09" w:rsidP="00F60E09">
            <w:pPr>
              <w:spacing w:line="240" w:lineRule="auto"/>
              <w:ind w:firstLine="0"/>
              <w:rPr>
                <w:bCs/>
              </w:rPr>
            </w:pPr>
            <w:r w:rsidRPr="00290915">
              <w:t>NA</w:t>
            </w:r>
          </w:p>
        </w:tc>
        <w:tc>
          <w:tcPr>
            <w:tcW w:w="1134" w:type="dxa"/>
            <w:noWrap/>
            <w:hideMark/>
          </w:tcPr>
          <w:p w14:paraId="12D955DE" w14:textId="03173DD6" w:rsidR="00F60E09" w:rsidRPr="00B74FD2" w:rsidRDefault="00F60E09" w:rsidP="00F60E09">
            <w:pPr>
              <w:spacing w:line="240" w:lineRule="auto"/>
              <w:ind w:firstLine="0"/>
              <w:rPr>
                <w:bCs/>
              </w:rPr>
            </w:pPr>
            <w:r w:rsidRPr="00290915">
              <w:t>NA</w:t>
            </w:r>
          </w:p>
        </w:tc>
        <w:tc>
          <w:tcPr>
            <w:tcW w:w="711" w:type="dxa"/>
            <w:noWrap/>
            <w:hideMark/>
          </w:tcPr>
          <w:p w14:paraId="36BFE0C5" w14:textId="37409322" w:rsidR="00F60E09" w:rsidRPr="00B74FD2" w:rsidRDefault="00F60E09" w:rsidP="00F60E09">
            <w:pPr>
              <w:spacing w:line="240" w:lineRule="auto"/>
              <w:ind w:firstLine="0"/>
              <w:rPr>
                <w:bCs/>
              </w:rPr>
            </w:pPr>
            <w:r w:rsidRPr="00290915">
              <w:t>5.00</w:t>
            </w:r>
          </w:p>
        </w:tc>
        <w:tc>
          <w:tcPr>
            <w:tcW w:w="1274" w:type="dxa"/>
            <w:noWrap/>
            <w:hideMark/>
          </w:tcPr>
          <w:p w14:paraId="7A1EA51A" w14:textId="52D9DFD6" w:rsidR="00F60E09" w:rsidRPr="00B74FD2" w:rsidRDefault="00F60E09" w:rsidP="00F60E09">
            <w:pPr>
              <w:spacing w:line="240" w:lineRule="auto"/>
              <w:ind w:firstLine="0"/>
              <w:rPr>
                <w:bCs/>
              </w:rPr>
            </w:pPr>
            <w:r w:rsidRPr="00290915">
              <w:t>-8172.87</w:t>
            </w:r>
          </w:p>
        </w:tc>
        <w:tc>
          <w:tcPr>
            <w:tcW w:w="1276" w:type="dxa"/>
            <w:noWrap/>
            <w:hideMark/>
          </w:tcPr>
          <w:p w14:paraId="04B0D7DA" w14:textId="71146D3E" w:rsidR="00F60E09" w:rsidRPr="00B74FD2" w:rsidRDefault="00F60E09" w:rsidP="00F60E09">
            <w:pPr>
              <w:spacing w:line="240" w:lineRule="auto"/>
              <w:ind w:firstLine="0"/>
              <w:rPr>
                <w:bCs/>
              </w:rPr>
            </w:pPr>
            <w:r w:rsidRPr="00290915">
              <w:t>16355.76</w:t>
            </w:r>
          </w:p>
        </w:tc>
        <w:tc>
          <w:tcPr>
            <w:tcW w:w="850" w:type="dxa"/>
            <w:noWrap/>
            <w:hideMark/>
          </w:tcPr>
          <w:p w14:paraId="0F556DFC" w14:textId="6DD21594" w:rsidR="00F60E09" w:rsidRPr="00B74FD2" w:rsidRDefault="00F60E09" w:rsidP="00F60E09">
            <w:pPr>
              <w:spacing w:line="240" w:lineRule="auto"/>
              <w:ind w:firstLine="0"/>
              <w:rPr>
                <w:bCs/>
              </w:rPr>
            </w:pPr>
            <w:r w:rsidRPr="00290915">
              <w:t>3.75</w:t>
            </w:r>
          </w:p>
        </w:tc>
        <w:tc>
          <w:tcPr>
            <w:tcW w:w="992" w:type="dxa"/>
            <w:noWrap/>
            <w:hideMark/>
          </w:tcPr>
          <w:p w14:paraId="5B692154" w14:textId="2CC4C128" w:rsidR="00F60E09" w:rsidRPr="00B74FD2" w:rsidRDefault="00F60E09" w:rsidP="00F60E09">
            <w:pPr>
              <w:spacing w:line="240" w:lineRule="auto"/>
              <w:ind w:firstLine="0"/>
              <w:rPr>
                <w:bCs/>
              </w:rPr>
            </w:pPr>
            <w:r w:rsidRPr="00290915">
              <w:t>0.11</w:t>
            </w:r>
          </w:p>
        </w:tc>
      </w:tr>
      <w:tr w:rsidR="00F60E09" w:rsidRPr="00B74FD2" w14:paraId="75AF5736" w14:textId="77777777" w:rsidTr="00F60E09">
        <w:trPr>
          <w:trHeight w:val="300"/>
        </w:trPr>
        <w:tc>
          <w:tcPr>
            <w:tcW w:w="505" w:type="dxa"/>
            <w:noWrap/>
            <w:hideMark/>
          </w:tcPr>
          <w:p w14:paraId="402A1C54" w14:textId="23ABBE51" w:rsidR="00F60E09" w:rsidRPr="00B74FD2" w:rsidRDefault="00F60E09" w:rsidP="00F60E09">
            <w:pPr>
              <w:spacing w:line="240" w:lineRule="auto"/>
              <w:ind w:firstLine="0"/>
              <w:rPr>
                <w:bCs/>
              </w:rPr>
            </w:pPr>
            <w:r w:rsidRPr="00290915">
              <w:t>2</w:t>
            </w:r>
          </w:p>
        </w:tc>
        <w:tc>
          <w:tcPr>
            <w:tcW w:w="1090" w:type="dxa"/>
            <w:noWrap/>
            <w:hideMark/>
          </w:tcPr>
          <w:p w14:paraId="2A8D9A8F" w14:textId="354A96BC" w:rsidR="00F60E09" w:rsidRPr="00B74FD2" w:rsidRDefault="00F60E09" w:rsidP="00F60E09">
            <w:pPr>
              <w:spacing w:line="240" w:lineRule="auto"/>
              <w:ind w:firstLine="0"/>
              <w:rPr>
                <w:bCs/>
              </w:rPr>
            </w:pPr>
            <w:r w:rsidRPr="00290915">
              <w:t>45.4791</w:t>
            </w:r>
          </w:p>
        </w:tc>
        <w:tc>
          <w:tcPr>
            <w:tcW w:w="1203" w:type="dxa"/>
            <w:noWrap/>
            <w:hideMark/>
          </w:tcPr>
          <w:p w14:paraId="156F23D6" w14:textId="5E904DE6" w:rsidR="00F60E09" w:rsidRPr="00B74FD2" w:rsidRDefault="00F60E09" w:rsidP="00F60E09">
            <w:pPr>
              <w:spacing w:line="240" w:lineRule="auto"/>
              <w:ind w:firstLine="0"/>
              <w:rPr>
                <w:bCs/>
              </w:rPr>
            </w:pPr>
            <w:r w:rsidRPr="00290915">
              <w:t>-0.2648</w:t>
            </w:r>
          </w:p>
        </w:tc>
        <w:tc>
          <w:tcPr>
            <w:tcW w:w="1378" w:type="dxa"/>
            <w:noWrap/>
            <w:hideMark/>
          </w:tcPr>
          <w:p w14:paraId="63BE91F2" w14:textId="3F2C9732" w:rsidR="00F60E09" w:rsidRPr="00B74FD2" w:rsidRDefault="00F60E09" w:rsidP="00F60E09">
            <w:pPr>
              <w:spacing w:line="240" w:lineRule="auto"/>
              <w:ind w:firstLine="0"/>
              <w:rPr>
                <w:bCs/>
              </w:rPr>
            </w:pPr>
            <w:r w:rsidRPr="00290915">
              <w:t>NA</w:t>
            </w:r>
          </w:p>
        </w:tc>
        <w:tc>
          <w:tcPr>
            <w:tcW w:w="1006" w:type="dxa"/>
            <w:noWrap/>
            <w:hideMark/>
          </w:tcPr>
          <w:p w14:paraId="20F1DC83" w14:textId="25911871" w:rsidR="00F60E09" w:rsidRPr="00B74FD2" w:rsidRDefault="00F60E09" w:rsidP="00F60E09">
            <w:pPr>
              <w:spacing w:line="240" w:lineRule="auto"/>
              <w:ind w:firstLine="0"/>
              <w:rPr>
                <w:bCs/>
              </w:rPr>
            </w:pPr>
            <w:r w:rsidRPr="00290915">
              <w:t>NA</w:t>
            </w:r>
          </w:p>
        </w:tc>
        <w:tc>
          <w:tcPr>
            <w:tcW w:w="1035" w:type="dxa"/>
            <w:noWrap/>
            <w:hideMark/>
          </w:tcPr>
          <w:p w14:paraId="79A56122" w14:textId="6382FCF5" w:rsidR="00F60E09" w:rsidRPr="00B74FD2" w:rsidRDefault="00F60E09" w:rsidP="00F60E09">
            <w:pPr>
              <w:spacing w:line="240" w:lineRule="auto"/>
              <w:ind w:firstLine="0"/>
              <w:rPr>
                <w:bCs/>
              </w:rPr>
            </w:pPr>
            <w:r w:rsidRPr="00290915">
              <w:t>NA</w:t>
            </w:r>
          </w:p>
        </w:tc>
        <w:tc>
          <w:tcPr>
            <w:tcW w:w="1206" w:type="dxa"/>
            <w:noWrap/>
            <w:hideMark/>
          </w:tcPr>
          <w:p w14:paraId="588C437F" w14:textId="36EA3D29" w:rsidR="00F60E09" w:rsidRPr="00B74FD2" w:rsidRDefault="00F60E09" w:rsidP="00F60E09">
            <w:pPr>
              <w:spacing w:line="240" w:lineRule="auto"/>
              <w:ind w:firstLine="0"/>
              <w:rPr>
                <w:bCs/>
              </w:rPr>
            </w:pPr>
            <w:r w:rsidRPr="00290915">
              <w:t>NA</w:t>
            </w:r>
          </w:p>
        </w:tc>
        <w:tc>
          <w:tcPr>
            <w:tcW w:w="1097" w:type="dxa"/>
            <w:noWrap/>
            <w:hideMark/>
          </w:tcPr>
          <w:p w14:paraId="1806396E" w14:textId="50D61E91" w:rsidR="00F60E09" w:rsidRPr="00B74FD2" w:rsidRDefault="00F60E09" w:rsidP="00F60E09">
            <w:pPr>
              <w:spacing w:line="240" w:lineRule="auto"/>
              <w:ind w:firstLine="0"/>
              <w:rPr>
                <w:bCs/>
              </w:rPr>
            </w:pPr>
            <w:r w:rsidRPr="00290915">
              <w:t>NA</w:t>
            </w:r>
          </w:p>
        </w:tc>
        <w:tc>
          <w:tcPr>
            <w:tcW w:w="1134" w:type="dxa"/>
            <w:noWrap/>
            <w:hideMark/>
          </w:tcPr>
          <w:p w14:paraId="41D5DFB7" w14:textId="0681906A" w:rsidR="00F60E09" w:rsidRPr="00B74FD2" w:rsidRDefault="00F60E09" w:rsidP="00F60E09">
            <w:pPr>
              <w:spacing w:line="240" w:lineRule="auto"/>
              <w:ind w:firstLine="0"/>
              <w:rPr>
                <w:bCs/>
              </w:rPr>
            </w:pPr>
            <w:r w:rsidRPr="00290915">
              <w:t>NA</w:t>
            </w:r>
          </w:p>
        </w:tc>
        <w:tc>
          <w:tcPr>
            <w:tcW w:w="711" w:type="dxa"/>
            <w:noWrap/>
            <w:hideMark/>
          </w:tcPr>
          <w:p w14:paraId="44F45682" w14:textId="658628AD" w:rsidR="00F60E09" w:rsidRPr="00B74FD2" w:rsidRDefault="00F60E09" w:rsidP="00F60E09">
            <w:pPr>
              <w:spacing w:line="240" w:lineRule="auto"/>
              <w:ind w:firstLine="0"/>
              <w:rPr>
                <w:bCs/>
              </w:rPr>
            </w:pPr>
            <w:r w:rsidRPr="00290915">
              <w:t>4.00</w:t>
            </w:r>
          </w:p>
        </w:tc>
        <w:tc>
          <w:tcPr>
            <w:tcW w:w="1274" w:type="dxa"/>
            <w:noWrap/>
            <w:hideMark/>
          </w:tcPr>
          <w:p w14:paraId="6CA789B2" w14:textId="53A9A5AB" w:rsidR="00F60E09" w:rsidRPr="00B74FD2" w:rsidRDefault="00F60E09" w:rsidP="00F60E09">
            <w:pPr>
              <w:spacing w:line="240" w:lineRule="auto"/>
              <w:ind w:firstLine="0"/>
              <w:rPr>
                <w:bCs/>
              </w:rPr>
            </w:pPr>
            <w:r w:rsidRPr="00290915">
              <w:t>-8176.19</w:t>
            </w:r>
          </w:p>
        </w:tc>
        <w:tc>
          <w:tcPr>
            <w:tcW w:w="1276" w:type="dxa"/>
            <w:noWrap/>
            <w:hideMark/>
          </w:tcPr>
          <w:p w14:paraId="725A7503" w14:textId="3A4FF814" w:rsidR="00F60E09" w:rsidRPr="00B74FD2" w:rsidRDefault="00F60E09" w:rsidP="00F60E09">
            <w:pPr>
              <w:spacing w:line="240" w:lineRule="auto"/>
              <w:ind w:firstLine="0"/>
              <w:rPr>
                <w:bCs/>
              </w:rPr>
            </w:pPr>
            <w:r w:rsidRPr="00290915">
              <w:t>16360.40</w:t>
            </w:r>
          </w:p>
        </w:tc>
        <w:tc>
          <w:tcPr>
            <w:tcW w:w="850" w:type="dxa"/>
            <w:noWrap/>
            <w:hideMark/>
          </w:tcPr>
          <w:p w14:paraId="1347DDF7" w14:textId="2662F98A" w:rsidR="00F60E09" w:rsidRPr="00B74FD2" w:rsidRDefault="00F60E09" w:rsidP="00F60E09">
            <w:pPr>
              <w:spacing w:line="240" w:lineRule="auto"/>
              <w:ind w:firstLine="0"/>
              <w:rPr>
                <w:bCs/>
              </w:rPr>
            </w:pPr>
            <w:r w:rsidRPr="00290915">
              <w:t>8.39</w:t>
            </w:r>
          </w:p>
        </w:tc>
        <w:tc>
          <w:tcPr>
            <w:tcW w:w="992" w:type="dxa"/>
            <w:noWrap/>
            <w:hideMark/>
          </w:tcPr>
          <w:p w14:paraId="471B1988" w14:textId="6C7913B0" w:rsidR="00F60E09" w:rsidRPr="00B74FD2" w:rsidRDefault="00F60E09" w:rsidP="00F60E09">
            <w:pPr>
              <w:spacing w:line="240" w:lineRule="auto"/>
              <w:ind w:firstLine="0"/>
              <w:rPr>
                <w:bCs/>
              </w:rPr>
            </w:pPr>
            <w:r w:rsidRPr="00290915">
              <w:t>0.01</w:t>
            </w:r>
          </w:p>
        </w:tc>
      </w:tr>
      <w:tr w:rsidR="00F60E09" w:rsidRPr="00B74FD2" w14:paraId="04AE40A5" w14:textId="77777777" w:rsidTr="00F60E09">
        <w:trPr>
          <w:trHeight w:val="300"/>
        </w:trPr>
        <w:tc>
          <w:tcPr>
            <w:tcW w:w="505" w:type="dxa"/>
            <w:noWrap/>
            <w:hideMark/>
          </w:tcPr>
          <w:p w14:paraId="62B1A688" w14:textId="09753BC0" w:rsidR="00F60E09" w:rsidRPr="00B74FD2" w:rsidRDefault="00F60E09" w:rsidP="00F60E09">
            <w:pPr>
              <w:spacing w:line="240" w:lineRule="auto"/>
              <w:ind w:firstLine="0"/>
              <w:rPr>
                <w:bCs/>
              </w:rPr>
            </w:pPr>
            <w:r w:rsidRPr="00290915">
              <w:t>4</w:t>
            </w:r>
          </w:p>
        </w:tc>
        <w:tc>
          <w:tcPr>
            <w:tcW w:w="1090" w:type="dxa"/>
            <w:noWrap/>
            <w:hideMark/>
          </w:tcPr>
          <w:p w14:paraId="544E893F" w14:textId="1D4FA66C" w:rsidR="00F60E09" w:rsidRPr="00B74FD2" w:rsidRDefault="00F60E09" w:rsidP="00F60E09">
            <w:pPr>
              <w:spacing w:line="240" w:lineRule="auto"/>
              <w:ind w:firstLine="0"/>
              <w:rPr>
                <w:bCs/>
              </w:rPr>
            </w:pPr>
            <w:r w:rsidRPr="00290915">
              <w:t>55.9070</w:t>
            </w:r>
          </w:p>
        </w:tc>
        <w:tc>
          <w:tcPr>
            <w:tcW w:w="1203" w:type="dxa"/>
            <w:noWrap/>
            <w:hideMark/>
          </w:tcPr>
          <w:p w14:paraId="63F4078F" w14:textId="69270957" w:rsidR="00F60E09" w:rsidRPr="00B74FD2" w:rsidRDefault="00F60E09" w:rsidP="00F60E09">
            <w:pPr>
              <w:spacing w:line="240" w:lineRule="auto"/>
              <w:ind w:firstLine="0"/>
              <w:rPr>
                <w:bCs/>
              </w:rPr>
            </w:pPr>
            <w:r w:rsidRPr="00290915">
              <w:t>-0.2717</w:t>
            </w:r>
          </w:p>
        </w:tc>
        <w:tc>
          <w:tcPr>
            <w:tcW w:w="1378" w:type="dxa"/>
            <w:noWrap/>
            <w:hideMark/>
          </w:tcPr>
          <w:p w14:paraId="23D2D257" w14:textId="651A9CB8" w:rsidR="00F60E09" w:rsidRPr="00B74FD2" w:rsidRDefault="00F60E09" w:rsidP="00F60E09">
            <w:pPr>
              <w:spacing w:line="240" w:lineRule="auto"/>
              <w:ind w:firstLine="0"/>
              <w:rPr>
                <w:bCs/>
              </w:rPr>
            </w:pPr>
            <w:r w:rsidRPr="00290915">
              <w:t>-0.3750</w:t>
            </w:r>
          </w:p>
        </w:tc>
        <w:tc>
          <w:tcPr>
            <w:tcW w:w="1006" w:type="dxa"/>
            <w:noWrap/>
            <w:hideMark/>
          </w:tcPr>
          <w:p w14:paraId="69DC21D4" w14:textId="6827929E" w:rsidR="00F60E09" w:rsidRPr="00B74FD2" w:rsidRDefault="00F60E09" w:rsidP="00F60E09">
            <w:pPr>
              <w:spacing w:line="240" w:lineRule="auto"/>
              <w:ind w:firstLine="0"/>
              <w:rPr>
                <w:bCs/>
              </w:rPr>
            </w:pPr>
            <w:r w:rsidRPr="00290915">
              <w:t>-0.0149</w:t>
            </w:r>
          </w:p>
        </w:tc>
        <w:tc>
          <w:tcPr>
            <w:tcW w:w="1035" w:type="dxa"/>
            <w:noWrap/>
            <w:hideMark/>
          </w:tcPr>
          <w:p w14:paraId="3D0AB422" w14:textId="52B03B42" w:rsidR="00F60E09" w:rsidRPr="00B74FD2" w:rsidRDefault="00F60E09" w:rsidP="00F60E09">
            <w:pPr>
              <w:spacing w:line="240" w:lineRule="auto"/>
              <w:ind w:firstLine="0"/>
              <w:rPr>
                <w:bCs/>
              </w:rPr>
            </w:pPr>
            <w:r w:rsidRPr="00290915">
              <w:t>NA</w:t>
            </w:r>
          </w:p>
        </w:tc>
        <w:tc>
          <w:tcPr>
            <w:tcW w:w="1206" w:type="dxa"/>
            <w:noWrap/>
            <w:hideMark/>
          </w:tcPr>
          <w:p w14:paraId="5EAD4854" w14:textId="601697D6" w:rsidR="00F60E09" w:rsidRPr="00B74FD2" w:rsidRDefault="00F60E09" w:rsidP="00F60E09">
            <w:pPr>
              <w:spacing w:line="240" w:lineRule="auto"/>
              <w:ind w:firstLine="0"/>
              <w:rPr>
                <w:bCs/>
              </w:rPr>
            </w:pPr>
            <w:r w:rsidRPr="00290915">
              <w:t>NA</w:t>
            </w:r>
          </w:p>
        </w:tc>
        <w:tc>
          <w:tcPr>
            <w:tcW w:w="1097" w:type="dxa"/>
            <w:noWrap/>
            <w:hideMark/>
          </w:tcPr>
          <w:p w14:paraId="38BC9F66" w14:textId="70AD2FD8" w:rsidR="00F60E09" w:rsidRPr="00B74FD2" w:rsidRDefault="00F60E09" w:rsidP="00F60E09">
            <w:pPr>
              <w:spacing w:line="240" w:lineRule="auto"/>
              <w:ind w:firstLine="0"/>
              <w:rPr>
                <w:bCs/>
              </w:rPr>
            </w:pPr>
            <w:r w:rsidRPr="00290915">
              <w:t>NA</w:t>
            </w:r>
          </w:p>
        </w:tc>
        <w:tc>
          <w:tcPr>
            <w:tcW w:w="1134" w:type="dxa"/>
            <w:noWrap/>
            <w:hideMark/>
          </w:tcPr>
          <w:p w14:paraId="373BE093" w14:textId="1BFA9CF5" w:rsidR="00F60E09" w:rsidRPr="00B74FD2" w:rsidRDefault="00F60E09" w:rsidP="00F60E09">
            <w:pPr>
              <w:spacing w:line="240" w:lineRule="auto"/>
              <w:ind w:firstLine="0"/>
              <w:rPr>
                <w:bCs/>
              </w:rPr>
            </w:pPr>
            <w:r w:rsidRPr="00290915">
              <w:t>NA</w:t>
            </w:r>
          </w:p>
        </w:tc>
        <w:tc>
          <w:tcPr>
            <w:tcW w:w="711" w:type="dxa"/>
            <w:noWrap/>
            <w:hideMark/>
          </w:tcPr>
          <w:p w14:paraId="0F233D0C" w14:textId="34714AD4" w:rsidR="00F60E09" w:rsidRPr="00B74FD2" w:rsidRDefault="00F60E09" w:rsidP="00F60E09">
            <w:pPr>
              <w:spacing w:line="240" w:lineRule="auto"/>
              <w:ind w:firstLine="0"/>
              <w:rPr>
                <w:bCs/>
              </w:rPr>
            </w:pPr>
            <w:r w:rsidRPr="00290915">
              <w:t>6.00</w:t>
            </w:r>
          </w:p>
        </w:tc>
        <w:tc>
          <w:tcPr>
            <w:tcW w:w="1274" w:type="dxa"/>
            <w:noWrap/>
            <w:hideMark/>
          </w:tcPr>
          <w:p w14:paraId="55E9C070" w14:textId="1F18F27E" w:rsidR="00F60E09" w:rsidRPr="00B74FD2" w:rsidRDefault="00F60E09" w:rsidP="00F60E09">
            <w:pPr>
              <w:spacing w:line="240" w:lineRule="auto"/>
              <w:ind w:firstLine="0"/>
              <w:rPr>
                <w:bCs/>
              </w:rPr>
            </w:pPr>
            <w:r w:rsidRPr="00290915">
              <w:t>-8174.83</w:t>
            </w:r>
          </w:p>
        </w:tc>
        <w:tc>
          <w:tcPr>
            <w:tcW w:w="1276" w:type="dxa"/>
            <w:noWrap/>
            <w:hideMark/>
          </w:tcPr>
          <w:p w14:paraId="038862AE" w14:textId="0CBEDFF4" w:rsidR="00F60E09" w:rsidRPr="00B74FD2" w:rsidRDefault="00F60E09" w:rsidP="00F60E09">
            <w:pPr>
              <w:spacing w:line="240" w:lineRule="auto"/>
              <w:ind w:firstLine="0"/>
              <w:rPr>
                <w:bCs/>
              </w:rPr>
            </w:pPr>
            <w:r w:rsidRPr="00290915">
              <w:t>16361.70</w:t>
            </w:r>
          </w:p>
        </w:tc>
        <w:tc>
          <w:tcPr>
            <w:tcW w:w="850" w:type="dxa"/>
            <w:noWrap/>
            <w:hideMark/>
          </w:tcPr>
          <w:p w14:paraId="223E6675" w14:textId="1C3B3CCB" w:rsidR="00F60E09" w:rsidRPr="00B74FD2" w:rsidRDefault="00F60E09" w:rsidP="00F60E09">
            <w:pPr>
              <w:spacing w:line="240" w:lineRule="auto"/>
              <w:ind w:firstLine="0"/>
              <w:rPr>
                <w:bCs/>
              </w:rPr>
            </w:pPr>
            <w:r w:rsidRPr="00290915">
              <w:t>9.69</w:t>
            </w:r>
          </w:p>
        </w:tc>
        <w:tc>
          <w:tcPr>
            <w:tcW w:w="992" w:type="dxa"/>
            <w:noWrap/>
            <w:hideMark/>
          </w:tcPr>
          <w:p w14:paraId="4EED67A7" w14:textId="0C949F73" w:rsidR="00F60E09" w:rsidRPr="00B74FD2" w:rsidRDefault="00F60E09" w:rsidP="00F60E09">
            <w:pPr>
              <w:spacing w:line="240" w:lineRule="auto"/>
              <w:ind w:firstLine="0"/>
              <w:rPr>
                <w:bCs/>
              </w:rPr>
            </w:pPr>
            <w:r w:rsidRPr="00290915">
              <w:t>0.01</w:t>
            </w:r>
          </w:p>
        </w:tc>
      </w:tr>
      <w:tr w:rsidR="00F60E09" w:rsidRPr="00B74FD2" w14:paraId="0BE532A7" w14:textId="77777777" w:rsidTr="00F60E09">
        <w:trPr>
          <w:trHeight w:val="300"/>
        </w:trPr>
        <w:tc>
          <w:tcPr>
            <w:tcW w:w="505" w:type="dxa"/>
            <w:noWrap/>
            <w:hideMark/>
          </w:tcPr>
          <w:p w14:paraId="2BF2BEA7" w14:textId="20480783" w:rsidR="00F60E09" w:rsidRPr="00B74FD2" w:rsidRDefault="00F60E09" w:rsidP="00F60E09">
            <w:pPr>
              <w:spacing w:line="240" w:lineRule="auto"/>
              <w:ind w:firstLine="0"/>
              <w:rPr>
                <w:bCs/>
              </w:rPr>
            </w:pPr>
            <w:r w:rsidRPr="00290915">
              <w:t>8</w:t>
            </w:r>
          </w:p>
        </w:tc>
        <w:tc>
          <w:tcPr>
            <w:tcW w:w="1090" w:type="dxa"/>
            <w:noWrap/>
            <w:hideMark/>
          </w:tcPr>
          <w:p w14:paraId="1A88D5CD" w14:textId="05C50892" w:rsidR="00F60E09" w:rsidRPr="00B74FD2" w:rsidRDefault="00F60E09" w:rsidP="00F60E09">
            <w:pPr>
              <w:spacing w:line="240" w:lineRule="auto"/>
              <w:ind w:firstLine="0"/>
              <w:rPr>
                <w:bCs/>
              </w:rPr>
            </w:pPr>
            <w:r w:rsidRPr="00290915">
              <w:t>52.9900</w:t>
            </w:r>
          </w:p>
        </w:tc>
        <w:tc>
          <w:tcPr>
            <w:tcW w:w="1203" w:type="dxa"/>
            <w:noWrap/>
            <w:hideMark/>
          </w:tcPr>
          <w:p w14:paraId="0E7ED7BE" w14:textId="0DB6F77A" w:rsidR="00F60E09" w:rsidRPr="00B74FD2" w:rsidRDefault="00F60E09" w:rsidP="00F60E09">
            <w:pPr>
              <w:spacing w:line="240" w:lineRule="auto"/>
              <w:ind w:firstLine="0"/>
              <w:rPr>
                <w:bCs/>
              </w:rPr>
            </w:pPr>
            <w:r w:rsidRPr="00290915">
              <w:t>NA</w:t>
            </w:r>
          </w:p>
        </w:tc>
        <w:tc>
          <w:tcPr>
            <w:tcW w:w="1378" w:type="dxa"/>
            <w:noWrap/>
            <w:hideMark/>
          </w:tcPr>
          <w:p w14:paraId="33274554" w14:textId="2F9D8E33" w:rsidR="00F60E09" w:rsidRPr="00B74FD2" w:rsidRDefault="00F60E09" w:rsidP="00F60E09">
            <w:pPr>
              <w:spacing w:line="240" w:lineRule="auto"/>
              <w:ind w:firstLine="0"/>
              <w:rPr>
                <w:bCs/>
              </w:rPr>
            </w:pPr>
            <w:r w:rsidRPr="00290915">
              <w:t>-0.3145</w:t>
            </w:r>
          </w:p>
        </w:tc>
        <w:tc>
          <w:tcPr>
            <w:tcW w:w="1006" w:type="dxa"/>
            <w:noWrap/>
            <w:hideMark/>
          </w:tcPr>
          <w:p w14:paraId="049B6EED" w14:textId="1EC61A1F" w:rsidR="00F60E09" w:rsidRPr="00B74FD2" w:rsidRDefault="00F60E09" w:rsidP="00F60E09">
            <w:pPr>
              <w:spacing w:line="240" w:lineRule="auto"/>
              <w:ind w:firstLine="0"/>
              <w:rPr>
                <w:bCs/>
              </w:rPr>
            </w:pPr>
            <w:r w:rsidRPr="00290915">
              <w:t>NA</w:t>
            </w:r>
          </w:p>
        </w:tc>
        <w:tc>
          <w:tcPr>
            <w:tcW w:w="1035" w:type="dxa"/>
            <w:noWrap/>
            <w:hideMark/>
          </w:tcPr>
          <w:p w14:paraId="59FB318B" w14:textId="56D1E8D8" w:rsidR="00F60E09" w:rsidRPr="00B74FD2" w:rsidRDefault="00F60E09" w:rsidP="00F60E09">
            <w:pPr>
              <w:spacing w:line="240" w:lineRule="auto"/>
              <w:ind w:firstLine="0"/>
              <w:rPr>
                <w:bCs/>
              </w:rPr>
            </w:pPr>
            <w:r w:rsidRPr="00290915">
              <w:t>+</w:t>
            </w:r>
          </w:p>
        </w:tc>
        <w:tc>
          <w:tcPr>
            <w:tcW w:w="1206" w:type="dxa"/>
            <w:noWrap/>
            <w:hideMark/>
          </w:tcPr>
          <w:p w14:paraId="14A88B39" w14:textId="6EC74785" w:rsidR="00F60E09" w:rsidRPr="00B74FD2" w:rsidRDefault="00F60E09" w:rsidP="00F60E09">
            <w:pPr>
              <w:spacing w:line="240" w:lineRule="auto"/>
              <w:ind w:firstLine="0"/>
              <w:rPr>
                <w:bCs/>
              </w:rPr>
            </w:pPr>
            <w:r w:rsidRPr="00290915">
              <w:t>NA</w:t>
            </w:r>
          </w:p>
        </w:tc>
        <w:tc>
          <w:tcPr>
            <w:tcW w:w="1097" w:type="dxa"/>
            <w:noWrap/>
            <w:hideMark/>
          </w:tcPr>
          <w:p w14:paraId="20F1C880" w14:textId="6A9808B8" w:rsidR="00F60E09" w:rsidRPr="00B74FD2" w:rsidRDefault="00F60E09" w:rsidP="00F60E09">
            <w:pPr>
              <w:spacing w:line="240" w:lineRule="auto"/>
              <w:ind w:firstLine="0"/>
              <w:rPr>
                <w:bCs/>
              </w:rPr>
            </w:pPr>
            <w:r w:rsidRPr="00290915">
              <w:t>NA</w:t>
            </w:r>
          </w:p>
        </w:tc>
        <w:tc>
          <w:tcPr>
            <w:tcW w:w="1134" w:type="dxa"/>
            <w:noWrap/>
            <w:hideMark/>
          </w:tcPr>
          <w:p w14:paraId="76A59237" w14:textId="63046E23" w:rsidR="00F60E09" w:rsidRPr="00B74FD2" w:rsidRDefault="00F60E09" w:rsidP="00F60E09">
            <w:pPr>
              <w:spacing w:line="240" w:lineRule="auto"/>
              <w:ind w:firstLine="0"/>
              <w:rPr>
                <w:bCs/>
              </w:rPr>
            </w:pPr>
            <w:r w:rsidRPr="00290915">
              <w:t>NA</w:t>
            </w:r>
          </w:p>
        </w:tc>
        <w:tc>
          <w:tcPr>
            <w:tcW w:w="711" w:type="dxa"/>
            <w:noWrap/>
            <w:hideMark/>
          </w:tcPr>
          <w:p w14:paraId="48E73F44" w14:textId="38C3CEED" w:rsidR="00F60E09" w:rsidRPr="00B74FD2" w:rsidRDefault="00F60E09" w:rsidP="00F60E09">
            <w:pPr>
              <w:spacing w:line="240" w:lineRule="auto"/>
              <w:ind w:firstLine="0"/>
              <w:rPr>
                <w:bCs/>
              </w:rPr>
            </w:pPr>
            <w:r w:rsidRPr="00290915">
              <w:t>5.00</w:t>
            </w:r>
          </w:p>
        </w:tc>
        <w:tc>
          <w:tcPr>
            <w:tcW w:w="1274" w:type="dxa"/>
            <w:noWrap/>
            <w:hideMark/>
          </w:tcPr>
          <w:p w14:paraId="6A72F422" w14:textId="7D26C710" w:rsidR="00F60E09" w:rsidRPr="00B74FD2" w:rsidRDefault="00F60E09" w:rsidP="00F60E09">
            <w:pPr>
              <w:spacing w:line="240" w:lineRule="auto"/>
              <w:ind w:firstLine="0"/>
              <w:rPr>
                <w:bCs/>
              </w:rPr>
            </w:pPr>
            <w:r w:rsidRPr="00290915">
              <w:t>-8176.32</w:t>
            </w:r>
          </w:p>
        </w:tc>
        <w:tc>
          <w:tcPr>
            <w:tcW w:w="1276" w:type="dxa"/>
            <w:noWrap/>
            <w:hideMark/>
          </w:tcPr>
          <w:p w14:paraId="570CB3C9" w14:textId="14550D27" w:rsidR="00F60E09" w:rsidRPr="00B74FD2" w:rsidRDefault="00F60E09" w:rsidP="00F60E09">
            <w:pPr>
              <w:spacing w:line="240" w:lineRule="auto"/>
              <w:ind w:firstLine="0"/>
              <w:rPr>
                <w:bCs/>
              </w:rPr>
            </w:pPr>
            <w:r w:rsidRPr="00290915">
              <w:t>16362.66</w:t>
            </w:r>
          </w:p>
        </w:tc>
        <w:tc>
          <w:tcPr>
            <w:tcW w:w="850" w:type="dxa"/>
            <w:noWrap/>
            <w:hideMark/>
          </w:tcPr>
          <w:p w14:paraId="1D5A1464" w14:textId="292E79B9" w:rsidR="00F60E09" w:rsidRPr="00B74FD2" w:rsidRDefault="00F60E09" w:rsidP="00F60E09">
            <w:pPr>
              <w:spacing w:line="240" w:lineRule="auto"/>
              <w:ind w:firstLine="0"/>
              <w:rPr>
                <w:bCs/>
              </w:rPr>
            </w:pPr>
            <w:r w:rsidRPr="00290915">
              <w:t>10.65</w:t>
            </w:r>
          </w:p>
        </w:tc>
        <w:tc>
          <w:tcPr>
            <w:tcW w:w="992" w:type="dxa"/>
            <w:noWrap/>
            <w:hideMark/>
          </w:tcPr>
          <w:p w14:paraId="23CD0929" w14:textId="67A4463B" w:rsidR="00F60E09" w:rsidRPr="00B74FD2" w:rsidRDefault="00F60E09" w:rsidP="00F60E09">
            <w:pPr>
              <w:spacing w:line="240" w:lineRule="auto"/>
              <w:ind w:firstLine="0"/>
              <w:rPr>
                <w:bCs/>
              </w:rPr>
            </w:pPr>
            <w:r w:rsidRPr="00290915">
              <w:t>0.00</w:t>
            </w:r>
          </w:p>
        </w:tc>
      </w:tr>
      <w:tr w:rsidR="00F60E09" w:rsidRPr="00B74FD2" w14:paraId="5F197C83" w14:textId="77777777" w:rsidTr="00F60E09">
        <w:trPr>
          <w:trHeight w:val="300"/>
        </w:trPr>
        <w:tc>
          <w:tcPr>
            <w:tcW w:w="505" w:type="dxa"/>
            <w:noWrap/>
            <w:hideMark/>
          </w:tcPr>
          <w:p w14:paraId="72D4F274" w14:textId="10262138" w:rsidR="00F60E09" w:rsidRPr="00B74FD2" w:rsidRDefault="00F60E09" w:rsidP="00F60E09">
            <w:pPr>
              <w:spacing w:line="240" w:lineRule="auto"/>
              <w:ind w:firstLine="0"/>
              <w:rPr>
                <w:bCs/>
              </w:rPr>
            </w:pPr>
            <w:r w:rsidRPr="00290915">
              <w:t>17</w:t>
            </w:r>
          </w:p>
        </w:tc>
        <w:tc>
          <w:tcPr>
            <w:tcW w:w="1090" w:type="dxa"/>
            <w:noWrap/>
            <w:hideMark/>
          </w:tcPr>
          <w:p w14:paraId="6E663869" w14:textId="08BFF49E" w:rsidR="00F60E09" w:rsidRPr="00B74FD2" w:rsidRDefault="00F60E09" w:rsidP="00F60E09">
            <w:pPr>
              <w:spacing w:line="240" w:lineRule="auto"/>
              <w:ind w:firstLine="0"/>
              <w:rPr>
                <w:bCs/>
              </w:rPr>
            </w:pPr>
            <w:r w:rsidRPr="00290915">
              <w:t>54.6099</w:t>
            </w:r>
          </w:p>
        </w:tc>
        <w:tc>
          <w:tcPr>
            <w:tcW w:w="1203" w:type="dxa"/>
            <w:noWrap/>
            <w:hideMark/>
          </w:tcPr>
          <w:p w14:paraId="628F001D" w14:textId="7F1E1B71" w:rsidR="00F60E09" w:rsidRPr="00B74FD2" w:rsidRDefault="00F60E09" w:rsidP="00F60E09">
            <w:pPr>
              <w:spacing w:line="240" w:lineRule="auto"/>
              <w:ind w:firstLine="0"/>
              <w:rPr>
                <w:bCs/>
              </w:rPr>
            </w:pPr>
            <w:r w:rsidRPr="00290915">
              <w:t>-0.2674</w:t>
            </w:r>
          </w:p>
        </w:tc>
        <w:tc>
          <w:tcPr>
            <w:tcW w:w="1378" w:type="dxa"/>
            <w:noWrap/>
            <w:hideMark/>
          </w:tcPr>
          <w:p w14:paraId="23044F00" w14:textId="11F1AD29" w:rsidR="00F60E09" w:rsidRPr="00B74FD2" w:rsidRDefault="00F60E09" w:rsidP="00F60E09">
            <w:pPr>
              <w:spacing w:line="240" w:lineRule="auto"/>
              <w:ind w:firstLine="0"/>
              <w:rPr>
                <w:bCs/>
              </w:rPr>
            </w:pPr>
            <w:r w:rsidRPr="00290915">
              <w:t>-0.3276</w:t>
            </w:r>
          </w:p>
        </w:tc>
        <w:tc>
          <w:tcPr>
            <w:tcW w:w="1006" w:type="dxa"/>
            <w:noWrap/>
            <w:hideMark/>
          </w:tcPr>
          <w:p w14:paraId="77576D24" w14:textId="531E7F73" w:rsidR="00F60E09" w:rsidRPr="00B74FD2" w:rsidRDefault="00F60E09" w:rsidP="00F60E09">
            <w:pPr>
              <w:spacing w:line="240" w:lineRule="auto"/>
              <w:ind w:firstLine="0"/>
              <w:rPr>
                <w:bCs/>
              </w:rPr>
            </w:pPr>
            <w:r w:rsidRPr="00290915">
              <w:t>NA</w:t>
            </w:r>
          </w:p>
        </w:tc>
        <w:tc>
          <w:tcPr>
            <w:tcW w:w="1035" w:type="dxa"/>
            <w:noWrap/>
            <w:hideMark/>
          </w:tcPr>
          <w:p w14:paraId="7002FC7B" w14:textId="76F873A2" w:rsidR="00F60E09" w:rsidRPr="00B74FD2" w:rsidRDefault="00F60E09" w:rsidP="00F60E09">
            <w:pPr>
              <w:spacing w:line="240" w:lineRule="auto"/>
              <w:ind w:firstLine="0"/>
              <w:rPr>
                <w:bCs/>
              </w:rPr>
            </w:pPr>
            <w:r w:rsidRPr="00290915">
              <w:t>+</w:t>
            </w:r>
          </w:p>
        </w:tc>
        <w:tc>
          <w:tcPr>
            <w:tcW w:w="1206" w:type="dxa"/>
            <w:noWrap/>
            <w:hideMark/>
          </w:tcPr>
          <w:p w14:paraId="3D9CE502" w14:textId="208D9E52" w:rsidR="00F60E09" w:rsidRPr="00B74FD2" w:rsidRDefault="00F60E09" w:rsidP="00F60E09">
            <w:pPr>
              <w:spacing w:line="240" w:lineRule="auto"/>
              <w:ind w:firstLine="0"/>
              <w:rPr>
                <w:bCs/>
              </w:rPr>
            </w:pPr>
            <w:r w:rsidRPr="00290915">
              <w:t>NA</w:t>
            </w:r>
          </w:p>
        </w:tc>
        <w:tc>
          <w:tcPr>
            <w:tcW w:w="1097" w:type="dxa"/>
            <w:noWrap/>
            <w:hideMark/>
          </w:tcPr>
          <w:p w14:paraId="470A4DFA" w14:textId="2B5E6D89" w:rsidR="00F60E09" w:rsidRPr="00B74FD2" w:rsidRDefault="00F60E09" w:rsidP="00F60E09">
            <w:pPr>
              <w:spacing w:line="240" w:lineRule="auto"/>
              <w:ind w:firstLine="0"/>
              <w:rPr>
                <w:bCs/>
              </w:rPr>
            </w:pPr>
            <w:r w:rsidRPr="00290915">
              <w:t>NA</w:t>
            </w:r>
          </w:p>
        </w:tc>
        <w:tc>
          <w:tcPr>
            <w:tcW w:w="1134" w:type="dxa"/>
            <w:noWrap/>
            <w:hideMark/>
          </w:tcPr>
          <w:p w14:paraId="715E37E6" w14:textId="7ED46089" w:rsidR="00F60E09" w:rsidRPr="00B74FD2" w:rsidRDefault="00F60E09" w:rsidP="00F60E09">
            <w:pPr>
              <w:spacing w:line="240" w:lineRule="auto"/>
              <w:ind w:firstLine="0"/>
              <w:rPr>
                <w:bCs/>
              </w:rPr>
            </w:pPr>
            <w:r w:rsidRPr="00290915">
              <w:t>-0.0015</w:t>
            </w:r>
          </w:p>
        </w:tc>
        <w:tc>
          <w:tcPr>
            <w:tcW w:w="711" w:type="dxa"/>
            <w:noWrap/>
            <w:hideMark/>
          </w:tcPr>
          <w:p w14:paraId="469368B7" w14:textId="6C9FB484" w:rsidR="00F60E09" w:rsidRPr="00B74FD2" w:rsidRDefault="00F60E09" w:rsidP="00F60E09">
            <w:pPr>
              <w:spacing w:line="240" w:lineRule="auto"/>
              <w:ind w:firstLine="0"/>
              <w:rPr>
                <w:bCs/>
              </w:rPr>
            </w:pPr>
            <w:r w:rsidRPr="00290915">
              <w:t>7.00</w:t>
            </w:r>
          </w:p>
        </w:tc>
        <w:tc>
          <w:tcPr>
            <w:tcW w:w="1274" w:type="dxa"/>
            <w:noWrap/>
            <w:hideMark/>
          </w:tcPr>
          <w:p w14:paraId="20251F8E" w14:textId="4FF3F7B6" w:rsidR="00F60E09" w:rsidRPr="00B74FD2" w:rsidRDefault="00F60E09" w:rsidP="00F60E09">
            <w:pPr>
              <w:spacing w:line="240" w:lineRule="auto"/>
              <w:ind w:firstLine="0"/>
              <w:rPr>
                <w:bCs/>
              </w:rPr>
            </w:pPr>
            <w:r w:rsidRPr="00290915">
              <w:t>-8175.03</w:t>
            </w:r>
          </w:p>
        </w:tc>
        <w:tc>
          <w:tcPr>
            <w:tcW w:w="1276" w:type="dxa"/>
            <w:noWrap/>
            <w:hideMark/>
          </w:tcPr>
          <w:p w14:paraId="4B3853B7" w14:textId="1D6E7656" w:rsidR="00F60E09" w:rsidRPr="00B74FD2" w:rsidRDefault="00F60E09" w:rsidP="00F60E09">
            <w:pPr>
              <w:spacing w:line="240" w:lineRule="auto"/>
              <w:ind w:firstLine="0"/>
              <w:rPr>
                <w:bCs/>
              </w:rPr>
            </w:pPr>
            <w:r w:rsidRPr="00290915">
              <w:t>16364.11</w:t>
            </w:r>
          </w:p>
        </w:tc>
        <w:tc>
          <w:tcPr>
            <w:tcW w:w="850" w:type="dxa"/>
            <w:noWrap/>
            <w:hideMark/>
          </w:tcPr>
          <w:p w14:paraId="4AF0781C" w14:textId="772DF35C" w:rsidR="00F60E09" w:rsidRPr="00B74FD2" w:rsidRDefault="00F60E09" w:rsidP="00F60E09">
            <w:pPr>
              <w:spacing w:line="240" w:lineRule="auto"/>
              <w:ind w:firstLine="0"/>
              <w:rPr>
                <w:bCs/>
              </w:rPr>
            </w:pPr>
            <w:r w:rsidRPr="00290915">
              <w:t>12.09</w:t>
            </w:r>
          </w:p>
        </w:tc>
        <w:tc>
          <w:tcPr>
            <w:tcW w:w="992" w:type="dxa"/>
            <w:noWrap/>
            <w:hideMark/>
          </w:tcPr>
          <w:p w14:paraId="063CA1D8" w14:textId="39420688" w:rsidR="00F60E09" w:rsidRPr="00B74FD2" w:rsidRDefault="00F60E09" w:rsidP="00F60E09">
            <w:pPr>
              <w:spacing w:line="240" w:lineRule="auto"/>
              <w:ind w:firstLine="0"/>
              <w:rPr>
                <w:bCs/>
              </w:rPr>
            </w:pPr>
            <w:r w:rsidRPr="00290915">
              <w:t>0.00</w:t>
            </w:r>
          </w:p>
        </w:tc>
      </w:tr>
      <w:tr w:rsidR="00F60E09" w:rsidRPr="00B74FD2" w14:paraId="5AE73889" w14:textId="77777777" w:rsidTr="00F60E09">
        <w:trPr>
          <w:trHeight w:val="300"/>
        </w:trPr>
        <w:tc>
          <w:tcPr>
            <w:tcW w:w="505" w:type="dxa"/>
            <w:noWrap/>
            <w:hideMark/>
          </w:tcPr>
          <w:p w14:paraId="6FCA8B66" w14:textId="11A28DE6" w:rsidR="00F60E09" w:rsidRPr="00B74FD2" w:rsidRDefault="00F60E09" w:rsidP="00F60E09">
            <w:pPr>
              <w:spacing w:line="240" w:lineRule="auto"/>
              <w:ind w:firstLine="0"/>
              <w:rPr>
                <w:bCs/>
              </w:rPr>
            </w:pPr>
            <w:r w:rsidRPr="00290915">
              <w:t>5</w:t>
            </w:r>
          </w:p>
        </w:tc>
        <w:tc>
          <w:tcPr>
            <w:tcW w:w="1090" w:type="dxa"/>
            <w:noWrap/>
            <w:hideMark/>
          </w:tcPr>
          <w:p w14:paraId="4852B1C7" w14:textId="0ABF27E6" w:rsidR="00F60E09" w:rsidRPr="00B74FD2" w:rsidRDefault="00F60E09" w:rsidP="00F60E09">
            <w:pPr>
              <w:spacing w:line="240" w:lineRule="auto"/>
              <w:ind w:firstLine="0"/>
              <w:rPr>
                <w:bCs/>
              </w:rPr>
            </w:pPr>
            <w:r w:rsidRPr="00290915">
              <w:t>53.7826</w:t>
            </w:r>
          </w:p>
        </w:tc>
        <w:tc>
          <w:tcPr>
            <w:tcW w:w="1203" w:type="dxa"/>
            <w:noWrap/>
            <w:hideMark/>
          </w:tcPr>
          <w:p w14:paraId="277B0486" w14:textId="2533D9EA" w:rsidR="00F60E09" w:rsidRPr="00B74FD2" w:rsidRDefault="00F60E09" w:rsidP="00F60E09">
            <w:pPr>
              <w:spacing w:line="240" w:lineRule="auto"/>
              <w:ind w:firstLine="0"/>
              <w:rPr>
                <w:bCs/>
              </w:rPr>
            </w:pPr>
            <w:r w:rsidRPr="00290915">
              <w:t>-0.2690</w:t>
            </w:r>
          </w:p>
        </w:tc>
        <w:tc>
          <w:tcPr>
            <w:tcW w:w="1378" w:type="dxa"/>
            <w:noWrap/>
            <w:hideMark/>
          </w:tcPr>
          <w:p w14:paraId="35694B5E" w14:textId="7B082757" w:rsidR="00F60E09" w:rsidRPr="00B74FD2" w:rsidRDefault="00F60E09" w:rsidP="00F60E09">
            <w:pPr>
              <w:spacing w:line="240" w:lineRule="auto"/>
              <w:ind w:firstLine="0"/>
              <w:rPr>
                <w:bCs/>
              </w:rPr>
            </w:pPr>
            <w:r w:rsidRPr="00290915">
              <w:t>-0.3046</w:t>
            </w:r>
          </w:p>
        </w:tc>
        <w:tc>
          <w:tcPr>
            <w:tcW w:w="1006" w:type="dxa"/>
            <w:noWrap/>
            <w:hideMark/>
          </w:tcPr>
          <w:p w14:paraId="237D21F4" w14:textId="052EFD25" w:rsidR="00F60E09" w:rsidRPr="00B74FD2" w:rsidRDefault="00F60E09" w:rsidP="00F60E09">
            <w:pPr>
              <w:spacing w:line="240" w:lineRule="auto"/>
              <w:ind w:firstLine="0"/>
              <w:rPr>
                <w:bCs/>
              </w:rPr>
            </w:pPr>
            <w:r w:rsidRPr="00290915">
              <w:t>0.6510</w:t>
            </w:r>
          </w:p>
        </w:tc>
        <w:tc>
          <w:tcPr>
            <w:tcW w:w="1035" w:type="dxa"/>
            <w:noWrap/>
            <w:hideMark/>
          </w:tcPr>
          <w:p w14:paraId="128C4816" w14:textId="2E500CE9" w:rsidR="00F60E09" w:rsidRPr="00B74FD2" w:rsidRDefault="00F60E09" w:rsidP="00F60E09">
            <w:pPr>
              <w:spacing w:line="240" w:lineRule="auto"/>
              <w:ind w:firstLine="0"/>
              <w:rPr>
                <w:bCs/>
              </w:rPr>
            </w:pPr>
            <w:r w:rsidRPr="00290915">
              <w:t>+</w:t>
            </w:r>
          </w:p>
        </w:tc>
        <w:tc>
          <w:tcPr>
            <w:tcW w:w="1206" w:type="dxa"/>
            <w:noWrap/>
            <w:hideMark/>
          </w:tcPr>
          <w:p w14:paraId="2AB6418B" w14:textId="7989A645" w:rsidR="00F60E09" w:rsidRPr="00B74FD2" w:rsidRDefault="00F60E09" w:rsidP="00F60E09">
            <w:pPr>
              <w:spacing w:line="240" w:lineRule="auto"/>
              <w:ind w:firstLine="0"/>
              <w:rPr>
                <w:bCs/>
              </w:rPr>
            </w:pPr>
            <w:r w:rsidRPr="00290915">
              <w:t>-0.0249</w:t>
            </w:r>
          </w:p>
        </w:tc>
        <w:tc>
          <w:tcPr>
            <w:tcW w:w="1097" w:type="dxa"/>
            <w:noWrap/>
            <w:hideMark/>
          </w:tcPr>
          <w:p w14:paraId="2CFD4B43" w14:textId="51424C9F" w:rsidR="00F60E09" w:rsidRPr="00B74FD2" w:rsidRDefault="00F60E09" w:rsidP="00F60E09">
            <w:pPr>
              <w:spacing w:line="240" w:lineRule="auto"/>
              <w:ind w:firstLine="0"/>
              <w:rPr>
                <w:bCs/>
              </w:rPr>
            </w:pPr>
            <w:r w:rsidRPr="00290915">
              <w:t>NA</w:t>
            </w:r>
          </w:p>
        </w:tc>
        <w:tc>
          <w:tcPr>
            <w:tcW w:w="1134" w:type="dxa"/>
            <w:noWrap/>
            <w:hideMark/>
          </w:tcPr>
          <w:p w14:paraId="0C3D140C" w14:textId="5D87BC85" w:rsidR="00F60E09" w:rsidRPr="00B74FD2" w:rsidRDefault="00F60E09" w:rsidP="00F60E09">
            <w:pPr>
              <w:spacing w:line="240" w:lineRule="auto"/>
              <w:ind w:firstLine="0"/>
              <w:rPr>
                <w:bCs/>
              </w:rPr>
            </w:pPr>
            <w:r w:rsidRPr="00290915">
              <w:t>NA</w:t>
            </w:r>
          </w:p>
        </w:tc>
        <w:tc>
          <w:tcPr>
            <w:tcW w:w="711" w:type="dxa"/>
            <w:noWrap/>
            <w:hideMark/>
          </w:tcPr>
          <w:p w14:paraId="1E36C782" w14:textId="3EA80195" w:rsidR="00F60E09" w:rsidRPr="00B74FD2" w:rsidRDefault="00F60E09" w:rsidP="00F60E09">
            <w:pPr>
              <w:spacing w:line="240" w:lineRule="auto"/>
              <w:ind w:firstLine="0"/>
              <w:rPr>
                <w:bCs/>
              </w:rPr>
            </w:pPr>
            <w:r w:rsidRPr="00290915">
              <w:t>8.00</w:t>
            </w:r>
          </w:p>
        </w:tc>
        <w:tc>
          <w:tcPr>
            <w:tcW w:w="1274" w:type="dxa"/>
            <w:noWrap/>
            <w:hideMark/>
          </w:tcPr>
          <w:p w14:paraId="36909414" w14:textId="2689FD95" w:rsidR="00F60E09" w:rsidRPr="00B74FD2" w:rsidRDefault="00F60E09" w:rsidP="00F60E09">
            <w:pPr>
              <w:spacing w:line="240" w:lineRule="auto"/>
              <w:ind w:firstLine="0"/>
              <w:rPr>
                <w:bCs/>
              </w:rPr>
            </w:pPr>
            <w:r w:rsidRPr="00290915">
              <w:t>-8174.21</w:t>
            </w:r>
          </w:p>
        </w:tc>
        <w:tc>
          <w:tcPr>
            <w:tcW w:w="1276" w:type="dxa"/>
            <w:noWrap/>
            <w:hideMark/>
          </w:tcPr>
          <w:p w14:paraId="638D928A" w14:textId="1169A091" w:rsidR="00F60E09" w:rsidRPr="00B74FD2" w:rsidRDefault="00F60E09" w:rsidP="00F60E09">
            <w:pPr>
              <w:spacing w:line="240" w:lineRule="auto"/>
              <w:ind w:firstLine="0"/>
              <w:rPr>
                <w:bCs/>
              </w:rPr>
            </w:pPr>
            <w:r w:rsidRPr="00290915">
              <w:t>16364.48</w:t>
            </w:r>
          </w:p>
        </w:tc>
        <w:tc>
          <w:tcPr>
            <w:tcW w:w="850" w:type="dxa"/>
            <w:noWrap/>
            <w:hideMark/>
          </w:tcPr>
          <w:p w14:paraId="493B98B7" w14:textId="1B33719E" w:rsidR="00F60E09" w:rsidRPr="00B74FD2" w:rsidRDefault="00F60E09" w:rsidP="00F60E09">
            <w:pPr>
              <w:spacing w:line="240" w:lineRule="auto"/>
              <w:ind w:firstLine="0"/>
              <w:rPr>
                <w:bCs/>
              </w:rPr>
            </w:pPr>
            <w:r w:rsidRPr="00290915">
              <w:t>12.47</w:t>
            </w:r>
          </w:p>
        </w:tc>
        <w:tc>
          <w:tcPr>
            <w:tcW w:w="992" w:type="dxa"/>
            <w:noWrap/>
            <w:hideMark/>
          </w:tcPr>
          <w:p w14:paraId="0E5E837E" w14:textId="0372F0AC" w:rsidR="00F60E09" w:rsidRPr="00B74FD2" w:rsidRDefault="00F60E09" w:rsidP="00F60E09">
            <w:pPr>
              <w:spacing w:line="240" w:lineRule="auto"/>
              <w:ind w:firstLine="0"/>
              <w:rPr>
                <w:bCs/>
              </w:rPr>
            </w:pPr>
            <w:r w:rsidRPr="00290915">
              <w:t>0.00</w:t>
            </w:r>
          </w:p>
        </w:tc>
      </w:tr>
      <w:tr w:rsidR="00F60E09" w:rsidRPr="00B74FD2" w14:paraId="6F870923" w14:textId="77777777" w:rsidTr="00F60E09">
        <w:trPr>
          <w:trHeight w:val="300"/>
        </w:trPr>
        <w:tc>
          <w:tcPr>
            <w:tcW w:w="505" w:type="dxa"/>
            <w:noWrap/>
            <w:hideMark/>
          </w:tcPr>
          <w:p w14:paraId="7370CFB6" w14:textId="4BE3F2D1" w:rsidR="00F60E09" w:rsidRPr="00B74FD2" w:rsidRDefault="00F60E09" w:rsidP="00F60E09">
            <w:pPr>
              <w:spacing w:line="240" w:lineRule="auto"/>
              <w:ind w:firstLine="0"/>
              <w:rPr>
                <w:bCs/>
              </w:rPr>
            </w:pPr>
            <w:r w:rsidRPr="00290915">
              <w:t>10</w:t>
            </w:r>
          </w:p>
        </w:tc>
        <w:tc>
          <w:tcPr>
            <w:tcW w:w="1090" w:type="dxa"/>
            <w:noWrap/>
            <w:hideMark/>
          </w:tcPr>
          <w:p w14:paraId="49DD6131" w14:textId="796B2D25" w:rsidR="00F60E09" w:rsidRPr="00B74FD2" w:rsidRDefault="00F60E09" w:rsidP="00F60E09">
            <w:pPr>
              <w:spacing w:line="240" w:lineRule="auto"/>
              <w:ind w:firstLine="0"/>
              <w:rPr>
                <w:bCs/>
              </w:rPr>
            </w:pPr>
            <w:r w:rsidRPr="00290915">
              <w:t>44.2589</w:t>
            </w:r>
          </w:p>
        </w:tc>
        <w:tc>
          <w:tcPr>
            <w:tcW w:w="1203" w:type="dxa"/>
            <w:noWrap/>
            <w:hideMark/>
          </w:tcPr>
          <w:p w14:paraId="4CE67A2E" w14:textId="36E6D905" w:rsidR="00F60E09" w:rsidRPr="00B74FD2" w:rsidRDefault="00F60E09" w:rsidP="00F60E09">
            <w:pPr>
              <w:spacing w:line="240" w:lineRule="auto"/>
              <w:ind w:firstLine="0"/>
              <w:rPr>
                <w:bCs/>
              </w:rPr>
            </w:pPr>
            <w:r w:rsidRPr="00290915">
              <w:t>NA</w:t>
            </w:r>
          </w:p>
        </w:tc>
        <w:tc>
          <w:tcPr>
            <w:tcW w:w="1378" w:type="dxa"/>
            <w:noWrap/>
            <w:hideMark/>
          </w:tcPr>
          <w:p w14:paraId="40EA0756" w14:textId="60624152" w:rsidR="00F60E09" w:rsidRPr="00B74FD2" w:rsidRDefault="00F60E09" w:rsidP="00F60E09">
            <w:pPr>
              <w:spacing w:line="240" w:lineRule="auto"/>
              <w:ind w:firstLine="0"/>
              <w:rPr>
                <w:bCs/>
              </w:rPr>
            </w:pPr>
            <w:r w:rsidRPr="00290915">
              <w:t>NA</w:t>
            </w:r>
          </w:p>
        </w:tc>
        <w:tc>
          <w:tcPr>
            <w:tcW w:w="1006" w:type="dxa"/>
            <w:noWrap/>
            <w:hideMark/>
          </w:tcPr>
          <w:p w14:paraId="6D2832CD" w14:textId="64E28EED" w:rsidR="00F60E09" w:rsidRPr="00B74FD2" w:rsidRDefault="00F60E09" w:rsidP="00F60E09">
            <w:pPr>
              <w:spacing w:line="240" w:lineRule="auto"/>
              <w:ind w:firstLine="0"/>
              <w:rPr>
                <w:bCs/>
              </w:rPr>
            </w:pPr>
            <w:r w:rsidRPr="00290915">
              <w:t>NA</w:t>
            </w:r>
          </w:p>
        </w:tc>
        <w:tc>
          <w:tcPr>
            <w:tcW w:w="1035" w:type="dxa"/>
            <w:noWrap/>
            <w:hideMark/>
          </w:tcPr>
          <w:p w14:paraId="3A31C408" w14:textId="16059BD1" w:rsidR="00F60E09" w:rsidRPr="00B74FD2" w:rsidRDefault="00F60E09" w:rsidP="00F60E09">
            <w:pPr>
              <w:spacing w:line="240" w:lineRule="auto"/>
              <w:ind w:firstLine="0"/>
              <w:rPr>
                <w:bCs/>
              </w:rPr>
            </w:pPr>
            <w:r w:rsidRPr="00290915">
              <w:t>+</w:t>
            </w:r>
          </w:p>
        </w:tc>
        <w:tc>
          <w:tcPr>
            <w:tcW w:w="1206" w:type="dxa"/>
            <w:noWrap/>
            <w:hideMark/>
          </w:tcPr>
          <w:p w14:paraId="223A2D6A" w14:textId="179F0EB8" w:rsidR="00F60E09" w:rsidRPr="00B74FD2" w:rsidRDefault="00F60E09" w:rsidP="00F60E09">
            <w:pPr>
              <w:spacing w:line="240" w:lineRule="auto"/>
              <w:ind w:firstLine="0"/>
              <w:rPr>
                <w:bCs/>
              </w:rPr>
            </w:pPr>
            <w:r w:rsidRPr="00290915">
              <w:t>NA</w:t>
            </w:r>
          </w:p>
        </w:tc>
        <w:tc>
          <w:tcPr>
            <w:tcW w:w="1097" w:type="dxa"/>
            <w:noWrap/>
            <w:hideMark/>
          </w:tcPr>
          <w:p w14:paraId="2CED126D" w14:textId="60AC6C8F" w:rsidR="00F60E09" w:rsidRPr="00B74FD2" w:rsidRDefault="00F60E09" w:rsidP="00F60E09">
            <w:pPr>
              <w:spacing w:line="240" w:lineRule="auto"/>
              <w:ind w:firstLine="0"/>
              <w:rPr>
                <w:bCs/>
              </w:rPr>
            </w:pPr>
            <w:r w:rsidRPr="00290915">
              <w:t>NA</w:t>
            </w:r>
          </w:p>
        </w:tc>
        <w:tc>
          <w:tcPr>
            <w:tcW w:w="1134" w:type="dxa"/>
            <w:noWrap/>
            <w:hideMark/>
          </w:tcPr>
          <w:p w14:paraId="1DE8AE0D" w14:textId="57FA4360" w:rsidR="00F60E09" w:rsidRPr="00B74FD2" w:rsidRDefault="00F60E09" w:rsidP="00F60E09">
            <w:pPr>
              <w:spacing w:line="240" w:lineRule="auto"/>
              <w:ind w:firstLine="0"/>
              <w:rPr>
                <w:bCs/>
              </w:rPr>
            </w:pPr>
            <w:r w:rsidRPr="00290915">
              <w:t>NA</w:t>
            </w:r>
          </w:p>
        </w:tc>
        <w:tc>
          <w:tcPr>
            <w:tcW w:w="711" w:type="dxa"/>
            <w:noWrap/>
            <w:hideMark/>
          </w:tcPr>
          <w:p w14:paraId="0269E305" w14:textId="56040175" w:rsidR="00F60E09" w:rsidRPr="00B74FD2" w:rsidRDefault="00F60E09" w:rsidP="00F60E09">
            <w:pPr>
              <w:spacing w:line="240" w:lineRule="auto"/>
              <w:ind w:firstLine="0"/>
              <w:rPr>
                <w:bCs/>
              </w:rPr>
            </w:pPr>
            <w:r w:rsidRPr="00290915">
              <w:t>4.00</w:t>
            </w:r>
          </w:p>
        </w:tc>
        <w:tc>
          <w:tcPr>
            <w:tcW w:w="1274" w:type="dxa"/>
            <w:noWrap/>
            <w:hideMark/>
          </w:tcPr>
          <w:p w14:paraId="3336F66E" w14:textId="36858E24" w:rsidR="00F60E09" w:rsidRPr="00B74FD2" w:rsidRDefault="00F60E09" w:rsidP="00F60E09">
            <w:pPr>
              <w:spacing w:line="240" w:lineRule="auto"/>
              <w:ind w:firstLine="0"/>
              <w:rPr>
                <w:bCs/>
              </w:rPr>
            </w:pPr>
            <w:r w:rsidRPr="00290915">
              <w:t>-8178.33</w:t>
            </w:r>
          </w:p>
        </w:tc>
        <w:tc>
          <w:tcPr>
            <w:tcW w:w="1276" w:type="dxa"/>
            <w:noWrap/>
            <w:hideMark/>
          </w:tcPr>
          <w:p w14:paraId="5E98BBF8" w14:textId="7CAC3B99" w:rsidR="00F60E09" w:rsidRPr="00B74FD2" w:rsidRDefault="00F60E09" w:rsidP="00F60E09">
            <w:pPr>
              <w:spacing w:line="240" w:lineRule="auto"/>
              <w:ind w:firstLine="0"/>
              <w:rPr>
                <w:bCs/>
              </w:rPr>
            </w:pPr>
            <w:r w:rsidRPr="00290915">
              <w:t>16364.68</w:t>
            </w:r>
          </w:p>
        </w:tc>
        <w:tc>
          <w:tcPr>
            <w:tcW w:w="850" w:type="dxa"/>
            <w:noWrap/>
            <w:hideMark/>
          </w:tcPr>
          <w:p w14:paraId="246FFA0E" w14:textId="5A3B3345" w:rsidR="00F60E09" w:rsidRPr="00B74FD2" w:rsidRDefault="00F60E09" w:rsidP="00F60E09">
            <w:pPr>
              <w:spacing w:line="240" w:lineRule="auto"/>
              <w:ind w:firstLine="0"/>
              <w:rPr>
                <w:bCs/>
              </w:rPr>
            </w:pPr>
            <w:r w:rsidRPr="00290915">
              <w:t>12.66</w:t>
            </w:r>
          </w:p>
        </w:tc>
        <w:tc>
          <w:tcPr>
            <w:tcW w:w="992" w:type="dxa"/>
            <w:noWrap/>
            <w:hideMark/>
          </w:tcPr>
          <w:p w14:paraId="76D8A035" w14:textId="7D14DA01" w:rsidR="00F60E09" w:rsidRPr="00B74FD2" w:rsidRDefault="00F60E09" w:rsidP="00F60E09">
            <w:pPr>
              <w:spacing w:line="240" w:lineRule="auto"/>
              <w:ind w:firstLine="0"/>
              <w:rPr>
                <w:bCs/>
              </w:rPr>
            </w:pPr>
            <w:r w:rsidRPr="00290915">
              <w:t>0.00</w:t>
            </w:r>
          </w:p>
        </w:tc>
      </w:tr>
      <w:tr w:rsidR="00F60E09" w:rsidRPr="00B74FD2" w14:paraId="4E2C4F81" w14:textId="77777777" w:rsidTr="00F60E09">
        <w:trPr>
          <w:trHeight w:val="300"/>
        </w:trPr>
        <w:tc>
          <w:tcPr>
            <w:tcW w:w="505" w:type="dxa"/>
            <w:noWrap/>
            <w:hideMark/>
          </w:tcPr>
          <w:p w14:paraId="2A767588" w14:textId="200A2504" w:rsidR="00F60E09" w:rsidRPr="00B74FD2" w:rsidRDefault="00F60E09" w:rsidP="00F60E09">
            <w:pPr>
              <w:spacing w:line="240" w:lineRule="auto"/>
              <w:ind w:firstLine="0"/>
              <w:rPr>
                <w:bCs/>
              </w:rPr>
            </w:pPr>
            <w:r w:rsidRPr="00290915">
              <w:t>6</w:t>
            </w:r>
          </w:p>
        </w:tc>
        <w:tc>
          <w:tcPr>
            <w:tcW w:w="1090" w:type="dxa"/>
            <w:noWrap/>
            <w:hideMark/>
          </w:tcPr>
          <w:p w14:paraId="1D87B8F3" w14:textId="29F6B53A" w:rsidR="00F60E09" w:rsidRPr="00B74FD2" w:rsidRDefault="00F60E09" w:rsidP="00F60E09">
            <w:pPr>
              <w:spacing w:line="240" w:lineRule="auto"/>
              <w:ind w:firstLine="0"/>
              <w:rPr>
                <w:bCs/>
              </w:rPr>
            </w:pPr>
            <w:r w:rsidRPr="00290915">
              <w:t>53.8326</w:t>
            </w:r>
          </w:p>
        </w:tc>
        <w:tc>
          <w:tcPr>
            <w:tcW w:w="1203" w:type="dxa"/>
            <w:noWrap/>
            <w:hideMark/>
          </w:tcPr>
          <w:p w14:paraId="7ACF143F" w14:textId="44896A30" w:rsidR="00F60E09" w:rsidRPr="00B74FD2" w:rsidRDefault="00F60E09" w:rsidP="00F60E09">
            <w:pPr>
              <w:spacing w:line="240" w:lineRule="auto"/>
              <w:ind w:firstLine="0"/>
              <w:rPr>
                <w:bCs/>
              </w:rPr>
            </w:pPr>
            <w:r w:rsidRPr="00290915">
              <w:t>-0.2686</w:t>
            </w:r>
          </w:p>
        </w:tc>
        <w:tc>
          <w:tcPr>
            <w:tcW w:w="1378" w:type="dxa"/>
            <w:noWrap/>
            <w:hideMark/>
          </w:tcPr>
          <w:p w14:paraId="7548AA26" w14:textId="462197B4" w:rsidR="00F60E09" w:rsidRPr="00B74FD2" w:rsidRDefault="00F60E09" w:rsidP="00F60E09">
            <w:pPr>
              <w:spacing w:line="240" w:lineRule="auto"/>
              <w:ind w:firstLine="0"/>
              <w:rPr>
                <w:bCs/>
              </w:rPr>
            </w:pPr>
            <w:r w:rsidRPr="00290915">
              <w:t>-0.3065</w:t>
            </w:r>
          </w:p>
        </w:tc>
        <w:tc>
          <w:tcPr>
            <w:tcW w:w="1006" w:type="dxa"/>
            <w:noWrap/>
            <w:hideMark/>
          </w:tcPr>
          <w:p w14:paraId="7FB457FB" w14:textId="683299AC" w:rsidR="00F60E09" w:rsidRPr="00B74FD2" w:rsidRDefault="00F60E09" w:rsidP="00F60E09">
            <w:pPr>
              <w:spacing w:line="240" w:lineRule="auto"/>
              <w:ind w:firstLine="0"/>
              <w:rPr>
                <w:bCs/>
              </w:rPr>
            </w:pPr>
            <w:r w:rsidRPr="00290915">
              <w:t>0.6533</w:t>
            </w:r>
          </w:p>
        </w:tc>
        <w:tc>
          <w:tcPr>
            <w:tcW w:w="1035" w:type="dxa"/>
            <w:noWrap/>
            <w:hideMark/>
          </w:tcPr>
          <w:p w14:paraId="44A032D7" w14:textId="084DE346" w:rsidR="00F60E09" w:rsidRPr="00B74FD2" w:rsidRDefault="00F60E09" w:rsidP="00F60E09">
            <w:pPr>
              <w:spacing w:line="240" w:lineRule="auto"/>
              <w:ind w:firstLine="0"/>
              <w:rPr>
                <w:bCs/>
              </w:rPr>
            </w:pPr>
            <w:r w:rsidRPr="00290915">
              <w:t>+</w:t>
            </w:r>
          </w:p>
        </w:tc>
        <w:tc>
          <w:tcPr>
            <w:tcW w:w="1206" w:type="dxa"/>
            <w:noWrap/>
            <w:hideMark/>
          </w:tcPr>
          <w:p w14:paraId="50CB4948" w14:textId="45328FB2" w:rsidR="00F60E09" w:rsidRPr="00B74FD2" w:rsidRDefault="00F60E09" w:rsidP="00F60E09">
            <w:pPr>
              <w:spacing w:line="240" w:lineRule="auto"/>
              <w:ind w:firstLine="0"/>
              <w:rPr>
                <w:bCs/>
              </w:rPr>
            </w:pPr>
            <w:r w:rsidRPr="00290915">
              <w:t>-0.0249</w:t>
            </w:r>
          </w:p>
        </w:tc>
        <w:tc>
          <w:tcPr>
            <w:tcW w:w="1097" w:type="dxa"/>
            <w:noWrap/>
            <w:hideMark/>
          </w:tcPr>
          <w:p w14:paraId="21C72D91" w14:textId="30FE0C04" w:rsidR="00F60E09" w:rsidRPr="00B74FD2" w:rsidRDefault="00F60E09" w:rsidP="00F60E09">
            <w:pPr>
              <w:spacing w:line="240" w:lineRule="auto"/>
              <w:ind w:firstLine="0"/>
              <w:rPr>
                <w:bCs/>
              </w:rPr>
            </w:pPr>
            <w:r w:rsidRPr="00290915">
              <w:t>+</w:t>
            </w:r>
          </w:p>
        </w:tc>
        <w:tc>
          <w:tcPr>
            <w:tcW w:w="1134" w:type="dxa"/>
            <w:noWrap/>
            <w:hideMark/>
          </w:tcPr>
          <w:p w14:paraId="712BE86B" w14:textId="68EFFB73" w:rsidR="00F60E09" w:rsidRPr="00B74FD2" w:rsidRDefault="00F60E09" w:rsidP="00F60E09">
            <w:pPr>
              <w:spacing w:line="240" w:lineRule="auto"/>
              <w:ind w:firstLine="0"/>
              <w:rPr>
                <w:bCs/>
              </w:rPr>
            </w:pPr>
            <w:r w:rsidRPr="00290915">
              <w:t>NA</w:t>
            </w:r>
          </w:p>
        </w:tc>
        <w:tc>
          <w:tcPr>
            <w:tcW w:w="711" w:type="dxa"/>
            <w:noWrap/>
            <w:hideMark/>
          </w:tcPr>
          <w:p w14:paraId="3C803B6B" w14:textId="45778A34" w:rsidR="00F60E09" w:rsidRPr="00B74FD2" w:rsidRDefault="00F60E09" w:rsidP="00F60E09">
            <w:pPr>
              <w:spacing w:line="240" w:lineRule="auto"/>
              <w:ind w:firstLine="0"/>
              <w:rPr>
                <w:bCs/>
              </w:rPr>
            </w:pPr>
            <w:r w:rsidRPr="00290915">
              <w:t>9.00</w:t>
            </w:r>
          </w:p>
        </w:tc>
        <w:tc>
          <w:tcPr>
            <w:tcW w:w="1274" w:type="dxa"/>
            <w:noWrap/>
            <w:hideMark/>
          </w:tcPr>
          <w:p w14:paraId="1E745CF4" w14:textId="43FD02C3" w:rsidR="00F60E09" w:rsidRPr="00B74FD2" w:rsidRDefault="00F60E09" w:rsidP="00F60E09">
            <w:pPr>
              <w:spacing w:line="240" w:lineRule="auto"/>
              <w:ind w:firstLine="0"/>
              <w:rPr>
                <w:bCs/>
              </w:rPr>
            </w:pPr>
            <w:r w:rsidRPr="00290915">
              <w:t>-8173.95</w:t>
            </w:r>
          </w:p>
        </w:tc>
        <w:tc>
          <w:tcPr>
            <w:tcW w:w="1276" w:type="dxa"/>
            <w:noWrap/>
            <w:hideMark/>
          </w:tcPr>
          <w:p w14:paraId="711EB163" w14:textId="601419B6" w:rsidR="00F60E09" w:rsidRPr="00B74FD2" w:rsidRDefault="00F60E09" w:rsidP="00F60E09">
            <w:pPr>
              <w:spacing w:line="240" w:lineRule="auto"/>
              <w:ind w:firstLine="0"/>
              <w:rPr>
                <w:bCs/>
              </w:rPr>
            </w:pPr>
            <w:r w:rsidRPr="00290915">
              <w:t>16365.99</w:t>
            </w:r>
          </w:p>
        </w:tc>
        <w:tc>
          <w:tcPr>
            <w:tcW w:w="850" w:type="dxa"/>
            <w:noWrap/>
            <w:hideMark/>
          </w:tcPr>
          <w:p w14:paraId="41881E5F" w14:textId="5E220411" w:rsidR="00F60E09" w:rsidRPr="00B74FD2" w:rsidRDefault="00F60E09" w:rsidP="00F60E09">
            <w:pPr>
              <w:spacing w:line="240" w:lineRule="auto"/>
              <w:ind w:firstLine="0"/>
              <w:rPr>
                <w:bCs/>
              </w:rPr>
            </w:pPr>
            <w:r w:rsidRPr="00290915">
              <w:t>13.98</w:t>
            </w:r>
          </w:p>
        </w:tc>
        <w:tc>
          <w:tcPr>
            <w:tcW w:w="992" w:type="dxa"/>
            <w:noWrap/>
            <w:hideMark/>
          </w:tcPr>
          <w:p w14:paraId="1E0202A6" w14:textId="3BEE0C0E" w:rsidR="00F60E09" w:rsidRPr="00B74FD2" w:rsidRDefault="00F60E09" w:rsidP="00F60E09">
            <w:pPr>
              <w:spacing w:line="240" w:lineRule="auto"/>
              <w:ind w:firstLine="0"/>
              <w:rPr>
                <w:bCs/>
              </w:rPr>
            </w:pPr>
            <w:r w:rsidRPr="00290915">
              <w:t>0.00</w:t>
            </w:r>
          </w:p>
        </w:tc>
      </w:tr>
      <w:tr w:rsidR="00F60E09" w:rsidRPr="00B74FD2" w14:paraId="0AFC9ECA" w14:textId="77777777" w:rsidTr="00F60E09">
        <w:trPr>
          <w:trHeight w:val="300"/>
        </w:trPr>
        <w:tc>
          <w:tcPr>
            <w:tcW w:w="505" w:type="dxa"/>
            <w:noWrap/>
            <w:hideMark/>
          </w:tcPr>
          <w:p w14:paraId="14F2E05B" w14:textId="6733F871" w:rsidR="00F60E09" w:rsidRPr="00B74FD2" w:rsidRDefault="00F60E09" w:rsidP="00F60E09">
            <w:pPr>
              <w:spacing w:line="240" w:lineRule="auto"/>
              <w:ind w:firstLine="0"/>
              <w:rPr>
                <w:bCs/>
              </w:rPr>
            </w:pPr>
            <w:r w:rsidRPr="00290915">
              <w:t>19</w:t>
            </w:r>
          </w:p>
        </w:tc>
        <w:tc>
          <w:tcPr>
            <w:tcW w:w="1090" w:type="dxa"/>
            <w:noWrap/>
            <w:hideMark/>
          </w:tcPr>
          <w:p w14:paraId="4495CA64" w14:textId="518D3A5B" w:rsidR="00F60E09" w:rsidRPr="00B74FD2" w:rsidRDefault="00F60E09" w:rsidP="00F60E09">
            <w:pPr>
              <w:spacing w:line="240" w:lineRule="auto"/>
              <w:ind w:firstLine="0"/>
              <w:rPr>
                <w:bCs/>
              </w:rPr>
            </w:pPr>
            <w:r w:rsidRPr="00290915">
              <w:t>45.5471</w:t>
            </w:r>
          </w:p>
        </w:tc>
        <w:tc>
          <w:tcPr>
            <w:tcW w:w="1203" w:type="dxa"/>
            <w:noWrap/>
            <w:hideMark/>
          </w:tcPr>
          <w:p w14:paraId="4182352C" w14:textId="77887595" w:rsidR="00F60E09" w:rsidRPr="00B74FD2" w:rsidRDefault="00F60E09" w:rsidP="00F60E09">
            <w:pPr>
              <w:spacing w:line="240" w:lineRule="auto"/>
              <w:ind w:firstLine="0"/>
              <w:rPr>
                <w:bCs/>
              </w:rPr>
            </w:pPr>
            <w:r w:rsidRPr="00290915">
              <w:t>-0.2605</w:t>
            </w:r>
          </w:p>
        </w:tc>
        <w:tc>
          <w:tcPr>
            <w:tcW w:w="1378" w:type="dxa"/>
            <w:noWrap/>
            <w:hideMark/>
          </w:tcPr>
          <w:p w14:paraId="3B3EA077" w14:textId="15769776" w:rsidR="00F60E09" w:rsidRPr="00B74FD2" w:rsidRDefault="00F60E09" w:rsidP="00F60E09">
            <w:pPr>
              <w:spacing w:line="240" w:lineRule="auto"/>
              <w:ind w:firstLine="0"/>
              <w:rPr>
                <w:bCs/>
              </w:rPr>
            </w:pPr>
            <w:r w:rsidRPr="00290915">
              <w:t>NA</w:t>
            </w:r>
          </w:p>
        </w:tc>
        <w:tc>
          <w:tcPr>
            <w:tcW w:w="1006" w:type="dxa"/>
            <w:noWrap/>
            <w:hideMark/>
          </w:tcPr>
          <w:p w14:paraId="6C9EDA02" w14:textId="09BFB9B4" w:rsidR="00F60E09" w:rsidRPr="00B74FD2" w:rsidRDefault="00F60E09" w:rsidP="00F60E09">
            <w:pPr>
              <w:spacing w:line="240" w:lineRule="auto"/>
              <w:ind w:firstLine="0"/>
              <w:rPr>
                <w:bCs/>
              </w:rPr>
            </w:pPr>
            <w:r w:rsidRPr="00290915">
              <w:t>NA</w:t>
            </w:r>
          </w:p>
        </w:tc>
        <w:tc>
          <w:tcPr>
            <w:tcW w:w="1035" w:type="dxa"/>
            <w:noWrap/>
            <w:hideMark/>
          </w:tcPr>
          <w:p w14:paraId="251E6455" w14:textId="15C14463" w:rsidR="00F60E09" w:rsidRPr="00B74FD2" w:rsidRDefault="00F60E09" w:rsidP="00F60E09">
            <w:pPr>
              <w:spacing w:line="240" w:lineRule="auto"/>
              <w:ind w:firstLine="0"/>
              <w:rPr>
                <w:bCs/>
              </w:rPr>
            </w:pPr>
            <w:r w:rsidRPr="00290915">
              <w:t>+</w:t>
            </w:r>
          </w:p>
        </w:tc>
        <w:tc>
          <w:tcPr>
            <w:tcW w:w="1206" w:type="dxa"/>
            <w:noWrap/>
            <w:hideMark/>
          </w:tcPr>
          <w:p w14:paraId="19FBD00C" w14:textId="0A571A70" w:rsidR="00F60E09" w:rsidRPr="00B74FD2" w:rsidRDefault="00F60E09" w:rsidP="00F60E09">
            <w:pPr>
              <w:spacing w:line="240" w:lineRule="auto"/>
              <w:ind w:firstLine="0"/>
              <w:rPr>
                <w:bCs/>
              </w:rPr>
            </w:pPr>
            <w:r w:rsidRPr="00290915">
              <w:t>NA</w:t>
            </w:r>
          </w:p>
        </w:tc>
        <w:tc>
          <w:tcPr>
            <w:tcW w:w="1097" w:type="dxa"/>
            <w:noWrap/>
            <w:hideMark/>
          </w:tcPr>
          <w:p w14:paraId="6C69148E" w14:textId="283AFDB2" w:rsidR="00F60E09" w:rsidRPr="00B74FD2" w:rsidRDefault="00F60E09" w:rsidP="00F60E09">
            <w:pPr>
              <w:spacing w:line="240" w:lineRule="auto"/>
              <w:ind w:firstLine="0"/>
              <w:rPr>
                <w:bCs/>
              </w:rPr>
            </w:pPr>
            <w:r w:rsidRPr="00290915">
              <w:t>NA</w:t>
            </w:r>
          </w:p>
        </w:tc>
        <w:tc>
          <w:tcPr>
            <w:tcW w:w="1134" w:type="dxa"/>
            <w:noWrap/>
            <w:hideMark/>
          </w:tcPr>
          <w:p w14:paraId="16466E45" w14:textId="3785D292" w:rsidR="00F60E09" w:rsidRPr="00B74FD2" w:rsidRDefault="00F60E09" w:rsidP="00F60E09">
            <w:pPr>
              <w:spacing w:line="240" w:lineRule="auto"/>
              <w:ind w:firstLine="0"/>
              <w:rPr>
                <w:bCs/>
              </w:rPr>
            </w:pPr>
            <w:r w:rsidRPr="00290915">
              <w:t>-0.0019</w:t>
            </w:r>
          </w:p>
        </w:tc>
        <w:tc>
          <w:tcPr>
            <w:tcW w:w="711" w:type="dxa"/>
            <w:noWrap/>
            <w:hideMark/>
          </w:tcPr>
          <w:p w14:paraId="27010916" w14:textId="2CDAE792" w:rsidR="00F60E09" w:rsidRPr="00B74FD2" w:rsidRDefault="00F60E09" w:rsidP="00F60E09">
            <w:pPr>
              <w:spacing w:line="240" w:lineRule="auto"/>
              <w:ind w:firstLine="0"/>
              <w:rPr>
                <w:bCs/>
              </w:rPr>
            </w:pPr>
            <w:r w:rsidRPr="00290915">
              <w:t>6.00</w:t>
            </w:r>
          </w:p>
        </w:tc>
        <w:tc>
          <w:tcPr>
            <w:tcW w:w="1274" w:type="dxa"/>
            <w:noWrap/>
            <w:hideMark/>
          </w:tcPr>
          <w:p w14:paraId="6DC6576C" w14:textId="4BDDF9E4" w:rsidR="00F60E09" w:rsidRPr="00B74FD2" w:rsidRDefault="00F60E09" w:rsidP="00F60E09">
            <w:pPr>
              <w:spacing w:line="240" w:lineRule="auto"/>
              <w:ind w:firstLine="0"/>
              <w:rPr>
                <w:bCs/>
              </w:rPr>
            </w:pPr>
            <w:r w:rsidRPr="00290915">
              <w:t>-8177.31</w:t>
            </w:r>
          </w:p>
        </w:tc>
        <w:tc>
          <w:tcPr>
            <w:tcW w:w="1276" w:type="dxa"/>
            <w:noWrap/>
            <w:hideMark/>
          </w:tcPr>
          <w:p w14:paraId="6D14C08B" w14:textId="322681CF" w:rsidR="00F60E09" w:rsidRPr="00B74FD2" w:rsidRDefault="00F60E09" w:rsidP="00F60E09">
            <w:pPr>
              <w:spacing w:line="240" w:lineRule="auto"/>
              <w:ind w:firstLine="0"/>
              <w:rPr>
                <w:bCs/>
              </w:rPr>
            </w:pPr>
            <w:r w:rsidRPr="00290915">
              <w:t>16366.65</w:t>
            </w:r>
          </w:p>
        </w:tc>
        <w:tc>
          <w:tcPr>
            <w:tcW w:w="850" w:type="dxa"/>
            <w:noWrap/>
            <w:hideMark/>
          </w:tcPr>
          <w:p w14:paraId="502B8D81" w14:textId="0557CDEF" w:rsidR="00F60E09" w:rsidRPr="00B74FD2" w:rsidRDefault="00F60E09" w:rsidP="00F60E09">
            <w:pPr>
              <w:spacing w:line="240" w:lineRule="auto"/>
              <w:ind w:firstLine="0"/>
              <w:rPr>
                <w:bCs/>
              </w:rPr>
            </w:pPr>
            <w:r w:rsidRPr="00290915">
              <w:t>14.64</w:t>
            </w:r>
          </w:p>
        </w:tc>
        <w:tc>
          <w:tcPr>
            <w:tcW w:w="992" w:type="dxa"/>
            <w:noWrap/>
            <w:hideMark/>
          </w:tcPr>
          <w:p w14:paraId="31E07531" w14:textId="28C6EB8F" w:rsidR="00F60E09" w:rsidRPr="00B74FD2" w:rsidRDefault="00F60E09" w:rsidP="00F60E09">
            <w:pPr>
              <w:spacing w:line="240" w:lineRule="auto"/>
              <w:ind w:firstLine="0"/>
              <w:rPr>
                <w:bCs/>
              </w:rPr>
            </w:pPr>
            <w:r w:rsidRPr="00290915">
              <w:t>0.00</w:t>
            </w:r>
          </w:p>
        </w:tc>
      </w:tr>
      <w:tr w:rsidR="00F60E09" w:rsidRPr="00B74FD2" w14:paraId="672C442E" w14:textId="77777777" w:rsidTr="00F60E09">
        <w:trPr>
          <w:trHeight w:val="300"/>
        </w:trPr>
        <w:tc>
          <w:tcPr>
            <w:tcW w:w="505" w:type="dxa"/>
            <w:noWrap/>
            <w:hideMark/>
          </w:tcPr>
          <w:p w14:paraId="18645186" w14:textId="3CF11D71" w:rsidR="00F60E09" w:rsidRPr="00B74FD2" w:rsidRDefault="00F60E09" w:rsidP="00F60E09">
            <w:pPr>
              <w:spacing w:line="240" w:lineRule="auto"/>
              <w:ind w:firstLine="0"/>
              <w:rPr>
                <w:bCs/>
              </w:rPr>
            </w:pPr>
            <w:r w:rsidRPr="00290915">
              <w:t>3</w:t>
            </w:r>
          </w:p>
        </w:tc>
        <w:tc>
          <w:tcPr>
            <w:tcW w:w="1090" w:type="dxa"/>
            <w:noWrap/>
            <w:hideMark/>
          </w:tcPr>
          <w:p w14:paraId="5B98469D" w14:textId="5E66B523" w:rsidR="00F60E09" w:rsidRPr="00B74FD2" w:rsidRDefault="00F60E09" w:rsidP="00F60E09">
            <w:pPr>
              <w:spacing w:line="240" w:lineRule="auto"/>
              <w:ind w:firstLine="0"/>
              <w:rPr>
                <w:bCs/>
              </w:rPr>
            </w:pPr>
            <w:r w:rsidRPr="00290915">
              <w:t>54.1918</w:t>
            </w:r>
          </w:p>
        </w:tc>
        <w:tc>
          <w:tcPr>
            <w:tcW w:w="1203" w:type="dxa"/>
            <w:noWrap/>
            <w:hideMark/>
          </w:tcPr>
          <w:p w14:paraId="7BD9D311" w14:textId="214FC2CE" w:rsidR="00F60E09" w:rsidRPr="00B74FD2" w:rsidRDefault="00F60E09" w:rsidP="00F60E09">
            <w:pPr>
              <w:spacing w:line="240" w:lineRule="auto"/>
              <w:ind w:firstLine="0"/>
              <w:rPr>
                <w:bCs/>
              </w:rPr>
            </w:pPr>
            <w:r w:rsidRPr="00290915">
              <w:t>NA</w:t>
            </w:r>
          </w:p>
        </w:tc>
        <w:tc>
          <w:tcPr>
            <w:tcW w:w="1378" w:type="dxa"/>
            <w:noWrap/>
            <w:hideMark/>
          </w:tcPr>
          <w:p w14:paraId="6E8331CD" w14:textId="3E96AF81" w:rsidR="00F60E09" w:rsidRPr="00B74FD2" w:rsidRDefault="00F60E09" w:rsidP="00F60E09">
            <w:pPr>
              <w:spacing w:line="240" w:lineRule="auto"/>
              <w:ind w:firstLine="0"/>
              <w:rPr>
                <w:bCs/>
              </w:rPr>
            </w:pPr>
            <w:r w:rsidRPr="00290915">
              <w:t>-0.3519</w:t>
            </w:r>
          </w:p>
        </w:tc>
        <w:tc>
          <w:tcPr>
            <w:tcW w:w="1006" w:type="dxa"/>
            <w:noWrap/>
            <w:hideMark/>
          </w:tcPr>
          <w:p w14:paraId="3A1A84A0" w14:textId="2FF87608" w:rsidR="00F60E09" w:rsidRPr="00B74FD2" w:rsidRDefault="00F60E09" w:rsidP="00F60E09">
            <w:pPr>
              <w:spacing w:line="240" w:lineRule="auto"/>
              <w:ind w:firstLine="0"/>
              <w:rPr>
                <w:bCs/>
              </w:rPr>
            </w:pPr>
            <w:r w:rsidRPr="00290915">
              <w:t>NA</w:t>
            </w:r>
          </w:p>
        </w:tc>
        <w:tc>
          <w:tcPr>
            <w:tcW w:w="1035" w:type="dxa"/>
            <w:noWrap/>
            <w:hideMark/>
          </w:tcPr>
          <w:p w14:paraId="265ED168" w14:textId="25E2CE38" w:rsidR="00F60E09" w:rsidRPr="00B74FD2" w:rsidRDefault="00F60E09" w:rsidP="00F60E09">
            <w:pPr>
              <w:spacing w:line="240" w:lineRule="auto"/>
              <w:ind w:firstLine="0"/>
              <w:rPr>
                <w:bCs/>
              </w:rPr>
            </w:pPr>
            <w:r w:rsidRPr="00290915">
              <w:t>NA</w:t>
            </w:r>
          </w:p>
        </w:tc>
        <w:tc>
          <w:tcPr>
            <w:tcW w:w="1206" w:type="dxa"/>
            <w:noWrap/>
            <w:hideMark/>
          </w:tcPr>
          <w:p w14:paraId="1E94501C" w14:textId="798E3EBF" w:rsidR="00F60E09" w:rsidRPr="00B74FD2" w:rsidRDefault="00F60E09" w:rsidP="00F60E09">
            <w:pPr>
              <w:spacing w:line="240" w:lineRule="auto"/>
              <w:ind w:firstLine="0"/>
              <w:rPr>
                <w:bCs/>
              </w:rPr>
            </w:pPr>
            <w:r w:rsidRPr="00290915">
              <w:t>NA</w:t>
            </w:r>
          </w:p>
        </w:tc>
        <w:tc>
          <w:tcPr>
            <w:tcW w:w="1097" w:type="dxa"/>
            <w:noWrap/>
            <w:hideMark/>
          </w:tcPr>
          <w:p w14:paraId="3AD20708" w14:textId="5CCCA98D" w:rsidR="00F60E09" w:rsidRPr="00B74FD2" w:rsidRDefault="00F60E09" w:rsidP="00F60E09">
            <w:pPr>
              <w:spacing w:line="240" w:lineRule="auto"/>
              <w:ind w:firstLine="0"/>
              <w:rPr>
                <w:bCs/>
              </w:rPr>
            </w:pPr>
            <w:r w:rsidRPr="00290915">
              <w:t>NA</w:t>
            </w:r>
          </w:p>
        </w:tc>
        <w:tc>
          <w:tcPr>
            <w:tcW w:w="1134" w:type="dxa"/>
            <w:noWrap/>
            <w:hideMark/>
          </w:tcPr>
          <w:p w14:paraId="266494FA" w14:textId="0EC2F01E" w:rsidR="00F60E09" w:rsidRPr="00B74FD2" w:rsidRDefault="00F60E09" w:rsidP="00F60E09">
            <w:pPr>
              <w:spacing w:line="240" w:lineRule="auto"/>
              <w:ind w:firstLine="0"/>
              <w:rPr>
                <w:bCs/>
              </w:rPr>
            </w:pPr>
            <w:r w:rsidRPr="00290915">
              <w:t>NA</w:t>
            </w:r>
          </w:p>
        </w:tc>
        <w:tc>
          <w:tcPr>
            <w:tcW w:w="711" w:type="dxa"/>
            <w:noWrap/>
            <w:hideMark/>
          </w:tcPr>
          <w:p w14:paraId="7BB3F0D7" w14:textId="0F3E7779" w:rsidR="00F60E09" w:rsidRPr="00B74FD2" w:rsidRDefault="00F60E09" w:rsidP="00F60E09">
            <w:pPr>
              <w:spacing w:line="240" w:lineRule="auto"/>
              <w:ind w:firstLine="0"/>
              <w:rPr>
                <w:bCs/>
              </w:rPr>
            </w:pPr>
            <w:r w:rsidRPr="00290915">
              <w:t>4.00</w:t>
            </w:r>
          </w:p>
        </w:tc>
        <w:tc>
          <w:tcPr>
            <w:tcW w:w="1274" w:type="dxa"/>
            <w:noWrap/>
            <w:hideMark/>
          </w:tcPr>
          <w:p w14:paraId="412B66E2" w14:textId="6A22897B" w:rsidR="00F60E09" w:rsidRPr="00B74FD2" w:rsidRDefault="00F60E09" w:rsidP="00F60E09">
            <w:pPr>
              <w:spacing w:line="240" w:lineRule="auto"/>
              <w:ind w:firstLine="0"/>
              <w:rPr>
                <w:bCs/>
              </w:rPr>
            </w:pPr>
            <w:r w:rsidRPr="00290915">
              <w:t>-8179.49</w:t>
            </w:r>
          </w:p>
        </w:tc>
        <w:tc>
          <w:tcPr>
            <w:tcW w:w="1276" w:type="dxa"/>
            <w:noWrap/>
            <w:hideMark/>
          </w:tcPr>
          <w:p w14:paraId="3916D2D4" w14:textId="2AFF7F56" w:rsidR="00F60E09" w:rsidRPr="00B74FD2" w:rsidRDefault="00F60E09" w:rsidP="00F60E09">
            <w:pPr>
              <w:spacing w:line="240" w:lineRule="auto"/>
              <w:ind w:firstLine="0"/>
              <w:rPr>
                <w:bCs/>
              </w:rPr>
            </w:pPr>
            <w:r w:rsidRPr="00290915">
              <w:t>16367.00</w:t>
            </w:r>
          </w:p>
        </w:tc>
        <w:tc>
          <w:tcPr>
            <w:tcW w:w="850" w:type="dxa"/>
            <w:noWrap/>
            <w:hideMark/>
          </w:tcPr>
          <w:p w14:paraId="3BA2E9FB" w14:textId="68C44396" w:rsidR="00F60E09" w:rsidRPr="00B74FD2" w:rsidRDefault="00F60E09" w:rsidP="00F60E09">
            <w:pPr>
              <w:spacing w:line="240" w:lineRule="auto"/>
              <w:ind w:firstLine="0"/>
              <w:rPr>
                <w:bCs/>
              </w:rPr>
            </w:pPr>
            <w:r w:rsidRPr="00290915">
              <w:t>14.99</w:t>
            </w:r>
          </w:p>
        </w:tc>
        <w:tc>
          <w:tcPr>
            <w:tcW w:w="992" w:type="dxa"/>
            <w:noWrap/>
            <w:hideMark/>
          </w:tcPr>
          <w:p w14:paraId="73F7094A" w14:textId="5B1340BF" w:rsidR="00F60E09" w:rsidRPr="00B74FD2" w:rsidRDefault="00F60E09" w:rsidP="00F60E09">
            <w:pPr>
              <w:spacing w:line="240" w:lineRule="auto"/>
              <w:ind w:firstLine="0"/>
              <w:rPr>
                <w:bCs/>
              </w:rPr>
            </w:pPr>
            <w:r w:rsidRPr="00290915">
              <w:t>0.00</w:t>
            </w:r>
          </w:p>
        </w:tc>
      </w:tr>
      <w:tr w:rsidR="00F60E09" w:rsidRPr="00B74FD2" w14:paraId="25A17838" w14:textId="77777777" w:rsidTr="00F60E09">
        <w:trPr>
          <w:trHeight w:val="300"/>
        </w:trPr>
        <w:tc>
          <w:tcPr>
            <w:tcW w:w="505" w:type="dxa"/>
            <w:noWrap/>
            <w:hideMark/>
          </w:tcPr>
          <w:p w14:paraId="284092EC" w14:textId="1B820056" w:rsidR="00F60E09" w:rsidRPr="00B74FD2" w:rsidRDefault="00F60E09" w:rsidP="00F60E09">
            <w:pPr>
              <w:spacing w:line="240" w:lineRule="auto"/>
              <w:ind w:firstLine="0"/>
              <w:rPr>
                <w:bCs/>
              </w:rPr>
            </w:pPr>
            <w:r w:rsidRPr="00290915">
              <w:t>11</w:t>
            </w:r>
          </w:p>
        </w:tc>
        <w:tc>
          <w:tcPr>
            <w:tcW w:w="1090" w:type="dxa"/>
            <w:noWrap/>
            <w:hideMark/>
          </w:tcPr>
          <w:p w14:paraId="50512506" w14:textId="55EBDE6F" w:rsidR="00F60E09" w:rsidRPr="00B74FD2" w:rsidRDefault="00F60E09" w:rsidP="00F60E09">
            <w:pPr>
              <w:spacing w:line="240" w:lineRule="auto"/>
              <w:ind w:firstLine="0"/>
              <w:rPr>
                <w:bCs/>
              </w:rPr>
            </w:pPr>
            <w:r w:rsidRPr="00290915">
              <w:t>55.7547</w:t>
            </w:r>
          </w:p>
        </w:tc>
        <w:tc>
          <w:tcPr>
            <w:tcW w:w="1203" w:type="dxa"/>
            <w:noWrap/>
            <w:hideMark/>
          </w:tcPr>
          <w:p w14:paraId="54064759" w14:textId="106255C5" w:rsidR="00F60E09" w:rsidRPr="00B74FD2" w:rsidRDefault="00F60E09" w:rsidP="00F60E09">
            <w:pPr>
              <w:spacing w:line="240" w:lineRule="auto"/>
              <w:ind w:firstLine="0"/>
              <w:rPr>
                <w:bCs/>
              </w:rPr>
            </w:pPr>
            <w:r w:rsidRPr="00290915">
              <w:t>-0.2722</w:t>
            </w:r>
          </w:p>
        </w:tc>
        <w:tc>
          <w:tcPr>
            <w:tcW w:w="1378" w:type="dxa"/>
            <w:noWrap/>
            <w:hideMark/>
          </w:tcPr>
          <w:p w14:paraId="0FEBF7F4" w14:textId="1EF0883F" w:rsidR="00F60E09" w:rsidRPr="00B74FD2" w:rsidRDefault="00F60E09" w:rsidP="00F60E09">
            <w:pPr>
              <w:spacing w:line="240" w:lineRule="auto"/>
              <w:ind w:firstLine="0"/>
              <w:rPr>
                <w:bCs/>
              </w:rPr>
            </w:pPr>
            <w:r w:rsidRPr="00290915">
              <w:t>-0.3622</w:t>
            </w:r>
          </w:p>
        </w:tc>
        <w:tc>
          <w:tcPr>
            <w:tcW w:w="1006" w:type="dxa"/>
            <w:noWrap/>
            <w:hideMark/>
          </w:tcPr>
          <w:p w14:paraId="6A93FE37" w14:textId="1763C80C" w:rsidR="00F60E09" w:rsidRPr="00B74FD2" w:rsidRDefault="00F60E09" w:rsidP="00F60E09">
            <w:pPr>
              <w:spacing w:line="240" w:lineRule="auto"/>
              <w:ind w:firstLine="0"/>
              <w:rPr>
                <w:bCs/>
              </w:rPr>
            </w:pPr>
            <w:r w:rsidRPr="00290915">
              <w:t>NA</w:t>
            </w:r>
          </w:p>
        </w:tc>
        <w:tc>
          <w:tcPr>
            <w:tcW w:w="1035" w:type="dxa"/>
            <w:noWrap/>
            <w:hideMark/>
          </w:tcPr>
          <w:p w14:paraId="4A8C751F" w14:textId="59E00528" w:rsidR="00F60E09" w:rsidRPr="00B74FD2" w:rsidRDefault="00F60E09" w:rsidP="00F60E09">
            <w:pPr>
              <w:spacing w:line="240" w:lineRule="auto"/>
              <w:ind w:firstLine="0"/>
              <w:rPr>
                <w:bCs/>
              </w:rPr>
            </w:pPr>
            <w:r w:rsidRPr="00290915">
              <w:t>NA</w:t>
            </w:r>
          </w:p>
        </w:tc>
        <w:tc>
          <w:tcPr>
            <w:tcW w:w="1206" w:type="dxa"/>
            <w:noWrap/>
            <w:hideMark/>
          </w:tcPr>
          <w:p w14:paraId="09760ABF" w14:textId="70BD2376" w:rsidR="00F60E09" w:rsidRPr="00B74FD2" w:rsidRDefault="00F60E09" w:rsidP="00F60E09">
            <w:pPr>
              <w:spacing w:line="240" w:lineRule="auto"/>
              <w:ind w:firstLine="0"/>
              <w:rPr>
                <w:bCs/>
              </w:rPr>
            </w:pPr>
            <w:r w:rsidRPr="00290915">
              <w:t>NA</w:t>
            </w:r>
          </w:p>
        </w:tc>
        <w:tc>
          <w:tcPr>
            <w:tcW w:w="1097" w:type="dxa"/>
            <w:noWrap/>
            <w:hideMark/>
          </w:tcPr>
          <w:p w14:paraId="1086E4C2" w14:textId="43C97434" w:rsidR="00F60E09" w:rsidRPr="00B74FD2" w:rsidRDefault="00F60E09" w:rsidP="00F60E09">
            <w:pPr>
              <w:spacing w:line="240" w:lineRule="auto"/>
              <w:ind w:firstLine="0"/>
              <w:rPr>
                <w:bCs/>
              </w:rPr>
            </w:pPr>
            <w:r w:rsidRPr="00290915">
              <w:t>NA</w:t>
            </w:r>
          </w:p>
        </w:tc>
        <w:tc>
          <w:tcPr>
            <w:tcW w:w="1134" w:type="dxa"/>
            <w:noWrap/>
            <w:hideMark/>
          </w:tcPr>
          <w:p w14:paraId="22028FC4" w14:textId="03C788FA" w:rsidR="00F60E09" w:rsidRPr="00B74FD2" w:rsidRDefault="00F60E09" w:rsidP="00F60E09">
            <w:pPr>
              <w:spacing w:line="240" w:lineRule="auto"/>
              <w:ind w:firstLine="0"/>
              <w:rPr>
                <w:bCs/>
              </w:rPr>
            </w:pPr>
            <w:r w:rsidRPr="00290915">
              <w:t>-0.0015</w:t>
            </w:r>
          </w:p>
        </w:tc>
        <w:tc>
          <w:tcPr>
            <w:tcW w:w="711" w:type="dxa"/>
            <w:noWrap/>
            <w:hideMark/>
          </w:tcPr>
          <w:p w14:paraId="575208E6" w14:textId="2EB612BD" w:rsidR="00F60E09" w:rsidRPr="00B74FD2" w:rsidRDefault="00F60E09" w:rsidP="00F60E09">
            <w:pPr>
              <w:spacing w:line="240" w:lineRule="auto"/>
              <w:ind w:firstLine="0"/>
              <w:rPr>
                <w:bCs/>
              </w:rPr>
            </w:pPr>
            <w:r w:rsidRPr="00290915">
              <w:t>6.00</w:t>
            </w:r>
          </w:p>
        </w:tc>
        <w:tc>
          <w:tcPr>
            <w:tcW w:w="1274" w:type="dxa"/>
            <w:noWrap/>
            <w:hideMark/>
          </w:tcPr>
          <w:p w14:paraId="012C5053" w14:textId="195FDAC1" w:rsidR="00F60E09" w:rsidRPr="00B74FD2" w:rsidRDefault="00F60E09" w:rsidP="00F60E09">
            <w:pPr>
              <w:spacing w:line="240" w:lineRule="auto"/>
              <w:ind w:firstLine="0"/>
              <w:rPr>
                <w:bCs/>
              </w:rPr>
            </w:pPr>
            <w:r w:rsidRPr="00290915">
              <w:t>-8177.88</w:t>
            </w:r>
          </w:p>
        </w:tc>
        <w:tc>
          <w:tcPr>
            <w:tcW w:w="1276" w:type="dxa"/>
            <w:noWrap/>
            <w:hideMark/>
          </w:tcPr>
          <w:p w14:paraId="1C1241CB" w14:textId="01408F4B" w:rsidR="00F60E09" w:rsidRPr="00B74FD2" w:rsidRDefault="00F60E09" w:rsidP="00F60E09">
            <w:pPr>
              <w:spacing w:line="240" w:lineRule="auto"/>
              <w:ind w:firstLine="0"/>
              <w:rPr>
                <w:bCs/>
              </w:rPr>
            </w:pPr>
            <w:r w:rsidRPr="00290915">
              <w:t>16367.81</w:t>
            </w:r>
          </w:p>
        </w:tc>
        <w:tc>
          <w:tcPr>
            <w:tcW w:w="850" w:type="dxa"/>
            <w:noWrap/>
            <w:hideMark/>
          </w:tcPr>
          <w:p w14:paraId="0372C0B9" w14:textId="5648272E" w:rsidR="00F60E09" w:rsidRPr="00B74FD2" w:rsidRDefault="00F60E09" w:rsidP="00F60E09">
            <w:pPr>
              <w:spacing w:line="240" w:lineRule="auto"/>
              <w:ind w:firstLine="0"/>
              <w:rPr>
                <w:bCs/>
              </w:rPr>
            </w:pPr>
            <w:r w:rsidRPr="00290915">
              <w:t>15.79</w:t>
            </w:r>
          </w:p>
        </w:tc>
        <w:tc>
          <w:tcPr>
            <w:tcW w:w="992" w:type="dxa"/>
            <w:noWrap/>
            <w:hideMark/>
          </w:tcPr>
          <w:p w14:paraId="64582C1E" w14:textId="7FEE9A15" w:rsidR="00F60E09" w:rsidRPr="00B74FD2" w:rsidRDefault="00F60E09" w:rsidP="00F60E09">
            <w:pPr>
              <w:spacing w:line="240" w:lineRule="auto"/>
              <w:ind w:firstLine="0"/>
              <w:rPr>
                <w:bCs/>
              </w:rPr>
            </w:pPr>
            <w:r w:rsidRPr="00290915">
              <w:t>0.00</w:t>
            </w:r>
          </w:p>
        </w:tc>
      </w:tr>
      <w:tr w:rsidR="00F60E09" w:rsidRPr="00B74FD2" w14:paraId="74E45A26" w14:textId="77777777" w:rsidTr="00F60E09">
        <w:trPr>
          <w:trHeight w:val="300"/>
        </w:trPr>
        <w:tc>
          <w:tcPr>
            <w:tcW w:w="505" w:type="dxa"/>
            <w:noWrap/>
            <w:hideMark/>
          </w:tcPr>
          <w:p w14:paraId="3E8DBB22" w14:textId="558E382E" w:rsidR="00F60E09" w:rsidRPr="00B74FD2" w:rsidRDefault="00F60E09" w:rsidP="00F60E09">
            <w:pPr>
              <w:spacing w:line="240" w:lineRule="auto"/>
              <w:ind w:firstLine="0"/>
              <w:rPr>
                <w:bCs/>
              </w:rPr>
            </w:pPr>
            <w:r w:rsidRPr="00290915">
              <w:t>21</w:t>
            </w:r>
          </w:p>
        </w:tc>
        <w:tc>
          <w:tcPr>
            <w:tcW w:w="1090" w:type="dxa"/>
            <w:noWrap/>
            <w:hideMark/>
          </w:tcPr>
          <w:p w14:paraId="5E50E96E" w14:textId="5413AA6D" w:rsidR="00F60E09" w:rsidRPr="00B74FD2" w:rsidRDefault="00F60E09" w:rsidP="00F60E09">
            <w:pPr>
              <w:spacing w:line="240" w:lineRule="auto"/>
              <w:ind w:firstLine="0"/>
              <w:rPr>
                <w:bCs/>
              </w:rPr>
            </w:pPr>
            <w:r w:rsidRPr="00290915">
              <w:t>44.4522</w:t>
            </w:r>
          </w:p>
        </w:tc>
        <w:tc>
          <w:tcPr>
            <w:tcW w:w="1203" w:type="dxa"/>
            <w:noWrap/>
            <w:hideMark/>
          </w:tcPr>
          <w:p w14:paraId="6118183F" w14:textId="2B307E7E" w:rsidR="00F60E09" w:rsidRPr="00B74FD2" w:rsidRDefault="00F60E09" w:rsidP="00F60E09">
            <w:pPr>
              <w:spacing w:line="240" w:lineRule="auto"/>
              <w:ind w:firstLine="0"/>
              <w:rPr>
                <w:bCs/>
              </w:rPr>
            </w:pPr>
            <w:r w:rsidRPr="00290915">
              <w:t>NA</w:t>
            </w:r>
          </w:p>
        </w:tc>
        <w:tc>
          <w:tcPr>
            <w:tcW w:w="1378" w:type="dxa"/>
            <w:noWrap/>
            <w:hideMark/>
          </w:tcPr>
          <w:p w14:paraId="74670951" w14:textId="63C572DC" w:rsidR="00F60E09" w:rsidRPr="00B74FD2" w:rsidRDefault="00F60E09" w:rsidP="00F60E09">
            <w:pPr>
              <w:spacing w:line="240" w:lineRule="auto"/>
              <w:ind w:firstLine="0"/>
              <w:rPr>
                <w:bCs/>
              </w:rPr>
            </w:pPr>
            <w:r w:rsidRPr="00290915">
              <w:t>NA</w:t>
            </w:r>
          </w:p>
        </w:tc>
        <w:tc>
          <w:tcPr>
            <w:tcW w:w="1006" w:type="dxa"/>
            <w:noWrap/>
            <w:hideMark/>
          </w:tcPr>
          <w:p w14:paraId="2FDD5FDD" w14:textId="749D5020" w:rsidR="00F60E09" w:rsidRPr="00B74FD2" w:rsidRDefault="00F60E09" w:rsidP="00F60E09">
            <w:pPr>
              <w:spacing w:line="240" w:lineRule="auto"/>
              <w:ind w:firstLine="0"/>
              <w:rPr>
                <w:bCs/>
              </w:rPr>
            </w:pPr>
            <w:r w:rsidRPr="00290915">
              <w:t>NA</w:t>
            </w:r>
          </w:p>
        </w:tc>
        <w:tc>
          <w:tcPr>
            <w:tcW w:w="1035" w:type="dxa"/>
            <w:noWrap/>
            <w:hideMark/>
          </w:tcPr>
          <w:p w14:paraId="5AB3694A" w14:textId="761FFF5E" w:rsidR="00F60E09" w:rsidRPr="00B74FD2" w:rsidRDefault="00F60E09" w:rsidP="00F60E09">
            <w:pPr>
              <w:spacing w:line="240" w:lineRule="auto"/>
              <w:ind w:firstLine="0"/>
              <w:rPr>
                <w:bCs/>
              </w:rPr>
            </w:pPr>
            <w:r w:rsidRPr="00290915">
              <w:t>NA</w:t>
            </w:r>
          </w:p>
        </w:tc>
        <w:tc>
          <w:tcPr>
            <w:tcW w:w="1206" w:type="dxa"/>
            <w:noWrap/>
            <w:hideMark/>
          </w:tcPr>
          <w:p w14:paraId="2FDB2B14" w14:textId="155E887D" w:rsidR="00F60E09" w:rsidRPr="00B74FD2" w:rsidRDefault="00F60E09" w:rsidP="00F60E09">
            <w:pPr>
              <w:spacing w:line="240" w:lineRule="auto"/>
              <w:ind w:firstLine="0"/>
              <w:rPr>
                <w:bCs/>
              </w:rPr>
            </w:pPr>
            <w:r w:rsidRPr="00290915">
              <w:t>NA</w:t>
            </w:r>
          </w:p>
        </w:tc>
        <w:tc>
          <w:tcPr>
            <w:tcW w:w="1097" w:type="dxa"/>
            <w:noWrap/>
            <w:hideMark/>
          </w:tcPr>
          <w:p w14:paraId="06106706" w14:textId="2883402A" w:rsidR="00F60E09" w:rsidRPr="00B74FD2" w:rsidRDefault="00F60E09" w:rsidP="00F60E09">
            <w:pPr>
              <w:spacing w:line="240" w:lineRule="auto"/>
              <w:ind w:firstLine="0"/>
              <w:rPr>
                <w:bCs/>
              </w:rPr>
            </w:pPr>
            <w:r w:rsidRPr="00290915">
              <w:t>NA</w:t>
            </w:r>
          </w:p>
        </w:tc>
        <w:tc>
          <w:tcPr>
            <w:tcW w:w="1134" w:type="dxa"/>
            <w:noWrap/>
            <w:hideMark/>
          </w:tcPr>
          <w:p w14:paraId="3E4D12F8" w14:textId="3DB0A32D" w:rsidR="00F60E09" w:rsidRPr="00B74FD2" w:rsidRDefault="00F60E09" w:rsidP="00F60E09">
            <w:pPr>
              <w:spacing w:line="240" w:lineRule="auto"/>
              <w:ind w:firstLine="0"/>
              <w:rPr>
                <w:bCs/>
              </w:rPr>
            </w:pPr>
            <w:r w:rsidRPr="00290915">
              <w:t>NA</w:t>
            </w:r>
          </w:p>
        </w:tc>
        <w:tc>
          <w:tcPr>
            <w:tcW w:w="711" w:type="dxa"/>
            <w:noWrap/>
            <w:hideMark/>
          </w:tcPr>
          <w:p w14:paraId="2DDD7A01" w14:textId="4FC34ADB" w:rsidR="00F60E09" w:rsidRPr="00B74FD2" w:rsidRDefault="00F60E09" w:rsidP="00F60E09">
            <w:pPr>
              <w:spacing w:line="240" w:lineRule="auto"/>
              <w:ind w:firstLine="0"/>
              <w:rPr>
                <w:bCs/>
              </w:rPr>
            </w:pPr>
            <w:r w:rsidRPr="00290915">
              <w:t>3.00</w:t>
            </w:r>
          </w:p>
        </w:tc>
        <w:tc>
          <w:tcPr>
            <w:tcW w:w="1274" w:type="dxa"/>
            <w:noWrap/>
            <w:hideMark/>
          </w:tcPr>
          <w:p w14:paraId="249E3DE6" w14:textId="49BE092E" w:rsidR="00F60E09" w:rsidRPr="00B74FD2" w:rsidRDefault="00F60E09" w:rsidP="00F60E09">
            <w:pPr>
              <w:spacing w:line="240" w:lineRule="auto"/>
              <w:ind w:firstLine="0"/>
              <w:rPr>
                <w:bCs/>
              </w:rPr>
            </w:pPr>
            <w:r w:rsidRPr="00290915">
              <w:t>-8182.36</w:t>
            </w:r>
          </w:p>
        </w:tc>
        <w:tc>
          <w:tcPr>
            <w:tcW w:w="1276" w:type="dxa"/>
            <w:noWrap/>
            <w:hideMark/>
          </w:tcPr>
          <w:p w14:paraId="65B9699C" w14:textId="4753C14D" w:rsidR="00F60E09" w:rsidRPr="00B74FD2" w:rsidRDefault="00F60E09" w:rsidP="00F60E09">
            <w:pPr>
              <w:spacing w:line="240" w:lineRule="auto"/>
              <w:ind w:firstLine="0"/>
              <w:rPr>
                <w:bCs/>
              </w:rPr>
            </w:pPr>
            <w:r w:rsidRPr="00290915">
              <w:t>16370.73</w:t>
            </w:r>
          </w:p>
        </w:tc>
        <w:tc>
          <w:tcPr>
            <w:tcW w:w="850" w:type="dxa"/>
            <w:noWrap/>
            <w:hideMark/>
          </w:tcPr>
          <w:p w14:paraId="15156356" w14:textId="6974C0A7" w:rsidR="00F60E09" w:rsidRPr="00B74FD2" w:rsidRDefault="00F60E09" w:rsidP="00F60E09">
            <w:pPr>
              <w:spacing w:line="240" w:lineRule="auto"/>
              <w:ind w:firstLine="0"/>
              <w:rPr>
                <w:bCs/>
              </w:rPr>
            </w:pPr>
            <w:r w:rsidRPr="00290915">
              <w:t>18.72</w:t>
            </w:r>
          </w:p>
        </w:tc>
        <w:tc>
          <w:tcPr>
            <w:tcW w:w="992" w:type="dxa"/>
            <w:noWrap/>
            <w:hideMark/>
          </w:tcPr>
          <w:p w14:paraId="70908FAA" w14:textId="56FD5C58" w:rsidR="00F60E09" w:rsidRPr="00B74FD2" w:rsidRDefault="00F60E09" w:rsidP="00F60E09">
            <w:pPr>
              <w:spacing w:line="240" w:lineRule="auto"/>
              <w:ind w:firstLine="0"/>
              <w:rPr>
                <w:bCs/>
              </w:rPr>
            </w:pPr>
            <w:r w:rsidRPr="00290915">
              <w:t>0.00</w:t>
            </w:r>
          </w:p>
        </w:tc>
      </w:tr>
      <w:tr w:rsidR="00F60E09" w:rsidRPr="00B74FD2" w14:paraId="44FF9124" w14:textId="77777777" w:rsidTr="00F60E09">
        <w:trPr>
          <w:trHeight w:val="300"/>
        </w:trPr>
        <w:tc>
          <w:tcPr>
            <w:tcW w:w="505" w:type="dxa"/>
            <w:noWrap/>
            <w:hideMark/>
          </w:tcPr>
          <w:p w14:paraId="77636B7F" w14:textId="502F0818" w:rsidR="00F60E09" w:rsidRPr="00B74FD2" w:rsidRDefault="00F60E09" w:rsidP="00F60E09">
            <w:pPr>
              <w:spacing w:line="240" w:lineRule="auto"/>
              <w:ind w:firstLine="0"/>
              <w:rPr>
                <w:bCs/>
              </w:rPr>
            </w:pPr>
            <w:r w:rsidRPr="00290915">
              <w:t>12</w:t>
            </w:r>
          </w:p>
        </w:tc>
        <w:tc>
          <w:tcPr>
            <w:tcW w:w="1090" w:type="dxa"/>
            <w:noWrap/>
            <w:hideMark/>
          </w:tcPr>
          <w:p w14:paraId="3C1FE58B" w14:textId="06307962" w:rsidR="00F60E09" w:rsidRPr="00B74FD2" w:rsidRDefault="00F60E09" w:rsidP="00F60E09">
            <w:pPr>
              <w:spacing w:line="240" w:lineRule="auto"/>
              <w:ind w:firstLine="0"/>
              <w:rPr>
                <w:bCs/>
              </w:rPr>
            </w:pPr>
            <w:r w:rsidRPr="00290915">
              <w:t>45.7696</w:t>
            </w:r>
          </w:p>
        </w:tc>
        <w:tc>
          <w:tcPr>
            <w:tcW w:w="1203" w:type="dxa"/>
            <w:noWrap/>
            <w:hideMark/>
          </w:tcPr>
          <w:p w14:paraId="2EB5C975" w14:textId="7396EC39" w:rsidR="00F60E09" w:rsidRPr="00B74FD2" w:rsidRDefault="00F60E09" w:rsidP="00F60E09">
            <w:pPr>
              <w:spacing w:line="240" w:lineRule="auto"/>
              <w:ind w:firstLine="0"/>
              <w:rPr>
                <w:bCs/>
              </w:rPr>
            </w:pPr>
            <w:r w:rsidRPr="00290915">
              <w:t>-0.2653</w:t>
            </w:r>
          </w:p>
        </w:tc>
        <w:tc>
          <w:tcPr>
            <w:tcW w:w="1378" w:type="dxa"/>
            <w:noWrap/>
            <w:hideMark/>
          </w:tcPr>
          <w:p w14:paraId="0EFE5DAE" w14:textId="67092114" w:rsidR="00F60E09" w:rsidRPr="00B74FD2" w:rsidRDefault="00F60E09" w:rsidP="00F60E09">
            <w:pPr>
              <w:spacing w:line="240" w:lineRule="auto"/>
              <w:ind w:firstLine="0"/>
              <w:rPr>
                <w:bCs/>
              </w:rPr>
            </w:pPr>
            <w:r w:rsidRPr="00290915">
              <w:t>NA</w:t>
            </w:r>
          </w:p>
        </w:tc>
        <w:tc>
          <w:tcPr>
            <w:tcW w:w="1006" w:type="dxa"/>
            <w:noWrap/>
            <w:hideMark/>
          </w:tcPr>
          <w:p w14:paraId="4F5C9D53" w14:textId="0F147E84" w:rsidR="00F60E09" w:rsidRPr="00B74FD2" w:rsidRDefault="00F60E09" w:rsidP="00F60E09">
            <w:pPr>
              <w:spacing w:line="240" w:lineRule="auto"/>
              <w:ind w:firstLine="0"/>
              <w:rPr>
                <w:bCs/>
              </w:rPr>
            </w:pPr>
            <w:r w:rsidRPr="00290915">
              <w:t>NA</w:t>
            </w:r>
          </w:p>
        </w:tc>
        <w:tc>
          <w:tcPr>
            <w:tcW w:w="1035" w:type="dxa"/>
            <w:noWrap/>
            <w:hideMark/>
          </w:tcPr>
          <w:p w14:paraId="2F0C4D13" w14:textId="41DBAF8C" w:rsidR="00F60E09" w:rsidRPr="00B74FD2" w:rsidRDefault="00F60E09" w:rsidP="00F60E09">
            <w:pPr>
              <w:spacing w:line="240" w:lineRule="auto"/>
              <w:ind w:firstLine="0"/>
              <w:rPr>
                <w:bCs/>
              </w:rPr>
            </w:pPr>
            <w:r w:rsidRPr="00290915">
              <w:t>NA</w:t>
            </w:r>
          </w:p>
        </w:tc>
        <w:tc>
          <w:tcPr>
            <w:tcW w:w="1206" w:type="dxa"/>
            <w:noWrap/>
            <w:hideMark/>
          </w:tcPr>
          <w:p w14:paraId="05F5962A" w14:textId="73008B0A" w:rsidR="00F60E09" w:rsidRPr="00B74FD2" w:rsidRDefault="00F60E09" w:rsidP="00F60E09">
            <w:pPr>
              <w:spacing w:line="240" w:lineRule="auto"/>
              <w:ind w:firstLine="0"/>
              <w:rPr>
                <w:bCs/>
              </w:rPr>
            </w:pPr>
            <w:r w:rsidRPr="00290915">
              <w:t>NA</w:t>
            </w:r>
          </w:p>
        </w:tc>
        <w:tc>
          <w:tcPr>
            <w:tcW w:w="1097" w:type="dxa"/>
            <w:noWrap/>
            <w:hideMark/>
          </w:tcPr>
          <w:p w14:paraId="398E8EF1" w14:textId="7E096178" w:rsidR="00F60E09" w:rsidRPr="00B74FD2" w:rsidRDefault="00F60E09" w:rsidP="00F60E09">
            <w:pPr>
              <w:spacing w:line="240" w:lineRule="auto"/>
              <w:ind w:firstLine="0"/>
              <w:rPr>
                <w:bCs/>
              </w:rPr>
            </w:pPr>
            <w:r w:rsidRPr="00290915">
              <w:t>NA</w:t>
            </w:r>
          </w:p>
        </w:tc>
        <w:tc>
          <w:tcPr>
            <w:tcW w:w="1134" w:type="dxa"/>
            <w:noWrap/>
            <w:hideMark/>
          </w:tcPr>
          <w:p w14:paraId="2D0E8A8B" w14:textId="4CDA1C30" w:rsidR="00F60E09" w:rsidRPr="00B74FD2" w:rsidRDefault="00F60E09" w:rsidP="00F60E09">
            <w:pPr>
              <w:spacing w:line="240" w:lineRule="auto"/>
              <w:ind w:firstLine="0"/>
              <w:rPr>
                <w:bCs/>
              </w:rPr>
            </w:pPr>
            <w:r w:rsidRPr="00290915">
              <w:t>-0.0020</w:t>
            </w:r>
          </w:p>
        </w:tc>
        <w:tc>
          <w:tcPr>
            <w:tcW w:w="711" w:type="dxa"/>
            <w:noWrap/>
            <w:hideMark/>
          </w:tcPr>
          <w:p w14:paraId="21E5CBEB" w14:textId="2D12CEC9" w:rsidR="00F60E09" w:rsidRPr="00B74FD2" w:rsidRDefault="00F60E09" w:rsidP="00F60E09">
            <w:pPr>
              <w:spacing w:line="240" w:lineRule="auto"/>
              <w:ind w:firstLine="0"/>
              <w:rPr>
                <w:bCs/>
              </w:rPr>
            </w:pPr>
            <w:r w:rsidRPr="00290915">
              <w:t>5.00</w:t>
            </w:r>
          </w:p>
        </w:tc>
        <w:tc>
          <w:tcPr>
            <w:tcW w:w="1274" w:type="dxa"/>
            <w:noWrap/>
            <w:hideMark/>
          </w:tcPr>
          <w:p w14:paraId="07CCAC8C" w14:textId="501ADA9F" w:rsidR="00F60E09" w:rsidRPr="00B74FD2" w:rsidRDefault="00F60E09" w:rsidP="00F60E09">
            <w:pPr>
              <w:spacing w:line="240" w:lineRule="auto"/>
              <w:ind w:firstLine="0"/>
              <w:rPr>
                <w:bCs/>
              </w:rPr>
            </w:pPr>
            <w:r w:rsidRPr="00290915">
              <w:t>-8180.99</w:t>
            </w:r>
          </w:p>
        </w:tc>
        <w:tc>
          <w:tcPr>
            <w:tcW w:w="1276" w:type="dxa"/>
            <w:noWrap/>
            <w:hideMark/>
          </w:tcPr>
          <w:p w14:paraId="520436D9" w14:textId="49B2AB85" w:rsidR="00F60E09" w:rsidRPr="00B74FD2" w:rsidRDefault="00F60E09" w:rsidP="00F60E09">
            <w:pPr>
              <w:spacing w:line="240" w:lineRule="auto"/>
              <w:ind w:firstLine="0"/>
              <w:rPr>
                <w:bCs/>
              </w:rPr>
            </w:pPr>
            <w:r w:rsidRPr="00290915">
              <w:t>16372.01</w:t>
            </w:r>
          </w:p>
        </w:tc>
        <w:tc>
          <w:tcPr>
            <w:tcW w:w="850" w:type="dxa"/>
            <w:noWrap/>
            <w:hideMark/>
          </w:tcPr>
          <w:p w14:paraId="06B90152" w14:textId="2D27673B" w:rsidR="00F60E09" w:rsidRPr="00B74FD2" w:rsidRDefault="00F60E09" w:rsidP="00F60E09">
            <w:pPr>
              <w:spacing w:line="240" w:lineRule="auto"/>
              <w:ind w:firstLine="0"/>
              <w:rPr>
                <w:bCs/>
              </w:rPr>
            </w:pPr>
            <w:r w:rsidRPr="00290915">
              <w:t>20.00</w:t>
            </w:r>
          </w:p>
        </w:tc>
        <w:tc>
          <w:tcPr>
            <w:tcW w:w="992" w:type="dxa"/>
            <w:noWrap/>
            <w:hideMark/>
          </w:tcPr>
          <w:p w14:paraId="02745C24" w14:textId="0E19DC87" w:rsidR="00F60E09" w:rsidRPr="00B74FD2" w:rsidRDefault="00F60E09" w:rsidP="00F60E09">
            <w:pPr>
              <w:spacing w:line="240" w:lineRule="auto"/>
              <w:ind w:firstLine="0"/>
              <w:rPr>
                <w:bCs/>
              </w:rPr>
            </w:pPr>
            <w:r w:rsidRPr="00290915">
              <w:t>0.00</w:t>
            </w:r>
          </w:p>
        </w:tc>
      </w:tr>
      <w:tr w:rsidR="00F60E09" w:rsidRPr="00B74FD2" w14:paraId="6D85E18D" w14:textId="77777777" w:rsidTr="00F60E09">
        <w:trPr>
          <w:trHeight w:val="300"/>
        </w:trPr>
        <w:tc>
          <w:tcPr>
            <w:tcW w:w="505" w:type="dxa"/>
            <w:noWrap/>
            <w:hideMark/>
          </w:tcPr>
          <w:p w14:paraId="1B6FF789" w14:textId="281F06BD" w:rsidR="00F60E09" w:rsidRPr="00B74FD2" w:rsidRDefault="00F60E09" w:rsidP="00F60E09">
            <w:pPr>
              <w:spacing w:line="240" w:lineRule="auto"/>
              <w:ind w:firstLine="0"/>
              <w:rPr>
                <w:bCs/>
              </w:rPr>
            </w:pPr>
            <w:r w:rsidRPr="00290915">
              <w:t>14</w:t>
            </w:r>
          </w:p>
        </w:tc>
        <w:tc>
          <w:tcPr>
            <w:tcW w:w="1090" w:type="dxa"/>
            <w:noWrap/>
            <w:hideMark/>
          </w:tcPr>
          <w:p w14:paraId="31780B00" w14:textId="7558A9D6" w:rsidR="00F60E09" w:rsidRPr="00B74FD2" w:rsidRDefault="00F60E09" w:rsidP="00F60E09">
            <w:pPr>
              <w:spacing w:line="240" w:lineRule="auto"/>
              <w:ind w:firstLine="0"/>
              <w:rPr>
                <w:bCs/>
              </w:rPr>
            </w:pPr>
            <w:r w:rsidRPr="00290915">
              <w:t>55.9482</w:t>
            </w:r>
          </w:p>
        </w:tc>
        <w:tc>
          <w:tcPr>
            <w:tcW w:w="1203" w:type="dxa"/>
            <w:noWrap/>
            <w:hideMark/>
          </w:tcPr>
          <w:p w14:paraId="654ADCBC" w14:textId="576FAAFE" w:rsidR="00F60E09" w:rsidRPr="00B74FD2" w:rsidRDefault="00F60E09" w:rsidP="00F60E09">
            <w:pPr>
              <w:spacing w:line="240" w:lineRule="auto"/>
              <w:ind w:firstLine="0"/>
              <w:rPr>
                <w:bCs/>
              </w:rPr>
            </w:pPr>
            <w:r w:rsidRPr="00290915">
              <w:t>-0.2719</w:t>
            </w:r>
          </w:p>
        </w:tc>
        <w:tc>
          <w:tcPr>
            <w:tcW w:w="1378" w:type="dxa"/>
            <w:noWrap/>
            <w:hideMark/>
          </w:tcPr>
          <w:p w14:paraId="0402FB0E" w14:textId="7AF5E99F" w:rsidR="00F60E09" w:rsidRPr="00B74FD2" w:rsidRDefault="00F60E09" w:rsidP="00F60E09">
            <w:pPr>
              <w:spacing w:line="240" w:lineRule="auto"/>
              <w:ind w:firstLine="0"/>
              <w:rPr>
                <w:bCs/>
              </w:rPr>
            </w:pPr>
            <w:r w:rsidRPr="00290915">
              <w:t>-0.3679</w:t>
            </w:r>
          </w:p>
        </w:tc>
        <w:tc>
          <w:tcPr>
            <w:tcW w:w="1006" w:type="dxa"/>
            <w:noWrap/>
            <w:hideMark/>
          </w:tcPr>
          <w:p w14:paraId="01660B00" w14:textId="5F6D5CEC" w:rsidR="00F60E09" w:rsidRPr="00B74FD2" w:rsidRDefault="00F60E09" w:rsidP="00F60E09">
            <w:pPr>
              <w:spacing w:line="240" w:lineRule="auto"/>
              <w:ind w:firstLine="0"/>
              <w:rPr>
                <w:bCs/>
              </w:rPr>
            </w:pPr>
            <w:r w:rsidRPr="00290915">
              <w:t>-0.0186</w:t>
            </w:r>
          </w:p>
        </w:tc>
        <w:tc>
          <w:tcPr>
            <w:tcW w:w="1035" w:type="dxa"/>
            <w:noWrap/>
            <w:hideMark/>
          </w:tcPr>
          <w:p w14:paraId="42C0BA58" w14:textId="74041444" w:rsidR="00F60E09" w:rsidRPr="00B74FD2" w:rsidRDefault="00F60E09" w:rsidP="00F60E09">
            <w:pPr>
              <w:spacing w:line="240" w:lineRule="auto"/>
              <w:ind w:firstLine="0"/>
              <w:rPr>
                <w:bCs/>
              </w:rPr>
            </w:pPr>
            <w:r w:rsidRPr="00290915">
              <w:t>NA</w:t>
            </w:r>
          </w:p>
        </w:tc>
        <w:tc>
          <w:tcPr>
            <w:tcW w:w="1206" w:type="dxa"/>
            <w:noWrap/>
            <w:hideMark/>
          </w:tcPr>
          <w:p w14:paraId="76B99669" w14:textId="6915AC9A" w:rsidR="00F60E09" w:rsidRPr="00B74FD2" w:rsidRDefault="00F60E09" w:rsidP="00F60E09">
            <w:pPr>
              <w:spacing w:line="240" w:lineRule="auto"/>
              <w:ind w:firstLine="0"/>
              <w:rPr>
                <w:bCs/>
              </w:rPr>
            </w:pPr>
            <w:r w:rsidRPr="00290915">
              <w:t>NA</w:t>
            </w:r>
          </w:p>
        </w:tc>
        <w:tc>
          <w:tcPr>
            <w:tcW w:w="1097" w:type="dxa"/>
            <w:noWrap/>
            <w:hideMark/>
          </w:tcPr>
          <w:p w14:paraId="48CC3AA5" w14:textId="27653C25" w:rsidR="00F60E09" w:rsidRPr="00B74FD2" w:rsidRDefault="00F60E09" w:rsidP="00F60E09">
            <w:pPr>
              <w:spacing w:line="240" w:lineRule="auto"/>
              <w:ind w:firstLine="0"/>
              <w:rPr>
                <w:bCs/>
              </w:rPr>
            </w:pPr>
            <w:r w:rsidRPr="00290915">
              <w:t>NA</w:t>
            </w:r>
          </w:p>
        </w:tc>
        <w:tc>
          <w:tcPr>
            <w:tcW w:w="1134" w:type="dxa"/>
            <w:noWrap/>
            <w:hideMark/>
          </w:tcPr>
          <w:p w14:paraId="5DF2B98F" w14:textId="16E09EA1" w:rsidR="00F60E09" w:rsidRPr="00B74FD2" w:rsidRDefault="00F60E09" w:rsidP="00F60E09">
            <w:pPr>
              <w:spacing w:line="240" w:lineRule="auto"/>
              <w:ind w:firstLine="0"/>
              <w:rPr>
                <w:bCs/>
              </w:rPr>
            </w:pPr>
            <w:r w:rsidRPr="00290915">
              <w:t>-0.0016</w:t>
            </w:r>
          </w:p>
        </w:tc>
        <w:tc>
          <w:tcPr>
            <w:tcW w:w="711" w:type="dxa"/>
            <w:noWrap/>
            <w:hideMark/>
          </w:tcPr>
          <w:p w14:paraId="43C59930" w14:textId="1FC91DA8" w:rsidR="00F60E09" w:rsidRPr="00B74FD2" w:rsidRDefault="00F60E09" w:rsidP="00F60E09">
            <w:pPr>
              <w:spacing w:line="240" w:lineRule="auto"/>
              <w:ind w:firstLine="0"/>
              <w:rPr>
                <w:bCs/>
              </w:rPr>
            </w:pPr>
            <w:r w:rsidRPr="00290915">
              <w:t>7.00</w:t>
            </w:r>
          </w:p>
        </w:tc>
        <w:tc>
          <w:tcPr>
            <w:tcW w:w="1274" w:type="dxa"/>
            <w:noWrap/>
            <w:hideMark/>
          </w:tcPr>
          <w:p w14:paraId="0E92920B" w14:textId="2E2ABB95" w:rsidR="00F60E09" w:rsidRPr="00B74FD2" w:rsidRDefault="00F60E09" w:rsidP="00F60E09">
            <w:pPr>
              <w:spacing w:line="240" w:lineRule="auto"/>
              <w:ind w:firstLine="0"/>
              <w:rPr>
                <w:bCs/>
              </w:rPr>
            </w:pPr>
            <w:r w:rsidRPr="00290915">
              <w:t>-8179.82</w:t>
            </w:r>
          </w:p>
        </w:tc>
        <w:tc>
          <w:tcPr>
            <w:tcW w:w="1276" w:type="dxa"/>
            <w:noWrap/>
            <w:hideMark/>
          </w:tcPr>
          <w:p w14:paraId="27F96E0A" w14:textId="7F857BCD" w:rsidR="00F60E09" w:rsidRPr="00B74FD2" w:rsidRDefault="00F60E09" w:rsidP="00F60E09">
            <w:pPr>
              <w:spacing w:line="240" w:lineRule="auto"/>
              <w:ind w:firstLine="0"/>
              <w:rPr>
                <w:bCs/>
              </w:rPr>
            </w:pPr>
            <w:r w:rsidRPr="00290915">
              <w:t>16373.70</w:t>
            </w:r>
          </w:p>
        </w:tc>
        <w:tc>
          <w:tcPr>
            <w:tcW w:w="850" w:type="dxa"/>
            <w:noWrap/>
            <w:hideMark/>
          </w:tcPr>
          <w:p w14:paraId="26FF3865" w14:textId="64DBCD49" w:rsidR="00F60E09" w:rsidRPr="00B74FD2" w:rsidRDefault="00F60E09" w:rsidP="00F60E09">
            <w:pPr>
              <w:spacing w:line="240" w:lineRule="auto"/>
              <w:ind w:firstLine="0"/>
              <w:rPr>
                <w:bCs/>
              </w:rPr>
            </w:pPr>
            <w:r w:rsidRPr="00290915">
              <w:t>21.69</w:t>
            </w:r>
          </w:p>
        </w:tc>
        <w:tc>
          <w:tcPr>
            <w:tcW w:w="992" w:type="dxa"/>
            <w:noWrap/>
            <w:hideMark/>
          </w:tcPr>
          <w:p w14:paraId="28234E77" w14:textId="695C5BE7" w:rsidR="00F60E09" w:rsidRPr="00B74FD2" w:rsidRDefault="00F60E09" w:rsidP="00F60E09">
            <w:pPr>
              <w:spacing w:line="240" w:lineRule="auto"/>
              <w:ind w:firstLine="0"/>
              <w:rPr>
                <w:bCs/>
              </w:rPr>
            </w:pPr>
            <w:r w:rsidRPr="00290915">
              <w:t>0.00</w:t>
            </w:r>
          </w:p>
        </w:tc>
      </w:tr>
      <w:tr w:rsidR="00F60E09" w:rsidRPr="00B74FD2" w14:paraId="17DAE6CF" w14:textId="77777777" w:rsidTr="00F60E09">
        <w:trPr>
          <w:trHeight w:val="300"/>
        </w:trPr>
        <w:tc>
          <w:tcPr>
            <w:tcW w:w="505" w:type="dxa"/>
            <w:noWrap/>
            <w:hideMark/>
          </w:tcPr>
          <w:p w14:paraId="442AD283" w14:textId="5A64B15B" w:rsidR="00F60E09" w:rsidRPr="00B74FD2" w:rsidRDefault="00F60E09" w:rsidP="00F60E09">
            <w:pPr>
              <w:spacing w:line="240" w:lineRule="auto"/>
              <w:ind w:firstLine="0"/>
              <w:rPr>
                <w:bCs/>
              </w:rPr>
            </w:pPr>
            <w:r w:rsidRPr="00290915">
              <w:t>18</w:t>
            </w:r>
          </w:p>
        </w:tc>
        <w:tc>
          <w:tcPr>
            <w:tcW w:w="1090" w:type="dxa"/>
            <w:noWrap/>
            <w:hideMark/>
          </w:tcPr>
          <w:p w14:paraId="39DAC1D5" w14:textId="41EC62FA" w:rsidR="00F60E09" w:rsidRPr="00B74FD2" w:rsidRDefault="00F60E09" w:rsidP="00F60E09">
            <w:pPr>
              <w:spacing w:line="240" w:lineRule="auto"/>
              <w:ind w:firstLine="0"/>
              <w:rPr>
                <w:bCs/>
              </w:rPr>
            </w:pPr>
            <w:r w:rsidRPr="00290915">
              <w:t>52.9985</w:t>
            </w:r>
          </w:p>
        </w:tc>
        <w:tc>
          <w:tcPr>
            <w:tcW w:w="1203" w:type="dxa"/>
            <w:noWrap/>
            <w:hideMark/>
          </w:tcPr>
          <w:p w14:paraId="184AE4D8" w14:textId="57321EBB" w:rsidR="00F60E09" w:rsidRPr="00B74FD2" w:rsidRDefault="00F60E09" w:rsidP="00F60E09">
            <w:pPr>
              <w:spacing w:line="240" w:lineRule="auto"/>
              <w:ind w:firstLine="0"/>
              <w:rPr>
                <w:bCs/>
              </w:rPr>
            </w:pPr>
            <w:r w:rsidRPr="00290915">
              <w:t>NA</w:t>
            </w:r>
          </w:p>
        </w:tc>
        <w:tc>
          <w:tcPr>
            <w:tcW w:w="1378" w:type="dxa"/>
            <w:noWrap/>
            <w:hideMark/>
          </w:tcPr>
          <w:p w14:paraId="0C39EB7E" w14:textId="665483CB" w:rsidR="00F60E09" w:rsidRPr="00B74FD2" w:rsidRDefault="00F60E09" w:rsidP="00F60E09">
            <w:pPr>
              <w:spacing w:line="240" w:lineRule="auto"/>
              <w:ind w:firstLine="0"/>
              <w:rPr>
                <w:bCs/>
              </w:rPr>
            </w:pPr>
            <w:r w:rsidRPr="00290915">
              <w:t>-0.3073</w:t>
            </w:r>
          </w:p>
        </w:tc>
        <w:tc>
          <w:tcPr>
            <w:tcW w:w="1006" w:type="dxa"/>
            <w:noWrap/>
            <w:hideMark/>
          </w:tcPr>
          <w:p w14:paraId="250BFD05" w14:textId="62A67B95" w:rsidR="00F60E09" w:rsidRPr="00B74FD2" w:rsidRDefault="00F60E09" w:rsidP="00F60E09">
            <w:pPr>
              <w:spacing w:line="240" w:lineRule="auto"/>
              <w:ind w:firstLine="0"/>
              <w:rPr>
                <w:bCs/>
              </w:rPr>
            </w:pPr>
            <w:r w:rsidRPr="00290915">
              <w:t>NA</w:t>
            </w:r>
          </w:p>
        </w:tc>
        <w:tc>
          <w:tcPr>
            <w:tcW w:w="1035" w:type="dxa"/>
            <w:noWrap/>
            <w:hideMark/>
          </w:tcPr>
          <w:p w14:paraId="57F65DCA" w14:textId="5399F757" w:rsidR="00F60E09" w:rsidRPr="00B74FD2" w:rsidRDefault="00F60E09" w:rsidP="00F60E09">
            <w:pPr>
              <w:spacing w:line="240" w:lineRule="auto"/>
              <w:ind w:firstLine="0"/>
              <w:rPr>
                <w:bCs/>
              </w:rPr>
            </w:pPr>
            <w:r w:rsidRPr="00290915">
              <w:t>+</w:t>
            </w:r>
          </w:p>
        </w:tc>
        <w:tc>
          <w:tcPr>
            <w:tcW w:w="1206" w:type="dxa"/>
            <w:noWrap/>
            <w:hideMark/>
          </w:tcPr>
          <w:p w14:paraId="2178F855" w14:textId="65721631" w:rsidR="00F60E09" w:rsidRPr="00B74FD2" w:rsidRDefault="00F60E09" w:rsidP="00F60E09">
            <w:pPr>
              <w:spacing w:line="240" w:lineRule="auto"/>
              <w:ind w:firstLine="0"/>
              <w:rPr>
                <w:bCs/>
              </w:rPr>
            </w:pPr>
            <w:r w:rsidRPr="00290915">
              <w:t>NA</w:t>
            </w:r>
          </w:p>
        </w:tc>
        <w:tc>
          <w:tcPr>
            <w:tcW w:w="1097" w:type="dxa"/>
            <w:noWrap/>
            <w:hideMark/>
          </w:tcPr>
          <w:p w14:paraId="38DBA893" w14:textId="412CD7B7" w:rsidR="00F60E09" w:rsidRPr="00B74FD2" w:rsidRDefault="00F60E09" w:rsidP="00F60E09">
            <w:pPr>
              <w:spacing w:line="240" w:lineRule="auto"/>
              <w:ind w:firstLine="0"/>
              <w:rPr>
                <w:bCs/>
              </w:rPr>
            </w:pPr>
            <w:r w:rsidRPr="00290915">
              <w:t>NA</w:t>
            </w:r>
          </w:p>
        </w:tc>
        <w:tc>
          <w:tcPr>
            <w:tcW w:w="1134" w:type="dxa"/>
            <w:noWrap/>
            <w:hideMark/>
          </w:tcPr>
          <w:p w14:paraId="5DDEE51E" w14:textId="25449EFC" w:rsidR="00F60E09" w:rsidRPr="00B74FD2" w:rsidRDefault="00F60E09" w:rsidP="00F60E09">
            <w:pPr>
              <w:spacing w:line="240" w:lineRule="auto"/>
              <w:ind w:firstLine="0"/>
              <w:rPr>
                <w:bCs/>
              </w:rPr>
            </w:pPr>
            <w:r w:rsidRPr="00290915">
              <w:t>-0.0014</w:t>
            </w:r>
          </w:p>
        </w:tc>
        <w:tc>
          <w:tcPr>
            <w:tcW w:w="711" w:type="dxa"/>
            <w:noWrap/>
            <w:hideMark/>
          </w:tcPr>
          <w:p w14:paraId="4B08A84F" w14:textId="4C55CA04" w:rsidR="00F60E09" w:rsidRPr="00B74FD2" w:rsidRDefault="00F60E09" w:rsidP="00F60E09">
            <w:pPr>
              <w:spacing w:line="240" w:lineRule="auto"/>
              <w:ind w:firstLine="0"/>
              <w:rPr>
                <w:bCs/>
              </w:rPr>
            </w:pPr>
            <w:r w:rsidRPr="00290915">
              <w:t>6.00</w:t>
            </w:r>
          </w:p>
        </w:tc>
        <w:tc>
          <w:tcPr>
            <w:tcW w:w="1274" w:type="dxa"/>
            <w:noWrap/>
            <w:hideMark/>
          </w:tcPr>
          <w:p w14:paraId="262DB492" w14:textId="6C1412B0" w:rsidR="00F60E09" w:rsidRPr="00B74FD2" w:rsidRDefault="00F60E09" w:rsidP="00F60E09">
            <w:pPr>
              <w:spacing w:line="240" w:lineRule="auto"/>
              <w:ind w:firstLine="0"/>
              <w:rPr>
                <w:bCs/>
              </w:rPr>
            </w:pPr>
            <w:r w:rsidRPr="00290915">
              <w:t>-8181.37</w:t>
            </w:r>
          </w:p>
        </w:tc>
        <w:tc>
          <w:tcPr>
            <w:tcW w:w="1276" w:type="dxa"/>
            <w:noWrap/>
            <w:hideMark/>
          </w:tcPr>
          <w:p w14:paraId="4274FEA9" w14:textId="6A02CBF6" w:rsidR="00F60E09" w:rsidRPr="00B74FD2" w:rsidRDefault="00F60E09" w:rsidP="00F60E09">
            <w:pPr>
              <w:spacing w:line="240" w:lineRule="auto"/>
              <w:ind w:firstLine="0"/>
              <w:rPr>
                <w:bCs/>
              </w:rPr>
            </w:pPr>
            <w:r w:rsidRPr="00290915">
              <w:t>16374.78</w:t>
            </w:r>
          </w:p>
        </w:tc>
        <w:tc>
          <w:tcPr>
            <w:tcW w:w="850" w:type="dxa"/>
            <w:noWrap/>
            <w:hideMark/>
          </w:tcPr>
          <w:p w14:paraId="1D5A6706" w14:textId="2482FA30" w:rsidR="00F60E09" w:rsidRPr="00B74FD2" w:rsidRDefault="00F60E09" w:rsidP="00F60E09">
            <w:pPr>
              <w:spacing w:line="240" w:lineRule="auto"/>
              <w:ind w:firstLine="0"/>
              <w:rPr>
                <w:bCs/>
              </w:rPr>
            </w:pPr>
            <w:r w:rsidRPr="00290915">
              <w:t>22.77</w:t>
            </w:r>
          </w:p>
        </w:tc>
        <w:tc>
          <w:tcPr>
            <w:tcW w:w="992" w:type="dxa"/>
            <w:noWrap/>
            <w:hideMark/>
          </w:tcPr>
          <w:p w14:paraId="302F0B8D" w14:textId="49FA518C" w:rsidR="00F60E09" w:rsidRPr="00B74FD2" w:rsidRDefault="00F60E09" w:rsidP="00F60E09">
            <w:pPr>
              <w:spacing w:line="240" w:lineRule="auto"/>
              <w:ind w:firstLine="0"/>
              <w:rPr>
                <w:bCs/>
              </w:rPr>
            </w:pPr>
            <w:r w:rsidRPr="00290915">
              <w:t>0.00</w:t>
            </w:r>
          </w:p>
        </w:tc>
      </w:tr>
      <w:tr w:rsidR="00F60E09" w:rsidRPr="00B74FD2" w14:paraId="44AA1945" w14:textId="77777777" w:rsidTr="00F60E09">
        <w:trPr>
          <w:trHeight w:val="300"/>
        </w:trPr>
        <w:tc>
          <w:tcPr>
            <w:tcW w:w="505" w:type="dxa"/>
            <w:noWrap/>
            <w:hideMark/>
          </w:tcPr>
          <w:p w14:paraId="43D54AB9" w14:textId="50AA45E5" w:rsidR="00F60E09" w:rsidRPr="00B74FD2" w:rsidRDefault="00F60E09" w:rsidP="00F60E09">
            <w:pPr>
              <w:spacing w:line="240" w:lineRule="auto"/>
              <w:ind w:firstLine="0"/>
              <w:rPr>
                <w:bCs/>
              </w:rPr>
            </w:pPr>
            <w:r w:rsidRPr="00290915">
              <w:t>15</w:t>
            </w:r>
          </w:p>
        </w:tc>
        <w:tc>
          <w:tcPr>
            <w:tcW w:w="1090" w:type="dxa"/>
            <w:noWrap/>
            <w:hideMark/>
          </w:tcPr>
          <w:p w14:paraId="68A06589" w14:textId="0095B7B2" w:rsidR="00F60E09" w:rsidRPr="00B74FD2" w:rsidRDefault="00F60E09" w:rsidP="00F60E09">
            <w:pPr>
              <w:spacing w:line="240" w:lineRule="auto"/>
              <w:ind w:firstLine="0"/>
              <w:rPr>
                <w:bCs/>
              </w:rPr>
            </w:pPr>
            <w:r w:rsidRPr="00290915">
              <w:t>53.8520</w:t>
            </w:r>
          </w:p>
        </w:tc>
        <w:tc>
          <w:tcPr>
            <w:tcW w:w="1203" w:type="dxa"/>
            <w:noWrap/>
            <w:hideMark/>
          </w:tcPr>
          <w:p w14:paraId="6C6419CD" w14:textId="56AF6C9B" w:rsidR="00F60E09" w:rsidRPr="00B74FD2" w:rsidRDefault="00F60E09" w:rsidP="00F60E09">
            <w:pPr>
              <w:spacing w:line="240" w:lineRule="auto"/>
              <w:ind w:firstLine="0"/>
              <w:rPr>
                <w:bCs/>
              </w:rPr>
            </w:pPr>
            <w:r w:rsidRPr="00290915">
              <w:t>-0.2692</w:t>
            </w:r>
          </w:p>
        </w:tc>
        <w:tc>
          <w:tcPr>
            <w:tcW w:w="1378" w:type="dxa"/>
            <w:noWrap/>
            <w:hideMark/>
          </w:tcPr>
          <w:p w14:paraId="573EAFED" w14:textId="788244BD" w:rsidR="00F60E09" w:rsidRPr="00B74FD2" w:rsidRDefault="00F60E09" w:rsidP="00F60E09">
            <w:pPr>
              <w:spacing w:line="240" w:lineRule="auto"/>
              <w:ind w:firstLine="0"/>
              <w:rPr>
                <w:bCs/>
              </w:rPr>
            </w:pPr>
            <w:r w:rsidRPr="00290915">
              <w:t>-0.2992</w:t>
            </w:r>
          </w:p>
        </w:tc>
        <w:tc>
          <w:tcPr>
            <w:tcW w:w="1006" w:type="dxa"/>
            <w:noWrap/>
            <w:hideMark/>
          </w:tcPr>
          <w:p w14:paraId="1AF00ADD" w14:textId="226AB75D" w:rsidR="00F60E09" w:rsidRPr="00B74FD2" w:rsidRDefault="00F60E09" w:rsidP="00F60E09">
            <w:pPr>
              <w:spacing w:line="240" w:lineRule="auto"/>
              <w:ind w:firstLine="0"/>
              <w:rPr>
                <w:bCs/>
              </w:rPr>
            </w:pPr>
            <w:r w:rsidRPr="00290915">
              <w:t>0.6300</w:t>
            </w:r>
          </w:p>
        </w:tc>
        <w:tc>
          <w:tcPr>
            <w:tcW w:w="1035" w:type="dxa"/>
            <w:noWrap/>
            <w:hideMark/>
          </w:tcPr>
          <w:p w14:paraId="05DD8C1E" w14:textId="42C90042" w:rsidR="00F60E09" w:rsidRPr="00B74FD2" w:rsidRDefault="00F60E09" w:rsidP="00F60E09">
            <w:pPr>
              <w:spacing w:line="240" w:lineRule="auto"/>
              <w:ind w:firstLine="0"/>
              <w:rPr>
                <w:bCs/>
              </w:rPr>
            </w:pPr>
            <w:r w:rsidRPr="00290915">
              <w:t>+</w:t>
            </w:r>
          </w:p>
        </w:tc>
        <w:tc>
          <w:tcPr>
            <w:tcW w:w="1206" w:type="dxa"/>
            <w:noWrap/>
            <w:hideMark/>
          </w:tcPr>
          <w:p w14:paraId="1F55077C" w14:textId="2708CFB4" w:rsidR="00F60E09" w:rsidRPr="00B74FD2" w:rsidRDefault="00F60E09" w:rsidP="00F60E09">
            <w:pPr>
              <w:spacing w:line="240" w:lineRule="auto"/>
              <w:ind w:firstLine="0"/>
              <w:rPr>
                <w:bCs/>
              </w:rPr>
            </w:pPr>
            <w:r w:rsidRPr="00290915">
              <w:t>-0.0242</w:t>
            </w:r>
          </w:p>
        </w:tc>
        <w:tc>
          <w:tcPr>
            <w:tcW w:w="1097" w:type="dxa"/>
            <w:noWrap/>
            <w:hideMark/>
          </w:tcPr>
          <w:p w14:paraId="1C0CD673" w14:textId="771EB3D0" w:rsidR="00F60E09" w:rsidRPr="00B74FD2" w:rsidRDefault="00F60E09" w:rsidP="00F60E09">
            <w:pPr>
              <w:spacing w:line="240" w:lineRule="auto"/>
              <w:ind w:firstLine="0"/>
              <w:rPr>
                <w:bCs/>
              </w:rPr>
            </w:pPr>
            <w:r w:rsidRPr="00290915">
              <w:t>NA</w:t>
            </w:r>
          </w:p>
        </w:tc>
        <w:tc>
          <w:tcPr>
            <w:tcW w:w="1134" w:type="dxa"/>
            <w:noWrap/>
            <w:hideMark/>
          </w:tcPr>
          <w:p w14:paraId="338BA84F" w14:textId="45E7E5D0" w:rsidR="00F60E09" w:rsidRPr="00B74FD2" w:rsidRDefault="00F60E09" w:rsidP="00F60E09">
            <w:pPr>
              <w:spacing w:line="240" w:lineRule="auto"/>
              <w:ind w:firstLine="0"/>
              <w:rPr>
                <w:bCs/>
              </w:rPr>
            </w:pPr>
            <w:r w:rsidRPr="00290915">
              <w:t>-0.0015</w:t>
            </w:r>
          </w:p>
        </w:tc>
        <w:tc>
          <w:tcPr>
            <w:tcW w:w="711" w:type="dxa"/>
            <w:noWrap/>
            <w:hideMark/>
          </w:tcPr>
          <w:p w14:paraId="0FC4B0D3" w14:textId="761B5227" w:rsidR="00F60E09" w:rsidRPr="00B74FD2" w:rsidRDefault="00F60E09" w:rsidP="00F60E09">
            <w:pPr>
              <w:spacing w:line="240" w:lineRule="auto"/>
              <w:ind w:firstLine="0"/>
              <w:rPr>
                <w:bCs/>
              </w:rPr>
            </w:pPr>
            <w:r w:rsidRPr="00290915">
              <w:t>9.00</w:t>
            </w:r>
          </w:p>
        </w:tc>
        <w:tc>
          <w:tcPr>
            <w:tcW w:w="1274" w:type="dxa"/>
            <w:noWrap/>
            <w:hideMark/>
          </w:tcPr>
          <w:p w14:paraId="07C04521" w14:textId="536B17F6" w:rsidR="00F60E09" w:rsidRPr="00B74FD2" w:rsidRDefault="00F60E09" w:rsidP="00F60E09">
            <w:pPr>
              <w:spacing w:line="240" w:lineRule="auto"/>
              <w:ind w:firstLine="0"/>
              <w:rPr>
                <w:bCs/>
              </w:rPr>
            </w:pPr>
            <w:r w:rsidRPr="00290915">
              <w:t>-8179.24</w:t>
            </w:r>
          </w:p>
        </w:tc>
        <w:tc>
          <w:tcPr>
            <w:tcW w:w="1276" w:type="dxa"/>
            <w:noWrap/>
            <w:hideMark/>
          </w:tcPr>
          <w:p w14:paraId="7628B87C" w14:textId="190482E6" w:rsidR="00F60E09" w:rsidRPr="00B74FD2" w:rsidRDefault="00F60E09" w:rsidP="00F60E09">
            <w:pPr>
              <w:spacing w:line="240" w:lineRule="auto"/>
              <w:ind w:firstLine="0"/>
              <w:rPr>
                <w:bCs/>
              </w:rPr>
            </w:pPr>
            <w:r w:rsidRPr="00290915">
              <w:t>16376.57</w:t>
            </w:r>
          </w:p>
        </w:tc>
        <w:tc>
          <w:tcPr>
            <w:tcW w:w="850" w:type="dxa"/>
            <w:noWrap/>
            <w:hideMark/>
          </w:tcPr>
          <w:p w14:paraId="133A616A" w14:textId="7286D088" w:rsidR="00F60E09" w:rsidRPr="00B74FD2" w:rsidRDefault="00F60E09" w:rsidP="00F60E09">
            <w:pPr>
              <w:spacing w:line="240" w:lineRule="auto"/>
              <w:ind w:firstLine="0"/>
              <w:rPr>
                <w:bCs/>
              </w:rPr>
            </w:pPr>
            <w:r w:rsidRPr="00290915">
              <w:t>24.56</w:t>
            </w:r>
          </w:p>
        </w:tc>
        <w:tc>
          <w:tcPr>
            <w:tcW w:w="992" w:type="dxa"/>
            <w:noWrap/>
            <w:hideMark/>
          </w:tcPr>
          <w:p w14:paraId="41B7D66E" w14:textId="0CEBACAB" w:rsidR="00F60E09" w:rsidRPr="00B74FD2" w:rsidRDefault="00F60E09" w:rsidP="00F60E09">
            <w:pPr>
              <w:spacing w:line="240" w:lineRule="auto"/>
              <w:ind w:firstLine="0"/>
              <w:rPr>
                <w:bCs/>
              </w:rPr>
            </w:pPr>
            <w:r w:rsidRPr="00290915">
              <w:t>0.00</w:t>
            </w:r>
          </w:p>
        </w:tc>
      </w:tr>
      <w:tr w:rsidR="00F60E09" w:rsidRPr="00B74FD2" w14:paraId="6549196D" w14:textId="77777777" w:rsidTr="00F60E09">
        <w:trPr>
          <w:trHeight w:val="300"/>
        </w:trPr>
        <w:tc>
          <w:tcPr>
            <w:tcW w:w="505" w:type="dxa"/>
            <w:noWrap/>
            <w:hideMark/>
          </w:tcPr>
          <w:p w14:paraId="4C9847B4" w14:textId="1FB58EC4" w:rsidR="00F60E09" w:rsidRPr="00B74FD2" w:rsidRDefault="00F60E09" w:rsidP="00F60E09">
            <w:pPr>
              <w:spacing w:line="240" w:lineRule="auto"/>
              <w:ind w:firstLine="0"/>
              <w:rPr>
                <w:bCs/>
              </w:rPr>
            </w:pPr>
            <w:r w:rsidRPr="00290915">
              <w:t>16</w:t>
            </w:r>
          </w:p>
        </w:tc>
        <w:tc>
          <w:tcPr>
            <w:tcW w:w="1090" w:type="dxa"/>
            <w:noWrap/>
            <w:hideMark/>
          </w:tcPr>
          <w:p w14:paraId="0903A3DA" w14:textId="19FF4711" w:rsidR="00F60E09" w:rsidRPr="00B74FD2" w:rsidRDefault="00F60E09" w:rsidP="00F60E09">
            <w:pPr>
              <w:spacing w:line="240" w:lineRule="auto"/>
              <w:ind w:firstLine="0"/>
              <w:rPr>
                <w:bCs/>
              </w:rPr>
            </w:pPr>
            <w:r w:rsidRPr="00290915">
              <w:t>53.8901</w:t>
            </w:r>
          </w:p>
        </w:tc>
        <w:tc>
          <w:tcPr>
            <w:tcW w:w="1203" w:type="dxa"/>
            <w:noWrap/>
            <w:hideMark/>
          </w:tcPr>
          <w:p w14:paraId="6BB1A567" w14:textId="0DC69020" w:rsidR="00F60E09" w:rsidRPr="00B74FD2" w:rsidRDefault="00F60E09" w:rsidP="00F60E09">
            <w:pPr>
              <w:spacing w:line="240" w:lineRule="auto"/>
              <w:ind w:firstLine="0"/>
              <w:rPr>
                <w:bCs/>
              </w:rPr>
            </w:pPr>
            <w:r w:rsidRPr="00290915">
              <w:t>-0.2688</w:t>
            </w:r>
          </w:p>
        </w:tc>
        <w:tc>
          <w:tcPr>
            <w:tcW w:w="1378" w:type="dxa"/>
            <w:noWrap/>
            <w:hideMark/>
          </w:tcPr>
          <w:p w14:paraId="19235E00" w14:textId="656288C0" w:rsidR="00F60E09" w:rsidRPr="00B74FD2" w:rsidRDefault="00F60E09" w:rsidP="00F60E09">
            <w:pPr>
              <w:spacing w:line="240" w:lineRule="auto"/>
              <w:ind w:firstLine="0"/>
              <w:rPr>
                <w:bCs/>
              </w:rPr>
            </w:pPr>
            <w:r w:rsidRPr="00290915">
              <w:t>-0.3007</w:t>
            </w:r>
          </w:p>
        </w:tc>
        <w:tc>
          <w:tcPr>
            <w:tcW w:w="1006" w:type="dxa"/>
            <w:noWrap/>
            <w:hideMark/>
          </w:tcPr>
          <w:p w14:paraId="7CD9E9F5" w14:textId="79336B6B" w:rsidR="00F60E09" w:rsidRPr="00B74FD2" w:rsidRDefault="00F60E09" w:rsidP="00F60E09">
            <w:pPr>
              <w:spacing w:line="240" w:lineRule="auto"/>
              <w:ind w:firstLine="0"/>
              <w:rPr>
                <w:bCs/>
              </w:rPr>
            </w:pPr>
            <w:r w:rsidRPr="00290915">
              <w:t>0.6318</w:t>
            </w:r>
          </w:p>
        </w:tc>
        <w:tc>
          <w:tcPr>
            <w:tcW w:w="1035" w:type="dxa"/>
            <w:noWrap/>
            <w:hideMark/>
          </w:tcPr>
          <w:p w14:paraId="4EF1528A" w14:textId="38053603" w:rsidR="00F60E09" w:rsidRPr="00B74FD2" w:rsidRDefault="00F60E09" w:rsidP="00F60E09">
            <w:pPr>
              <w:spacing w:line="240" w:lineRule="auto"/>
              <w:ind w:firstLine="0"/>
              <w:rPr>
                <w:bCs/>
              </w:rPr>
            </w:pPr>
            <w:r w:rsidRPr="00290915">
              <w:t>+</w:t>
            </w:r>
          </w:p>
        </w:tc>
        <w:tc>
          <w:tcPr>
            <w:tcW w:w="1206" w:type="dxa"/>
            <w:noWrap/>
            <w:hideMark/>
          </w:tcPr>
          <w:p w14:paraId="1AF85F9D" w14:textId="070BE098" w:rsidR="00F60E09" w:rsidRPr="00B74FD2" w:rsidRDefault="00F60E09" w:rsidP="00F60E09">
            <w:pPr>
              <w:spacing w:line="240" w:lineRule="auto"/>
              <w:ind w:firstLine="0"/>
              <w:rPr>
                <w:bCs/>
              </w:rPr>
            </w:pPr>
            <w:r w:rsidRPr="00290915">
              <w:t>-0.0243</w:t>
            </w:r>
          </w:p>
        </w:tc>
        <w:tc>
          <w:tcPr>
            <w:tcW w:w="1097" w:type="dxa"/>
            <w:noWrap/>
            <w:hideMark/>
          </w:tcPr>
          <w:p w14:paraId="4578B797" w14:textId="2804CE66" w:rsidR="00F60E09" w:rsidRPr="00B74FD2" w:rsidRDefault="00F60E09" w:rsidP="00F60E09">
            <w:pPr>
              <w:spacing w:line="240" w:lineRule="auto"/>
              <w:ind w:firstLine="0"/>
              <w:rPr>
                <w:bCs/>
              </w:rPr>
            </w:pPr>
            <w:r w:rsidRPr="00290915">
              <w:t>+</w:t>
            </w:r>
          </w:p>
        </w:tc>
        <w:tc>
          <w:tcPr>
            <w:tcW w:w="1134" w:type="dxa"/>
            <w:noWrap/>
            <w:hideMark/>
          </w:tcPr>
          <w:p w14:paraId="4328067B" w14:textId="47BD23FD" w:rsidR="00F60E09" w:rsidRPr="00B74FD2" w:rsidRDefault="00F60E09" w:rsidP="00F60E09">
            <w:pPr>
              <w:spacing w:line="240" w:lineRule="auto"/>
              <w:ind w:firstLine="0"/>
              <w:rPr>
                <w:bCs/>
              </w:rPr>
            </w:pPr>
            <w:r w:rsidRPr="00290915">
              <w:t>-0.0015</w:t>
            </w:r>
          </w:p>
        </w:tc>
        <w:tc>
          <w:tcPr>
            <w:tcW w:w="711" w:type="dxa"/>
            <w:noWrap/>
            <w:hideMark/>
          </w:tcPr>
          <w:p w14:paraId="718D625D" w14:textId="19BE5F99" w:rsidR="00F60E09" w:rsidRPr="00B74FD2" w:rsidRDefault="00F60E09" w:rsidP="00F60E09">
            <w:pPr>
              <w:spacing w:line="240" w:lineRule="auto"/>
              <w:ind w:firstLine="0"/>
              <w:rPr>
                <w:bCs/>
              </w:rPr>
            </w:pPr>
            <w:r w:rsidRPr="00290915">
              <w:t>10.00</w:t>
            </w:r>
          </w:p>
        </w:tc>
        <w:tc>
          <w:tcPr>
            <w:tcW w:w="1274" w:type="dxa"/>
            <w:noWrap/>
            <w:hideMark/>
          </w:tcPr>
          <w:p w14:paraId="58038724" w14:textId="637F70C2" w:rsidR="00F60E09" w:rsidRPr="00B74FD2" w:rsidRDefault="00F60E09" w:rsidP="00F60E09">
            <w:pPr>
              <w:spacing w:line="240" w:lineRule="auto"/>
              <w:ind w:firstLine="0"/>
              <w:rPr>
                <w:bCs/>
              </w:rPr>
            </w:pPr>
            <w:r w:rsidRPr="00290915">
              <w:t>-8178.99</w:t>
            </w:r>
          </w:p>
        </w:tc>
        <w:tc>
          <w:tcPr>
            <w:tcW w:w="1276" w:type="dxa"/>
            <w:noWrap/>
            <w:hideMark/>
          </w:tcPr>
          <w:p w14:paraId="1A644593" w14:textId="7AE075A4" w:rsidR="00F60E09" w:rsidRPr="00B74FD2" w:rsidRDefault="00F60E09" w:rsidP="00F60E09">
            <w:pPr>
              <w:spacing w:line="240" w:lineRule="auto"/>
              <w:ind w:firstLine="0"/>
              <w:rPr>
                <w:bCs/>
              </w:rPr>
            </w:pPr>
            <w:r w:rsidRPr="00290915">
              <w:t>16378.08</w:t>
            </w:r>
          </w:p>
        </w:tc>
        <w:tc>
          <w:tcPr>
            <w:tcW w:w="850" w:type="dxa"/>
            <w:noWrap/>
            <w:hideMark/>
          </w:tcPr>
          <w:p w14:paraId="13CDD58C" w14:textId="06A4D564" w:rsidR="00F60E09" w:rsidRPr="00B74FD2" w:rsidRDefault="00F60E09" w:rsidP="00F60E09">
            <w:pPr>
              <w:spacing w:line="240" w:lineRule="auto"/>
              <w:ind w:firstLine="0"/>
              <w:rPr>
                <w:bCs/>
              </w:rPr>
            </w:pPr>
            <w:r w:rsidRPr="00290915">
              <w:t>26.07</w:t>
            </w:r>
          </w:p>
        </w:tc>
        <w:tc>
          <w:tcPr>
            <w:tcW w:w="992" w:type="dxa"/>
            <w:noWrap/>
            <w:hideMark/>
          </w:tcPr>
          <w:p w14:paraId="5A8617BA" w14:textId="63B56272" w:rsidR="00F60E09" w:rsidRPr="00B74FD2" w:rsidRDefault="00F60E09" w:rsidP="00F60E09">
            <w:pPr>
              <w:spacing w:line="240" w:lineRule="auto"/>
              <w:ind w:firstLine="0"/>
              <w:rPr>
                <w:bCs/>
              </w:rPr>
            </w:pPr>
            <w:r w:rsidRPr="00290915">
              <w:t>0.00</w:t>
            </w:r>
          </w:p>
        </w:tc>
      </w:tr>
      <w:tr w:rsidR="00F60E09" w:rsidRPr="00B74FD2" w14:paraId="7C4D2795" w14:textId="77777777" w:rsidTr="00F60E09">
        <w:trPr>
          <w:trHeight w:val="300"/>
        </w:trPr>
        <w:tc>
          <w:tcPr>
            <w:tcW w:w="505" w:type="dxa"/>
            <w:noWrap/>
            <w:hideMark/>
          </w:tcPr>
          <w:p w14:paraId="40616927" w14:textId="3AA9AC74" w:rsidR="00F60E09" w:rsidRPr="00B74FD2" w:rsidRDefault="00F60E09" w:rsidP="00F60E09">
            <w:pPr>
              <w:spacing w:line="240" w:lineRule="auto"/>
              <w:ind w:firstLine="0"/>
              <w:rPr>
                <w:bCs/>
              </w:rPr>
            </w:pPr>
            <w:r w:rsidRPr="00290915">
              <w:t>13</w:t>
            </w:r>
          </w:p>
        </w:tc>
        <w:tc>
          <w:tcPr>
            <w:tcW w:w="1090" w:type="dxa"/>
            <w:noWrap/>
            <w:hideMark/>
          </w:tcPr>
          <w:p w14:paraId="740BCEFD" w14:textId="18943053" w:rsidR="00F60E09" w:rsidRPr="00B74FD2" w:rsidRDefault="00F60E09" w:rsidP="00F60E09">
            <w:pPr>
              <w:spacing w:line="240" w:lineRule="auto"/>
              <w:ind w:firstLine="0"/>
              <w:rPr>
                <w:bCs/>
              </w:rPr>
            </w:pPr>
            <w:r w:rsidRPr="00290915">
              <w:t>54.1947</w:t>
            </w:r>
          </w:p>
        </w:tc>
        <w:tc>
          <w:tcPr>
            <w:tcW w:w="1203" w:type="dxa"/>
            <w:noWrap/>
            <w:hideMark/>
          </w:tcPr>
          <w:p w14:paraId="0410A73E" w14:textId="3453415D" w:rsidR="00F60E09" w:rsidRPr="00B74FD2" w:rsidRDefault="00F60E09" w:rsidP="00F60E09">
            <w:pPr>
              <w:spacing w:line="240" w:lineRule="auto"/>
              <w:ind w:firstLine="0"/>
              <w:rPr>
                <w:bCs/>
              </w:rPr>
            </w:pPr>
            <w:r w:rsidRPr="00290915">
              <w:t>NA</w:t>
            </w:r>
          </w:p>
        </w:tc>
        <w:tc>
          <w:tcPr>
            <w:tcW w:w="1378" w:type="dxa"/>
            <w:noWrap/>
            <w:hideMark/>
          </w:tcPr>
          <w:p w14:paraId="0DEC9539" w14:textId="7A588B0D" w:rsidR="00F60E09" w:rsidRPr="00B74FD2" w:rsidRDefault="00F60E09" w:rsidP="00F60E09">
            <w:pPr>
              <w:spacing w:line="240" w:lineRule="auto"/>
              <w:ind w:firstLine="0"/>
              <w:rPr>
                <w:bCs/>
              </w:rPr>
            </w:pPr>
            <w:r w:rsidRPr="00290915">
              <w:t>-0.3441</w:t>
            </w:r>
          </w:p>
        </w:tc>
        <w:tc>
          <w:tcPr>
            <w:tcW w:w="1006" w:type="dxa"/>
            <w:noWrap/>
            <w:hideMark/>
          </w:tcPr>
          <w:p w14:paraId="482558D0" w14:textId="4932F3EA" w:rsidR="00F60E09" w:rsidRPr="00B74FD2" w:rsidRDefault="00F60E09" w:rsidP="00F60E09">
            <w:pPr>
              <w:spacing w:line="240" w:lineRule="auto"/>
              <w:ind w:firstLine="0"/>
              <w:rPr>
                <w:bCs/>
              </w:rPr>
            </w:pPr>
            <w:r w:rsidRPr="00290915">
              <w:t>NA</w:t>
            </w:r>
          </w:p>
        </w:tc>
        <w:tc>
          <w:tcPr>
            <w:tcW w:w="1035" w:type="dxa"/>
            <w:noWrap/>
            <w:hideMark/>
          </w:tcPr>
          <w:p w14:paraId="5BCD0ABD" w14:textId="7DBBAC5A" w:rsidR="00F60E09" w:rsidRPr="00B74FD2" w:rsidRDefault="00F60E09" w:rsidP="00F60E09">
            <w:pPr>
              <w:spacing w:line="240" w:lineRule="auto"/>
              <w:ind w:firstLine="0"/>
              <w:rPr>
                <w:bCs/>
              </w:rPr>
            </w:pPr>
            <w:r w:rsidRPr="00290915">
              <w:t>NA</w:t>
            </w:r>
          </w:p>
        </w:tc>
        <w:tc>
          <w:tcPr>
            <w:tcW w:w="1206" w:type="dxa"/>
            <w:noWrap/>
            <w:hideMark/>
          </w:tcPr>
          <w:p w14:paraId="6421D311" w14:textId="7B2AD121" w:rsidR="00F60E09" w:rsidRPr="00B74FD2" w:rsidRDefault="00F60E09" w:rsidP="00F60E09">
            <w:pPr>
              <w:spacing w:line="240" w:lineRule="auto"/>
              <w:ind w:firstLine="0"/>
              <w:rPr>
                <w:bCs/>
              </w:rPr>
            </w:pPr>
            <w:r w:rsidRPr="00290915">
              <w:t>NA</w:t>
            </w:r>
          </w:p>
        </w:tc>
        <w:tc>
          <w:tcPr>
            <w:tcW w:w="1097" w:type="dxa"/>
            <w:noWrap/>
            <w:hideMark/>
          </w:tcPr>
          <w:p w14:paraId="00AB2E4A" w14:textId="5B983F27" w:rsidR="00F60E09" w:rsidRPr="00B74FD2" w:rsidRDefault="00F60E09" w:rsidP="00F60E09">
            <w:pPr>
              <w:spacing w:line="240" w:lineRule="auto"/>
              <w:ind w:firstLine="0"/>
              <w:rPr>
                <w:bCs/>
              </w:rPr>
            </w:pPr>
            <w:r w:rsidRPr="00290915">
              <w:t>NA</w:t>
            </w:r>
          </w:p>
        </w:tc>
        <w:tc>
          <w:tcPr>
            <w:tcW w:w="1134" w:type="dxa"/>
            <w:noWrap/>
            <w:hideMark/>
          </w:tcPr>
          <w:p w14:paraId="421B6AB4" w14:textId="08E02472" w:rsidR="00F60E09" w:rsidRPr="00B74FD2" w:rsidRDefault="00F60E09" w:rsidP="00F60E09">
            <w:pPr>
              <w:spacing w:line="240" w:lineRule="auto"/>
              <w:ind w:firstLine="0"/>
              <w:rPr>
                <w:bCs/>
              </w:rPr>
            </w:pPr>
            <w:r w:rsidRPr="00290915">
              <w:t>-0.0015</w:t>
            </w:r>
          </w:p>
        </w:tc>
        <w:tc>
          <w:tcPr>
            <w:tcW w:w="711" w:type="dxa"/>
            <w:noWrap/>
            <w:hideMark/>
          </w:tcPr>
          <w:p w14:paraId="30D96079" w14:textId="30495C9A" w:rsidR="00F60E09" w:rsidRPr="00B74FD2" w:rsidRDefault="00F60E09" w:rsidP="00F60E09">
            <w:pPr>
              <w:spacing w:line="240" w:lineRule="auto"/>
              <w:ind w:firstLine="0"/>
              <w:rPr>
                <w:bCs/>
              </w:rPr>
            </w:pPr>
            <w:r w:rsidRPr="00290915">
              <w:t>5.00</w:t>
            </w:r>
          </w:p>
        </w:tc>
        <w:tc>
          <w:tcPr>
            <w:tcW w:w="1274" w:type="dxa"/>
            <w:noWrap/>
            <w:hideMark/>
          </w:tcPr>
          <w:p w14:paraId="1E56C22C" w14:textId="03867EB6" w:rsidR="00F60E09" w:rsidRPr="00B74FD2" w:rsidRDefault="00F60E09" w:rsidP="00F60E09">
            <w:pPr>
              <w:spacing w:line="240" w:lineRule="auto"/>
              <w:ind w:firstLine="0"/>
              <w:rPr>
                <w:bCs/>
              </w:rPr>
            </w:pPr>
            <w:r w:rsidRPr="00290915">
              <w:t>-8184.52</w:t>
            </w:r>
          </w:p>
        </w:tc>
        <w:tc>
          <w:tcPr>
            <w:tcW w:w="1276" w:type="dxa"/>
            <w:noWrap/>
            <w:hideMark/>
          </w:tcPr>
          <w:p w14:paraId="0163DF04" w14:textId="7A51EF79" w:rsidR="00F60E09" w:rsidRPr="00B74FD2" w:rsidRDefault="00F60E09" w:rsidP="00F60E09">
            <w:pPr>
              <w:spacing w:line="240" w:lineRule="auto"/>
              <w:ind w:firstLine="0"/>
              <w:rPr>
                <w:bCs/>
              </w:rPr>
            </w:pPr>
            <w:r w:rsidRPr="00290915">
              <w:t>16379.07</w:t>
            </w:r>
          </w:p>
        </w:tc>
        <w:tc>
          <w:tcPr>
            <w:tcW w:w="850" w:type="dxa"/>
            <w:noWrap/>
            <w:hideMark/>
          </w:tcPr>
          <w:p w14:paraId="6F6F4570" w14:textId="6B58CD1B" w:rsidR="00F60E09" w:rsidRPr="00B74FD2" w:rsidRDefault="00F60E09" w:rsidP="00F60E09">
            <w:pPr>
              <w:spacing w:line="240" w:lineRule="auto"/>
              <w:ind w:firstLine="0"/>
              <w:rPr>
                <w:bCs/>
              </w:rPr>
            </w:pPr>
            <w:r w:rsidRPr="00290915">
              <w:t>27.05</w:t>
            </w:r>
          </w:p>
        </w:tc>
        <w:tc>
          <w:tcPr>
            <w:tcW w:w="992" w:type="dxa"/>
            <w:noWrap/>
            <w:hideMark/>
          </w:tcPr>
          <w:p w14:paraId="1AC7C13E" w14:textId="431B75A2" w:rsidR="00F60E09" w:rsidRPr="00B74FD2" w:rsidRDefault="00F60E09" w:rsidP="00F60E09">
            <w:pPr>
              <w:spacing w:line="240" w:lineRule="auto"/>
              <w:ind w:firstLine="0"/>
              <w:rPr>
                <w:bCs/>
              </w:rPr>
            </w:pPr>
            <w:r w:rsidRPr="00290915">
              <w:t>0.00</w:t>
            </w:r>
          </w:p>
        </w:tc>
      </w:tr>
      <w:tr w:rsidR="00F60E09" w:rsidRPr="00B74FD2" w14:paraId="032D7EBD" w14:textId="77777777" w:rsidTr="00F60E09">
        <w:trPr>
          <w:trHeight w:val="300"/>
        </w:trPr>
        <w:tc>
          <w:tcPr>
            <w:tcW w:w="505" w:type="dxa"/>
            <w:noWrap/>
            <w:hideMark/>
          </w:tcPr>
          <w:p w14:paraId="36F48AF2" w14:textId="3AA47CDD" w:rsidR="00F60E09" w:rsidRPr="00B74FD2" w:rsidRDefault="00F60E09" w:rsidP="00F60E09">
            <w:pPr>
              <w:spacing w:line="240" w:lineRule="auto"/>
              <w:ind w:firstLine="0"/>
              <w:rPr>
                <w:bCs/>
              </w:rPr>
            </w:pPr>
            <w:r w:rsidRPr="00290915">
              <w:t>20</w:t>
            </w:r>
          </w:p>
        </w:tc>
        <w:tc>
          <w:tcPr>
            <w:tcW w:w="1090" w:type="dxa"/>
            <w:noWrap/>
            <w:hideMark/>
          </w:tcPr>
          <w:p w14:paraId="5E833D81" w14:textId="49A28FB0" w:rsidR="00F60E09" w:rsidRPr="00B74FD2" w:rsidRDefault="00F60E09" w:rsidP="00F60E09">
            <w:pPr>
              <w:spacing w:line="240" w:lineRule="auto"/>
              <w:ind w:firstLine="0"/>
              <w:rPr>
                <w:bCs/>
              </w:rPr>
            </w:pPr>
            <w:r w:rsidRPr="00290915">
              <w:t>44.7325</w:t>
            </w:r>
          </w:p>
        </w:tc>
        <w:tc>
          <w:tcPr>
            <w:tcW w:w="1203" w:type="dxa"/>
            <w:noWrap/>
            <w:hideMark/>
          </w:tcPr>
          <w:p w14:paraId="6BDB64AA" w14:textId="516BB093" w:rsidR="00F60E09" w:rsidRPr="00B74FD2" w:rsidRDefault="00F60E09" w:rsidP="00F60E09">
            <w:pPr>
              <w:spacing w:line="240" w:lineRule="auto"/>
              <w:ind w:firstLine="0"/>
              <w:rPr>
                <w:bCs/>
              </w:rPr>
            </w:pPr>
            <w:r w:rsidRPr="00290915">
              <w:t>NA</w:t>
            </w:r>
          </w:p>
        </w:tc>
        <w:tc>
          <w:tcPr>
            <w:tcW w:w="1378" w:type="dxa"/>
            <w:noWrap/>
            <w:hideMark/>
          </w:tcPr>
          <w:p w14:paraId="5AB1AFB0" w14:textId="63D5BB7C" w:rsidR="00F60E09" w:rsidRPr="00B74FD2" w:rsidRDefault="00F60E09" w:rsidP="00F60E09">
            <w:pPr>
              <w:spacing w:line="240" w:lineRule="auto"/>
              <w:ind w:firstLine="0"/>
              <w:rPr>
                <w:bCs/>
              </w:rPr>
            </w:pPr>
            <w:r w:rsidRPr="00290915">
              <w:t>NA</w:t>
            </w:r>
          </w:p>
        </w:tc>
        <w:tc>
          <w:tcPr>
            <w:tcW w:w="1006" w:type="dxa"/>
            <w:noWrap/>
            <w:hideMark/>
          </w:tcPr>
          <w:p w14:paraId="6DADDC5C" w14:textId="5641F74E" w:rsidR="00F60E09" w:rsidRPr="00B74FD2" w:rsidRDefault="00F60E09" w:rsidP="00F60E09">
            <w:pPr>
              <w:spacing w:line="240" w:lineRule="auto"/>
              <w:ind w:firstLine="0"/>
              <w:rPr>
                <w:bCs/>
              </w:rPr>
            </w:pPr>
            <w:r w:rsidRPr="00290915">
              <w:t>NA</w:t>
            </w:r>
          </w:p>
        </w:tc>
        <w:tc>
          <w:tcPr>
            <w:tcW w:w="1035" w:type="dxa"/>
            <w:noWrap/>
            <w:hideMark/>
          </w:tcPr>
          <w:p w14:paraId="41EBA511" w14:textId="4D0FE77C" w:rsidR="00F60E09" w:rsidRPr="00B74FD2" w:rsidRDefault="00F60E09" w:rsidP="00F60E09">
            <w:pPr>
              <w:spacing w:line="240" w:lineRule="auto"/>
              <w:ind w:firstLine="0"/>
              <w:rPr>
                <w:bCs/>
              </w:rPr>
            </w:pPr>
            <w:r w:rsidRPr="00290915">
              <w:t>NA</w:t>
            </w:r>
          </w:p>
        </w:tc>
        <w:tc>
          <w:tcPr>
            <w:tcW w:w="1206" w:type="dxa"/>
            <w:noWrap/>
            <w:hideMark/>
          </w:tcPr>
          <w:p w14:paraId="08284962" w14:textId="3A061357" w:rsidR="00F60E09" w:rsidRPr="00B74FD2" w:rsidRDefault="00F60E09" w:rsidP="00F60E09">
            <w:pPr>
              <w:spacing w:line="240" w:lineRule="auto"/>
              <w:ind w:firstLine="0"/>
              <w:rPr>
                <w:bCs/>
              </w:rPr>
            </w:pPr>
            <w:r w:rsidRPr="00290915">
              <w:t>NA</w:t>
            </w:r>
          </w:p>
        </w:tc>
        <w:tc>
          <w:tcPr>
            <w:tcW w:w="1097" w:type="dxa"/>
            <w:noWrap/>
            <w:hideMark/>
          </w:tcPr>
          <w:p w14:paraId="0C93DDAA" w14:textId="044AFA59" w:rsidR="00F60E09" w:rsidRPr="00B74FD2" w:rsidRDefault="00F60E09" w:rsidP="00F60E09">
            <w:pPr>
              <w:spacing w:line="240" w:lineRule="auto"/>
              <w:ind w:firstLine="0"/>
              <w:rPr>
                <w:bCs/>
              </w:rPr>
            </w:pPr>
            <w:r w:rsidRPr="00290915">
              <w:t>NA</w:t>
            </w:r>
          </w:p>
        </w:tc>
        <w:tc>
          <w:tcPr>
            <w:tcW w:w="1134" w:type="dxa"/>
            <w:noWrap/>
            <w:hideMark/>
          </w:tcPr>
          <w:p w14:paraId="1FAB8AEB" w14:textId="0EEBF6F2" w:rsidR="00F60E09" w:rsidRPr="00B74FD2" w:rsidRDefault="00F60E09" w:rsidP="00F60E09">
            <w:pPr>
              <w:spacing w:line="240" w:lineRule="auto"/>
              <w:ind w:firstLine="0"/>
              <w:rPr>
                <w:bCs/>
              </w:rPr>
            </w:pPr>
            <w:r w:rsidRPr="00290915">
              <w:t>-0.0020</w:t>
            </w:r>
          </w:p>
        </w:tc>
        <w:tc>
          <w:tcPr>
            <w:tcW w:w="711" w:type="dxa"/>
            <w:noWrap/>
            <w:hideMark/>
          </w:tcPr>
          <w:p w14:paraId="12FD09C7" w14:textId="3768E3E1" w:rsidR="00F60E09" w:rsidRPr="00B74FD2" w:rsidRDefault="00F60E09" w:rsidP="00F60E09">
            <w:pPr>
              <w:spacing w:line="240" w:lineRule="auto"/>
              <w:ind w:firstLine="0"/>
              <w:rPr>
                <w:bCs/>
              </w:rPr>
            </w:pPr>
            <w:r w:rsidRPr="00290915">
              <w:t>4.00</w:t>
            </w:r>
          </w:p>
        </w:tc>
        <w:tc>
          <w:tcPr>
            <w:tcW w:w="1274" w:type="dxa"/>
            <w:noWrap/>
            <w:hideMark/>
          </w:tcPr>
          <w:p w14:paraId="106CD7CF" w14:textId="3114F7FE" w:rsidR="00F60E09" w:rsidRPr="00B74FD2" w:rsidRDefault="00F60E09" w:rsidP="00F60E09">
            <w:pPr>
              <w:spacing w:line="240" w:lineRule="auto"/>
              <w:ind w:firstLine="0"/>
              <w:rPr>
                <w:bCs/>
              </w:rPr>
            </w:pPr>
            <w:r w:rsidRPr="00290915">
              <w:t>-8187.19</w:t>
            </w:r>
          </w:p>
        </w:tc>
        <w:tc>
          <w:tcPr>
            <w:tcW w:w="1276" w:type="dxa"/>
            <w:noWrap/>
            <w:hideMark/>
          </w:tcPr>
          <w:p w14:paraId="3A9FE2BC" w14:textId="569BEC89" w:rsidR="00F60E09" w:rsidRPr="00B74FD2" w:rsidRDefault="00F60E09" w:rsidP="00F60E09">
            <w:pPr>
              <w:spacing w:line="240" w:lineRule="auto"/>
              <w:ind w:firstLine="0"/>
              <w:rPr>
                <w:bCs/>
              </w:rPr>
            </w:pPr>
            <w:r w:rsidRPr="00290915">
              <w:t>16382.40</w:t>
            </w:r>
          </w:p>
        </w:tc>
        <w:tc>
          <w:tcPr>
            <w:tcW w:w="850" w:type="dxa"/>
            <w:noWrap/>
            <w:hideMark/>
          </w:tcPr>
          <w:p w14:paraId="22CA2B87" w14:textId="1E862200" w:rsidR="00F60E09" w:rsidRPr="00B74FD2" w:rsidRDefault="00F60E09" w:rsidP="00F60E09">
            <w:pPr>
              <w:spacing w:line="240" w:lineRule="auto"/>
              <w:ind w:firstLine="0"/>
              <w:rPr>
                <w:bCs/>
              </w:rPr>
            </w:pPr>
            <w:r w:rsidRPr="00290915">
              <w:t>30.39</w:t>
            </w:r>
          </w:p>
        </w:tc>
        <w:tc>
          <w:tcPr>
            <w:tcW w:w="992" w:type="dxa"/>
            <w:noWrap/>
            <w:hideMark/>
          </w:tcPr>
          <w:p w14:paraId="40F49CBB" w14:textId="2D571764" w:rsidR="00F60E09" w:rsidRPr="00B74FD2" w:rsidRDefault="00F60E09" w:rsidP="00F60E09">
            <w:pPr>
              <w:spacing w:line="240" w:lineRule="auto"/>
              <w:ind w:firstLine="0"/>
              <w:rPr>
                <w:bCs/>
              </w:rPr>
            </w:pPr>
            <w:r w:rsidRPr="00290915">
              <w:t>0.00</w:t>
            </w:r>
          </w:p>
        </w:tc>
      </w:tr>
    </w:tbl>
    <w:p w14:paraId="6BF1CAC1" w14:textId="77777777" w:rsidR="00F60E09" w:rsidRDefault="00F60E09">
      <w:pPr>
        <w:spacing w:line="240" w:lineRule="auto"/>
        <w:ind w:firstLine="0"/>
        <w:rPr>
          <w:b/>
        </w:rPr>
      </w:pPr>
    </w:p>
    <w:p w14:paraId="1EC81922" w14:textId="77777777" w:rsidR="00611411" w:rsidRDefault="00611411">
      <w:pPr>
        <w:spacing w:line="240" w:lineRule="auto"/>
        <w:ind w:firstLine="0"/>
        <w:rPr>
          <w:b/>
        </w:rPr>
      </w:pPr>
    </w:p>
    <w:p w14:paraId="5ACEE445" w14:textId="77777777" w:rsidR="00611411" w:rsidRDefault="00611411">
      <w:pPr>
        <w:spacing w:line="240" w:lineRule="auto"/>
        <w:ind w:firstLine="0"/>
        <w:rPr>
          <w:b/>
        </w:rPr>
      </w:pPr>
    </w:p>
    <w:p w14:paraId="0F3573C5" w14:textId="77777777" w:rsidR="00611411" w:rsidRDefault="00611411">
      <w:pPr>
        <w:spacing w:line="240" w:lineRule="auto"/>
        <w:ind w:firstLine="0"/>
        <w:rPr>
          <w:b/>
        </w:rPr>
      </w:pPr>
    </w:p>
    <w:p w14:paraId="63CEBECD" w14:textId="535EF151" w:rsidR="000F2CA5" w:rsidRDefault="000F2CA5" w:rsidP="000F2CA5">
      <w:pPr>
        <w:spacing w:line="240" w:lineRule="auto"/>
        <w:ind w:firstLine="0"/>
        <w:rPr>
          <w:bCs/>
        </w:rPr>
      </w:pPr>
      <w:r w:rsidRPr="0050086D">
        <w:rPr>
          <w:b/>
          <w:bCs/>
        </w:rPr>
        <w:lastRenderedPageBreak/>
        <w:t xml:space="preserve">Table </w:t>
      </w:r>
      <w:r>
        <w:rPr>
          <w:b/>
          <w:bCs/>
        </w:rPr>
        <w:t>S1</w:t>
      </w:r>
      <w:r>
        <w:rPr>
          <w:b/>
          <w:bCs/>
        </w:rPr>
        <w:t>4</w:t>
      </w:r>
      <w:r>
        <w:rPr>
          <w:b/>
          <w:bCs/>
        </w:rPr>
        <w:t xml:space="preserve"> a:c </w:t>
      </w:r>
      <w:r>
        <w:rPr>
          <w:bCs/>
        </w:rPr>
        <w:t xml:space="preserve">Model selection tables for models of </w:t>
      </w:r>
      <w:r w:rsidR="007420E6">
        <w:rPr>
          <w:bCs/>
        </w:rPr>
        <w:t xml:space="preserve">night </w:t>
      </w:r>
      <w:r>
        <w:rPr>
          <w:bCs/>
        </w:rPr>
        <w:t>hunts</w:t>
      </w:r>
    </w:p>
    <w:p w14:paraId="0D7A97CA" w14:textId="77777777" w:rsidR="000F2CA5" w:rsidRDefault="000F2CA5" w:rsidP="000F2CA5">
      <w:pPr>
        <w:spacing w:line="240" w:lineRule="auto"/>
        <w:ind w:firstLine="0"/>
        <w:rPr>
          <w:bCs/>
        </w:rPr>
      </w:pPr>
    </w:p>
    <w:tbl>
      <w:tblPr>
        <w:tblStyle w:val="TableGrid"/>
        <w:tblW w:w="14757" w:type="dxa"/>
        <w:tblInd w:w="93"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047"/>
        <w:gridCol w:w="87"/>
        <w:gridCol w:w="1134"/>
      </w:tblGrid>
      <w:tr w:rsidR="000F2CA5" w:rsidRPr="00B74FD2" w14:paraId="1D4C4E74" w14:textId="77777777" w:rsidTr="00855F5C">
        <w:trPr>
          <w:gridAfter w:val="2"/>
          <w:wAfter w:w="1211" w:type="dxa"/>
          <w:trHeight w:val="300"/>
        </w:trPr>
        <w:tc>
          <w:tcPr>
            <w:tcW w:w="14757" w:type="dxa"/>
            <w:gridSpan w:val="12"/>
            <w:tcBorders>
              <w:top w:val="single" w:sz="8" w:space="0" w:color="FFFFFF" w:themeColor="background1"/>
              <w:left w:val="single" w:sz="8" w:space="0" w:color="FFFFFF" w:themeColor="background1"/>
              <w:right w:val="single" w:sz="8" w:space="0" w:color="FFFFFF" w:themeColor="background1"/>
            </w:tcBorders>
            <w:noWrap/>
          </w:tcPr>
          <w:p w14:paraId="331DE7A4" w14:textId="4E884901" w:rsidR="000F2CA5" w:rsidRPr="00B74FD2" w:rsidRDefault="000F2CA5" w:rsidP="00855F5C">
            <w:pPr>
              <w:spacing w:line="240" w:lineRule="auto"/>
              <w:ind w:firstLine="0"/>
              <w:rPr>
                <w:bCs/>
              </w:rPr>
            </w:pPr>
            <w:r>
              <w:rPr>
                <w:bCs/>
              </w:rPr>
              <w:t>Table S1</w:t>
            </w:r>
            <w:r>
              <w:rPr>
                <w:bCs/>
              </w:rPr>
              <w:t>4</w:t>
            </w:r>
            <w:r>
              <w:rPr>
                <w:bCs/>
              </w:rPr>
              <w:t xml:space="preserve">a Model selection table for models of </w:t>
            </w:r>
            <w:r>
              <w:rPr>
                <w:bCs/>
              </w:rPr>
              <w:t>night</w:t>
            </w:r>
            <w:r>
              <w:rPr>
                <w:bCs/>
              </w:rPr>
              <w:t xml:space="preserve"> hunt occurrence</w:t>
            </w:r>
          </w:p>
        </w:tc>
      </w:tr>
      <w:tr w:rsidR="00611411" w:rsidRPr="000F2CA5" w14:paraId="1A26BDDF" w14:textId="77777777" w:rsidTr="00855F5C">
        <w:trPr>
          <w:trHeight w:val="300"/>
        </w:trPr>
        <w:tc>
          <w:tcPr>
            <w:tcW w:w="960" w:type="dxa"/>
            <w:noWrap/>
            <w:hideMark/>
          </w:tcPr>
          <w:p w14:paraId="42F8048F" w14:textId="77777777" w:rsidR="00611411" w:rsidRPr="000F2CA5" w:rsidRDefault="00611411" w:rsidP="00855F5C">
            <w:pPr>
              <w:spacing w:line="240" w:lineRule="auto"/>
              <w:ind w:firstLine="0"/>
              <w:rPr>
                <w:bCs/>
                <w:lang w:val="en-GB"/>
              </w:rPr>
            </w:pPr>
          </w:p>
        </w:tc>
        <w:tc>
          <w:tcPr>
            <w:tcW w:w="1145" w:type="dxa"/>
            <w:noWrap/>
            <w:hideMark/>
          </w:tcPr>
          <w:p w14:paraId="3FD3B904" w14:textId="77777777" w:rsidR="00611411" w:rsidRPr="000F2CA5" w:rsidRDefault="00611411" w:rsidP="00855F5C">
            <w:pPr>
              <w:spacing w:line="240" w:lineRule="auto"/>
              <w:ind w:firstLine="0"/>
              <w:rPr>
                <w:bCs/>
              </w:rPr>
            </w:pPr>
            <w:r w:rsidRPr="000F2CA5">
              <w:rPr>
                <w:bCs/>
              </w:rPr>
              <w:t>Intercept</w:t>
            </w:r>
          </w:p>
        </w:tc>
        <w:tc>
          <w:tcPr>
            <w:tcW w:w="1340" w:type="dxa"/>
            <w:noWrap/>
            <w:hideMark/>
          </w:tcPr>
          <w:p w14:paraId="386DAAD7" w14:textId="77777777" w:rsidR="00611411" w:rsidRPr="000F2CA5" w:rsidRDefault="00611411" w:rsidP="00855F5C">
            <w:pPr>
              <w:spacing w:line="240" w:lineRule="auto"/>
              <w:ind w:firstLine="0"/>
              <w:rPr>
                <w:bCs/>
              </w:rPr>
            </w:pPr>
            <w:r w:rsidRPr="000F2CA5">
              <w:rPr>
                <w:bCs/>
              </w:rPr>
              <w:t>Moonlight</w:t>
            </w:r>
          </w:p>
        </w:tc>
        <w:tc>
          <w:tcPr>
            <w:tcW w:w="1340" w:type="dxa"/>
          </w:tcPr>
          <w:p w14:paraId="623FD285" w14:textId="77777777" w:rsidR="00611411" w:rsidRPr="000F2CA5" w:rsidRDefault="00611411" w:rsidP="00855F5C">
            <w:pPr>
              <w:spacing w:line="240" w:lineRule="auto"/>
              <w:ind w:firstLine="0"/>
            </w:pPr>
            <w:r w:rsidRPr="000F2CA5">
              <w:t>Temperature</w:t>
            </w:r>
          </w:p>
        </w:tc>
        <w:tc>
          <w:tcPr>
            <w:tcW w:w="1329" w:type="dxa"/>
            <w:noWrap/>
            <w:hideMark/>
          </w:tcPr>
          <w:p w14:paraId="457C1F0B" w14:textId="77777777" w:rsidR="00611411" w:rsidRPr="000F2CA5" w:rsidRDefault="00611411" w:rsidP="00855F5C">
            <w:pPr>
              <w:spacing w:line="240" w:lineRule="auto"/>
              <w:ind w:firstLine="0"/>
              <w:rPr>
                <w:bCs/>
              </w:rPr>
            </w:pPr>
            <w:r w:rsidRPr="000F2CA5">
              <w:t>Rainfall</w:t>
            </w:r>
          </w:p>
        </w:tc>
        <w:tc>
          <w:tcPr>
            <w:tcW w:w="1053" w:type="dxa"/>
            <w:noWrap/>
            <w:hideMark/>
          </w:tcPr>
          <w:p w14:paraId="45BFC3F6" w14:textId="77777777" w:rsidR="00611411" w:rsidRPr="000F2CA5" w:rsidRDefault="00611411" w:rsidP="00855F5C">
            <w:pPr>
              <w:spacing w:line="240" w:lineRule="auto"/>
              <w:ind w:firstLine="0"/>
              <w:rPr>
                <w:bCs/>
              </w:rPr>
            </w:pPr>
            <w:r w:rsidRPr="000F2CA5">
              <w:rPr>
                <w:bCs/>
              </w:rPr>
              <w:t>Denning</w:t>
            </w:r>
          </w:p>
        </w:tc>
        <w:tc>
          <w:tcPr>
            <w:tcW w:w="1438" w:type="dxa"/>
            <w:noWrap/>
            <w:hideMark/>
          </w:tcPr>
          <w:p w14:paraId="68CD7B79" w14:textId="77777777" w:rsidR="00611411" w:rsidRPr="000F2CA5" w:rsidRDefault="00611411" w:rsidP="00855F5C">
            <w:pPr>
              <w:spacing w:line="240" w:lineRule="auto"/>
              <w:ind w:firstLine="0"/>
              <w:rPr>
                <w:bCs/>
              </w:rPr>
            </w:pPr>
            <w:r w:rsidRPr="000F2CA5">
              <w:rPr>
                <w:bCs/>
              </w:rPr>
              <w:t>Temp:Rain</w:t>
            </w:r>
          </w:p>
        </w:tc>
        <w:tc>
          <w:tcPr>
            <w:tcW w:w="1703" w:type="dxa"/>
          </w:tcPr>
          <w:p w14:paraId="2E06B942" w14:textId="77777777" w:rsidR="00611411" w:rsidRPr="000F2CA5" w:rsidRDefault="00611411" w:rsidP="00855F5C">
            <w:pPr>
              <w:spacing w:line="240" w:lineRule="auto"/>
              <w:ind w:firstLine="0"/>
              <w:rPr>
                <w:bCs/>
              </w:rPr>
            </w:pPr>
            <w:r w:rsidRPr="000F2CA5">
              <w:rPr>
                <w:bCs/>
              </w:rPr>
              <w:t>Temp:Denning</w:t>
            </w:r>
          </w:p>
        </w:tc>
        <w:tc>
          <w:tcPr>
            <w:tcW w:w="403" w:type="dxa"/>
            <w:noWrap/>
            <w:hideMark/>
          </w:tcPr>
          <w:p w14:paraId="52FDECD2" w14:textId="77777777" w:rsidR="00611411" w:rsidRPr="000F2CA5" w:rsidRDefault="00611411" w:rsidP="00855F5C">
            <w:pPr>
              <w:spacing w:line="240" w:lineRule="auto"/>
              <w:ind w:firstLine="0"/>
              <w:rPr>
                <w:bCs/>
              </w:rPr>
            </w:pPr>
            <w:r w:rsidRPr="000F2CA5">
              <w:rPr>
                <w:bCs/>
              </w:rPr>
              <w:t>df</w:t>
            </w:r>
          </w:p>
        </w:tc>
        <w:tc>
          <w:tcPr>
            <w:tcW w:w="1582" w:type="dxa"/>
            <w:noWrap/>
            <w:hideMark/>
          </w:tcPr>
          <w:p w14:paraId="727317F1" w14:textId="77777777" w:rsidR="00611411" w:rsidRPr="000F2CA5" w:rsidRDefault="00611411" w:rsidP="00855F5C">
            <w:pPr>
              <w:spacing w:line="240" w:lineRule="auto"/>
              <w:ind w:firstLine="0"/>
              <w:rPr>
                <w:bCs/>
              </w:rPr>
            </w:pPr>
            <w:r w:rsidRPr="000F2CA5">
              <w:rPr>
                <w:bCs/>
              </w:rPr>
              <w:t>logLik</w:t>
            </w:r>
          </w:p>
        </w:tc>
        <w:tc>
          <w:tcPr>
            <w:tcW w:w="1417" w:type="dxa"/>
            <w:noWrap/>
            <w:hideMark/>
          </w:tcPr>
          <w:p w14:paraId="446A68B8" w14:textId="77777777" w:rsidR="00611411" w:rsidRPr="000F2CA5" w:rsidRDefault="00611411" w:rsidP="00855F5C">
            <w:pPr>
              <w:spacing w:line="240" w:lineRule="auto"/>
              <w:ind w:firstLine="0"/>
              <w:rPr>
                <w:bCs/>
              </w:rPr>
            </w:pPr>
            <w:r w:rsidRPr="000F2CA5">
              <w:rPr>
                <w:bCs/>
              </w:rPr>
              <w:t>AICc</w:t>
            </w:r>
          </w:p>
        </w:tc>
        <w:tc>
          <w:tcPr>
            <w:tcW w:w="1134" w:type="dxa"/>
            <w:gridSpan w:val="2"/>
            <w:noWrap/>
            <w:hideMark/>
          </w:tcPr>
          <w:p w14:paraId="41403189" w14:textId="77777777" w:rsidR="00611411" w:rsidRPr="000F2CA5" w:rsidRDefault="00611411" w:rsidP="00855F5C">
            <w:pPr>
              <w:spacing w:line="240" w:lineRule="auto"/>
              <w:ind w:firstLine="0"/>
              <w:rPr>
                <w:bCs/>
              </w:rPr>
            </w:pPr>
            <w:r w:rsidRPr="000F2CA5">
              <w:rPr>
                <w:bCs/>
              </w:rPr>
              <w:t>delta</w:t>
            </w:r>
          </w:p>
        </w:tc>
        <w:tc>
          <w:tcPr>
            <w:tcW w:w="1134" w:type="dxa"/>
            <w:noWrap/>
            <w:hideMark/>
          </w:tcPr>
          <w:p w14:paraId="56B934AD" w14:textId="77777777" w:rsidR="00611411" w:rsidRPr="000F2CA5" w:rsidRDefault="00611411" w:rsidP="00855F5C">
            <w:pPr>
              <w:spacing w:line="240" w:lineRule="auto"/>
              <w:ind w:firstLine="0"/>
              <w:rPr>
                <w:bCs/>
              </w:rPr>
            </w:pPr>
            <w:r w:rsidRPr="000F2CA5">
              <w:rPr>
                <w:bCs/>
              </w:rPr>
              <w:t>weight</w:t>
            </w:r>
          </w:p>
        </w:tc>
      </w:tr>
      <w:tr w:rsidR="00673C9E" w:rsidRPr="000F2CA5" w14:paraId="14602A91" w14:textId="77777777" w:rsidTr="00855F5C">
        <w:trPr>
          <w:trHeight w:val="300"/>
        </w:trPr>
        <w:tc>
          <w:tcPr>
            <w:tcW w:w="960" w:type="dxa"/>
            <w:noWrap/>
            <w:vAlign w:val="bottom"/>
            <w:hideMark/>
          </w:tcPr>
          <w:p w14:paraId="5B4ED280" w14:textId="0E0D1FD1" w:rsidR="00673C9E" w:rsidRPr="000F2CA5" w:rsidRDefault="00673C9E" w:rsidP="00673C9E">
            <w:pPr>
              <w:spacing w:line="240" w:lineRule="auto"/>
              <w:ind w:firstLine="0"/>
              <w:rPr>
                <w:bCs/>
              </w:rPr>
            </w:pPr>
            <w:r w:rsidRPr="000F2CA5">
              <w:rPr>
                <w:color w:val="000000"/>
              </w:rPr>
              <w:t>1</w:t>
            </w:r>
          </w:p>
        </w:tc>
        <w:tc>
          <w:tcPr>
            <w:tcW w:w="1145" w:type="dxa"/>
            <w:noWrap/>
            <w:vAlign w:val="bottom"/>
            <w:hideMark/>
          </w:tcPr>
          <w:p w14:paraId="79EE6511" w14:textId="5DF6D2D8" w:rsidR="00673C9E" w:rsidRPr="000F2CA5" w:rsidRDefault="00673C9E" w:rsidP="00673C9E">
            <w:pPr>
              <w:spacing w:line="240" w:lineRule="auto"/>
              <w:ind w:firstLine="0"/>
              <w:rPr>
                <w:bCs/>
              </w:rPr>
            </w:pPr>
            <w:r w:rsidRPr="000F2CA5">
              <w:rPr>
                <w:color w:val="000000"/>
              </w:rPr>
              <w:t>-0.68156</w:t>
            </w:r>
          </w:p>
        </w:tc>
        <w:tc>
          <w:tcPr>
            <w:tcW w:w="1340" w:type="dxa"/>
            <w:noWrap/>
            <w:vAlign w:val="bottom"/>
            <w:hideMark/>
          </w:tcPr>
          <w:p w14:paraId="49A844F2" w14:textId="619C007C" w:rsidR="00673C9E" w:rsidRPr="000F2CA5" w:rsidRDefault="00673C9E" w:rsidP="00673C9E">
            <w:pPr>
              <w:spacing w:line="240" w:lineRule="auto"/>
              <w:ind w:firstLine="0"/>
              <w:rPr>
                <w:bCs/>
              </w:rPr>
            </w:pPr>
            <w:r w:rsidRPr="000F2CA5">
              <w:rPr>
                <w:color w:val="000000"/>
              </w:rPr>
              <w:t>0.034711</w:t>
            </w:r>
          </w:p>
        </w:tc>
        <w:tc>
          <w:tcPr>
            <w:tcW w:w="1340" w:type="dxa"/>
            <w:vAlign w:val="bottom"/>
          </w:tcPr>
          <w:p w14:paraId="5769D6D9" w14:textId="74439444" w:rsidR="00673C9E" w:rsidRPr="000F2CA5" w:rsidRDefault="00673C9E" w:rsidP="00673C9E">
            <w:pPr>
              <w:spacing w:line="240" w:lineRule="auto"/>
              <w:ind w:firstLine="0"/>
              <w:rPr>
                <w:color w:val="000000"/>
              </w:rPr>
            </w:pPr>
            <w:r w:rsidRPr="000F2CA5">
              <w:rPr>
                <w:color w:val="000000"/>
              </w:rPr>
              <w:t>0.030317</w:t>
            </w:r>
          </w:p>
        </w:tc>
        <w:tc>
          <w:tcPr>
            <w:tcW w:w="1329" w:type="dxa"/>
            <w:noWrap/>
            <w:vAlign w:val="bottom"/>
          </w:tcPr>
          <w:p w14:paraId="126421FE" w14:textId="7AA815B3"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2678DAFA" w14:textId="7341A2A1"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05756A29" w14:textId="476CF954" w:rsidR="00673C9E" w:rsidRPr="000F2CA5" w:rsidRDefault="00673C9E" w:rsidP="00673C9E">
            <w:pPr>
              <w:spacing w:line="240" w:lineRule="auto"/>
              <w:ind w:firstLine="0"/>
              <w:rPr>
                <w:bCs/>
              </w:rPr>
            </w:pPr>
            <w:r w:rsidRPr="000F2CA5">
              <w:rPr>
                <w:color w:val="000000"/>
              </w:rPr>
              <w:t>NA</w:t>
            </w:r>
          </w:p>
        </w:tc>
        <w:tc>
          <w:tcPr>
            <w:tcW w:w="1703" w:type="dxa"/>
            <w:vAlign w:val="bottom"/>
          </w:tcPr>
          <w:p w14:paraId="0476695C" w14:textId="06D5E2D5"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4DB4A651" w14:textId="7E8850C0" w:rsidR="00673C9E" w:rsidRPr="000F2CA5" w:rsidRDefault="00673C9E" w:rsidP="00673C9E">
            <w:pPr>
              <w:spacing w:line="240" w:lineRule="auto"/>
              <w:ind w:firstLine="0"/>
              <w:rPr>
                <w:bCs/>
              </w:rPr>
            </w:pPr>
            <w:r w:rsidRPr="000F2CA5">
              <w:rPr>
                <w:color w:val="000000"/>
              </w:rPr>
              <w:t>5</w:t>
            </w:r>
          </w:p>
        </w:tc>
        <w:tc>
          <w:tcPr>
            <w:tcW w:w="1582" w:type="dxa"/>
            <w:noWrap/>
            <w:vAlign w:val="bottom"/>
            <w:hideMark/>
          </w:tcPr>
          <w:p w14:paraId="265D5E99" w14:textId="5A595073" w:rsidR="00673C9E" w:rsidRPr="000F2CA5" w:rsidRDefault="00673C9E" w:rsidP="00673C9E">
            <w:pPr>
              <w:spacing w:line="240" w:lineRule="auto"/>
              <w:ind w:firstLine="0"/>
              <w:rPr>
                <w:bCs/>
              </w:rPr>
            </w:pPr>
            <w:r w:rsidRPr="000F2CA5">
              <w:rPr>
                <w:color w:val="000000"/>
              </w:rPr>
              <w:t>-1814.67</w:t>
            </w:r>
          </w:p>
        </w:tc>
        <w:tc>
          <w:tcPr>
            <w:tcW w:w="1417" w:type="dxa"/>
            <w:noWrap/>
            <w:vAlign w:val="bottom"/>
            <w:hideMark/>
          </w:tcPr>
          <w:p w14:paraId="6702E002" w14:textId="7F98EAF3" w:rsidR="00673C9E" w:rsidRPr="000F2CA5" w:rsidRDefault="00673C9E" w:rsidP="00673C9E">
            <w:pPr>
              <w:spacing w:line="240" w:lineRule="auto"/>
              <w:ind w:firstLine="0"/>
              <w:rPr>
                <w:bCs/>
              </w:rPr>
            </w:pPr>
            <w:r w:rsidRPr="000F2CA5">
              <w:rPr>
                <w:color w:val="000000"/>
              </w:rPr>
              <w:t>3639.367</w:t>
            </w:r>
          </w:p>
        </w:tc>
        <w:tc>
          <w:tcPr>
            <w:tcW w:w="1134" w:type="dxa"/>
            <w:gridSpan w:val="2"/>
            <w:noWrap/>
            <w:vAlign w:val="bottom"/>
            <w:hideMark/>
          </w:tcPr>
          <w:p w14:paraId="7458910D" w14:textId="7C8951E0" w:rsidR="00673C9E" w:rsidRPr="000F2CA5" w:rsidRDefault="00673C9E" w:rsidP="00673C9E">
            <w:pPr>
              <w:spacing w:line="240" w:lineRule="auto"/>
              <w:ind w:firstLine="0"/>
              <w:rPr>
                <w:bCs/>
              </w:rPr>
            </w:pPr>
            <w:r w:rsidRPr="000F2CA5">
              <w:rPr>
                <w:color w:val="000000"/>
              </w:rPr>
              <w:t>0</w:t>
            </w:r>
          </w:p>
        </w:tc>
        <w:tc>
          <w:tcPr>
            <w:tcW w:w="1134" w:type="dxa"/>
            <w:noWrap/>
            <w:vAlign w:val="bottom"/>
            <w:hideMark/>
          </w:tcPr>
          <w:p w14:paraId="04C1A83F" w14:textId="7DD7D293" w:rsidR="00673C9E" w:rsidRPr="000F2CA5" w:rsidRDefault="00673C9E" w:rsidP="00673C9E">
            <w:pPr>
              <w:spacing w:line="240" w:lineRule="auto"/>
              <w:ind w:firstLine="0"/>
              <w:rPr>
                <w:bCs/>
              </w:rPr>
            </w:pPr>
            <w:r w:rsidRPr="000F2CA5">
              <w:rPr>
                <w:color w:val="000000"/>
              </w:rPr>
              <w:t>0.845099</w:t>
            </w:r>
          </w:p>
        </w:tc>
      </w:tr>
      <w:tr w:rsidR="00673C9E" w:rsidRPr="000F2CA5" w14:paraId="51057883" w14:textId="77777777" w:rsidTr="00855F5C">
        <w:trPr>
          <w:trHeight w:val="300"/>
        </w:trPr>
        <w:tc>
          <w:tcPr>
            <w:tcW w:w="960" w:type="dxa"/>
            <w:noWrap/>
            <w:vAlign w:val="bottom"/>
            <w:hideMark/>
          </w:tcPr>
          <w:p w14:paraId="484DC090" w14:textId="79DEB63A" w:rsidR="00673C9E" w:rsidRPr="000F2CA5" w:rsidRDefault="00673C9E" w:rsidP="00673C9E">
            <w:pPr>
              <w:spacing w:line="240" w:lineRule="auto"/>
              <w:ind w:firstLine="0"/>
              <w:rPr>
                <w:bCs/>
              </w:rPr>
            </w:pPr>
            <w:r w:rsidRPr="000F2CA5">
              <w:rPr>
                <w:color w:val="000000"/>
              </w:rPr>
              <w:t>7</w:t>
            </w:r>
          </w:p>
        </w:tc>
        <w:tc>
          <w:tcPr>
            <w:tcW w:w="1145" w:type="dxa"/>
            <w:noWrap/>
            <w:vAlign w:val="bottom"/>
            <w:hideMark/>
          </w:tcPr>
          <w:p w14:paraId="69E11D84" w14:textId="0DB941F1" w:rsidR="00673C9E" w:rsidRPr="000F2CA5" w:rsidRDefault="00673C9E" w:rsidP="00673C9E">
            <w:pPr>
              <w:spacing w:line="240" w:lineRule="auto"/>
              <w:ind w:firstLine="0"/>
              <w:rPr>
                <w:bCs/>
              </w:rPr>
            </w:pPr>
            <w:r w:rsidRPr="000F2CA5">
              <w:rPr>
                <w:color w:val="000000"/>
              </w:rPr>
              <w:t>-0.64562</w:t>
            </w:r>
          </w:p>
        </w:tc>
        <w:tc>
          <w:tcPr>
            <w:tcW w:w="1340" w:type="dxa"/>
            <w:noWrap/>
            <w:vAlign w:val="bottom"/>
            <w:hideMark/>
          </w:tcPr>
          <w:p w14:paraId="7C363C8C" w14:textId="435DE9F1" w:rsidR="00673C9E" w:rsidRPr="000F2CA5" w:rsidRDefault="00673C9E" w:rsidP="00673C9E">
            <w:pPr>
              <w:spacing w:line="240" w:lineRule="auto"/>
              <w:ind w:firstLine="0"/>
              <w:rPr>
                <w:bCs/>
              </w:rPr>
            </w:pPr>
            <w:r w:rsidRPr="000F2CA5">
              <w:rPr>
                <w:color w:val="000000"/>
              </w:rPr>
              <w:t>0.034549</w:t>
            </w:r>
          </w:p>
        </w:tc>
        <w:tc>
          <w:tcPr>
            <w:tcW w:w="1340" w:type="dxa"/>
            <w:vAlign w:val="bottom"/>
          </w:tcPr>
          <w:p w14:paraId="47BDC0C4" w14:textId="518437AC" w:rsidR="00673C9E" w:rsidRPr="000F2CA5" w:rsidRDefault="00673C9E" w:rsidP="00673C9E">
            <w:pPr>
              <w:spacing w:line="240" w:lineRule="auto"/>
              <w:ind w:firstLine="0"/>
              <w:rPr>
                <w:color w:val="000000"/>
              </w:rPr>
            </w:pPr>
            <w:r w:rsidRPr="000F2CA5">
              <w:rPr>
                <w:color w:val="000000"/>
              </w:rPr>
              <w:t>0.029204</w:t>
            </w:r>
          </w:p>
        </w:tc>
        <w:tc>
          <w:tcPr>
            <w:tcW w:w="1329" w:type="dxa"/>
            <w:noWrap/>
            <w:vAlign w:val="bottom"/>
          </w:tcPr>
          <w:p w14:paraId="55990D6C" w14:textId="5A9C0D34"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6BA4C97D" w14:textId="0F02E1E7"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2BD2B7C6" w14:textId="4A0E0639" w:rsidR="00673C9E" w:rsidRPr="000F2CA5" w:rsidRDefault="00673C9E" w:rsidP="00673C9E">
            <w:pPr>
              <w:spacing w:line="240" w:lineRule="auto"/>
              <w:ind w:firstLine="0"/>
              <w:rPr>
                <w:bCs/>
              </w:rPr>
            </w:pPr>
            <w:r w:rsidRPr="000F2CA5">
              <w:rPr>
                <w:color w:val="000000"/>
              </w:rPr>
              <w:t>NA</w:t>
            </w:r>
          </w:p>
        </w:tc>
        <w:tc>
          <w:tcPr>
            <w:tcW w:w="1703" w:type="dxa"/>
            <w:vAlign w:val="bottom"/>
          </w:tcPr>
          <w:p w14:paraId="4DE0E80B" w14:textId="1B6031CE"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4832C1EA" w14:textId="060F71ED" w:rsidR="00673C9E" w:rsidRPr="000F2CA5" w:rsidRDefault="00673C9E" w:rsidP="00673C9E">
            <w:pPr>
              <w:spacing w:line="240" w:lineRule="auto"/>
              <w:ind w:firstLine="0"/>
              <w:rPr>
                <w:bCs/>
              </w:rPr>
            </w:pPr>
            <w:r w:rsidRPr="000F2CA5">
              <w:rPr>
                <w:color w:val="000000"/>
              </w:rPr>
              <w:t>6</w:t>
            </w:r>
          </w:p>
        </w:tc>
        <w:tc>
          <w:tcPr>
            <w:tcW w:w="1582" w:type="dxa"/>
            <w:noWrap/>
            <w:vAlign w:val="bottom"/>
            <w:hideMark/>
          </w:tcPr>
          <w:p w14:paraId="5E4618A1" w14:textId="18D9AA0C" w:rsidR="00673C9E" w:rsidRPr="000F2CA5" w:rsidRDefault="00673C9E" w:rsidP="00673C9E">
            <w:pPr>
              <w:spacing w:line="240" w:lineRule="auto"/>
              <w:ind w:firstLine="0"/>
              <w:rPr>
                <w:bCs/>
              </w:rPr>
            </w:pPr>
            <w:r w:rsidRPr="000F2CA5">
              <w:rPr>
                <w:color w:val="000000"/>
              </w:rPr>
              <w:t>-1815.4</w:t>
            </w:r>
          </w:p>
        </w:tc>
        <w:tc>
          <w:tcPr>
            <w:tcW w:w="1417" w:type="dxa"/>
            <w:noWrap/>
            <w:vAlign w:val="bottom"/>
            <w:hideMark/>
          </w:tcPr>
          <w:p w14:paraId="422BC489" w14:textId="21FE3D0E" w:rsidR="00673C9E" w:rsidRPr="000F2CA5" w:rsidRDefault="00673C9E" w:rsidP="00673C9E">
            <w:pPr>
              <w:spacing w:line="240" w:lineRule="auto"/>
              <w:ind w:firstLine="0"/>
              <w:rPr>
                <w:bCs/>
              </w:rPr>
            </w:pPr>
            <w:r w:rsidRPr="000F2CA5">
              <w:rPr>
                <w:color w:val="000000"/>
              </w:rPr>
              <w:t>3642.832</w:t>
            </w:r>
          </w:p>
        </w:tc>
        <w:tc>
          <w:tcPr>
            <w:tcW w:w="1134" w:type="dxa"/>
            <w:gridSpan w:val="2"/>
            <w:noWrap/>
            <w:vAlign w:val="bottom"/>
            <w:hideMark/>
          </w:tcPr>
          <w:p w14:paraId="241F92C3" w14:textId="0990DA0E" w:rsidR="00673C9E" w:rsidRPr="000F2CA5" w:rsidRDefault="00673C9E" w:rsidP="00673C9E">
            <w:pPr>
              <w:spacing w:line="240" w:lineRule="auto"/>
              <w:ind w:firstLine="0"/>
              <w:rPr>
                <w:bCs/>
              </w:rPr>
            </w:pPr>
            <w:r w:rsidRPr="000F2CA5">
              <w:rPr>
                <w:color w:val="000000"/>
              </w:rPr>
              <w:t>3.464519</w:t>
            </w:r>
          </w:p>
        </w:tc>
        <w:tc>
          <w:tcPr>
            <w:tcW w:w="1134" w:type="dxa"/>
            <w:noWrap/>
            <w:vAlign w:val="bottom"/>
            <w:hideMark/>
          </w:tcPr>
          <w:p w14:paraId="6A4E1841" w14:textId="3CE1DBB1" w:rsidR="00673C9E" w:rsidRPr="000F2CA5" w:rsidRDefault="00673C9E" w:rsidP="00673C9E">
            <w:pPr>
              <w:spacing w:line="240" w:lineRule="auto"/>
              <w:ind w:firstLine="0"/>
              <w:rPr>
                <w:bCs/>
              </w:rPr>
            </w:pPr>
            <w:r w:rsidRPr="000F2CA5">
              <w:rPr>
                <w:color w:val="000000"/>
              </w:rPr>
              <w:t>0.149485</w:t>
            </w:r>
          </w:p>
        </w:tc>
      </w:tr>
      <w:tr w:rsidR="00673C9E" w:rsidRPr="000F2CA5" w14:paraId="7F01DA87" w14:textId="77777777" w:rsidTr="00855F5C">
        <w:trPr>
          <w:trHeight w:val="300"/>
        </w:trPr>
        <w:tc>
          <w:tcPr>
            <w:tcW w:w="960" w:type="dxa"/>
            <w:noWrap/>
            <w:vAlign w:val="bottom"/>
            <w:hideMark/>
          </w:tcPr>
          <w:p w14:paraId="59ED1FF1" w14:textId="3E7F2DF6" w:rsidR="00673C9E" w:rsidRPr="000F2CA5" w:rsidRDefault="00673C9E" w:rsidP="00673C9E">
            <w:pPr>
              <w:spacing w:line="240" w:lineRule="auto"/>
              <w:ind w:firstLine="0"/>
              <w:rPr>
                <w:bCs/>
              </w:rPr>
            </w:pPr>
            <w:r w:rsidRPr="000F2CA5">
              <w:rPr>
                <w:color w:val="000000"/>
              </w:rPr>
              <w:t>4</w:t>
            </w:r>
          </w:p>
        </w:tc>
        <w:tc>
          <w:tcPr>
            <w:tcW w:w="1145" w:type="dxa"/>
            <w:noWrap/>
            <w:vAlign w:val="bottom"/>
            <w:hideMark/>
          </w:tcPr>
          <w:p w14:paraId="78EF3F08" w14:textId="66C34E87" w:rsidR="00673C9E" w:rsidRPr="000F2CA5" w:rsidRDefault="00673C9E" w:rsidP="00673C9E">
            <w:pPr>
              <w:spacing w:line="240" w:lineRule="auto"/>
              <w:ind w:firstLine="0"/>
              <w:rPr>
                <w:bCs/>
              </w:rPr>
            </w:pPr>
            <w:r w:rsidRPr="000F2CA5">
              <w:rPr>
                <w:color w:val="000000"/>
              </w:rPr>
              <w:t>-0.64877</w:t>
            </w:r>
          </w:p>
        </w:tc>
        <w:tc>
          <w:tcPr>
            <w:tcW w:w="1340" w:type="dxa"/>
            <w:noWrap/>
            <w:vAlign w:val="bottom"/>
            <w:hideMark/>
          </w:tcPr>
          <w:p w14:paraId="0D5217FC" w14:textId="73079B87" w:rsidR="00673C9E" w:rsidRPr="000F2CA5" w:rsidRDefault="00673C9E" w:rsidP="00673C9E">
            <w:pPr>
              <w:spacing w:line="240" w:lineRule="auto"/>
              <w:ind w:firstLine="0"/>
              <w:rPr>
                <w:bCs/>
              </w:rPr>
            </w:pPr>
            <w:r w:rsidRPr="000F2CA5">
              <w:rPr>
                <w:color w:val="000000"/>
              </w:rPr>
              <w:t>0.034672</w:t>
            </w:r>
          </w:p>
        </w:tc>
        <w:tc>
          <w:tcPr>
            <w:tcW w:w="1340" w:type="dxa"/>
            <w:vAlign w:val="bottom"/>
          </w:tcPr>
          <w:p w14:paraId="216EDE9D" w14:textId="758984B4" w:rsidR="00673C9E" w:rsidRPr="000F2CA5" w:rsidRDefault="00673C9E" w:rsidP="00673C9E">
            <w:pPr>
              <w:spacing w:line="240" w:lineRule="auto"/>
              <w:ind w:firstLine="0"/>
              <w:rPr>
                <w:color w:val="000000"/>
              </w:rPr>
            </w:pPr>
            <w:r w:rsidRPr="000F2CA5">
              <w:rPr>
                <w:color w:val="000000"/>
              </w:rPr>
              <w:t>0.029297</w:t>
            </w:r>
          </w:p>
        </w:tc>
        <w:tc>
          <w:tcPr>
            <w:tcW w:w="1329" w:type="dxa"/>
            <w:noWrap/>
            <w:vAlign w:val="bottom"/>
          </w:tcPr>
          <w:p w14:paraId="355EEC20" w14:textId="31F4DE96" w:rsidR="00673C9E" w:rsidRPr="000F2CA5" w:rsidRDefault="00673C9E" w:rsidP="00673C9E">
            <w:pPr>
              <w:spacing w:line="240" w:lineRule="auto"/>
              <w:ind w:firstLine="0"/>
              <w:rPr>
                <w:bCs/>
              </w:rPr>
            </w:pPr>
            <w:r w:rsidRPr="000F2CA5">
              <w:rPr>
                <w:color w:val="000000"/>
              </w:rPr>
              <w:t>-0.00262</w:t>
            </w:r>
          </w:p>
        </w:tc>
        <w:tc>
          <w:tcPr>
            <w:tcW w:w="1053" w:type="dxa"/>
            <w:noWrap/>
            <w:vAlign w:val="bottom"/>
          </w:tcPr>
          <w:p w14:paraId="15955F38" w14:textId="573F0FAE"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1E72A7C9" w14:textId="0229DF8A" w:rsidR="00673C9E" w:rsidRPr="000F2CA5" w:rsidRDefault="00673C9E" w:rsidP="00673C9E">
            <w:pPr>
              <w:spacing w:line="240" w:lineRule="auto"/>
              <w:ind w:firstLine="0"/>
              <w:rPr>
                <w:bCs/>
              </w:rPr>
            </w:pPr>
            <w:r w:rsidRPr="000F2CA5">
              <w:rPr>
                <w:color w:val="000000"/>
              </w:rPr>
              <w:t>NA</w:t>
            </w:r>
          </w:p>
        </w:tc>
        <w:tc>
          <w:tcPr>
            <w:tcW w:w="1703" w:type="dxa"/>
            <w:vAlign w:val="bottom"/>
          </w:tcPr>
          <w:p w14:paraId="2F9B8597" w14:textId="6A528DA4"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7C60B4D7" w14:textId="2BF461AD" w:rsidR="00673C9E" w:rsidRPr="000F2CA5" w:rsidRDefault="00673C9E" w:rsidP="00673C9E">
            <w:pPr>
              <w:spacing w:line="240" w:lineRule="auto"/>
              <w:ind w:firstLine="0"/>
              <w:rPr>
                <w:bCs/>
              </w:rPr>
            </w:pPr>
            <w:r w:rsidRPr="000F2CA5">
              <w:rPr>
                <w:color w:val="000000"/>
              </w:rPr>
              <w:t>6</w:t>
            </w:r>
          </w:p>
        </w:tc>
        <w:tc>
          <w:tcPr>
            <w:tcW w:w="1582" w:type="dxa"/>
            <w:noWrap/>
            <w:vAlign w:val="bottom"/>
            <w:hideMark/>
          </w:tcPr>
          <w:p w14:paraId="250684C8" w14:textId="0216828D" w:rsidR="00673C9E" w:rsidRPr="000F2CA5" w:rsidRDefault="00673C9E" w:rsidP="00673C9E">
            <w:pPr>
              <w:spacing w:line="240" w:lineRule="auto"/>
              <w:ind w:firstLine="0"/>
              <w:rPr>
                <w:bCs/>
              </w:rPr>
            </w:pPr>
            <w:r w:rsidRPr="000F2CA5">
              <w:rPr>
                <w:color w:val="000000"/>
              </w:rPr>
              <w:t>-1818.72</w:t>
            </w:r>
          </w:p>
        </w:tc>
        <w:tc>
          <w:tcPr>
            <w:tcW w:w="1417" w:type="dxa"/>
            <w:noWrap/>
            <w:vAlign w:val="bottom"/>
            <w:hideMark/>
          </w:tcPr>
          <w:p w14:paraId="0620BD0F" w14:textId="3C367334" w:rsidR="00673C9E" w:rsidRPr="000F2CA5" w:rsidRDefault="00673C9E" w:rsidP="00673C9E">
            <w:pPr>
              <w:spacing w:line="240" w:lineRule="auto"/>
              <w:ind w:firstLine="0"/>
              <w:rPr>
                <w:bCs/>
              </w:rPr>
            </w:pPr>
            <w:r w:rsidRPr="000F2CA5">
              <w:rPr>
                <w:color w:val="000000"/>
              </w:rPr>
              <w:t>3649.475</w:t>
            </w:r>
          </w:p>
        </w:tc>
        <w:tc>
          <w:tcPr>
            <w:tcW w:w="1134" w:type="dxa"/>
            <w:gridSpan w:val="2"/>
            <w:noWrap/>
            <w:vAlign w:val="bottom"/>
            <w:hideMark/>
          </w:tcPr>
          <w:p w14:paraId="3101981B" w14:textId="44F60127" w:rsidR="00673C9E" w:rsidRPr="000F2CA5" w:rsidRDefault="00673C9E" w:rsidP="00673C9E">
            <w:pPr>
              <w:spacing w:line="240" w:lineRule="auto"/>
              <w:ind w:firstLine="0"/>
              <w:rPr>
                <w:bCs/>
              </w:rPr>
            </w:pPr>
            <w:r w:rsidRPr="000F2CA5">
              <w:rPr>
                <w:color w:val="000000"/>
              </w:rPr>
              <w:t>10.10769</w:t>
            </w:r>
          </w:p>
        </w:tc>
        <w:tc>
          <w:tcPr>
            <w:tcW w:w="1134" w:type="dxa"/>
            <w:noWrap/>
            <w:vAlign w:val="bottom"/>
            <w:hideMark/>
          </w:tcPr>
          <w:p w14:paraId="25350B5E" w14:textId="3C0D5B8B" w:rsidR="00673C9E" w:rsidRPr="000F2CA5" w:rsidRDefault="00673C9E" w:rsidP="00673C9E">
            <w:pPr>
              <w:spacing w:line="240" w:lineRule="auto"/>
              <w:ind w:firstLine="0"/>
              <w:rPr>
                <w:bCs/>
              </w:rPr>
            </w:pPr>
            <w:r w:rsidRPr="000F2CA5">
              <w:rPr>
                <w:color w:val="000000"/>
              </w:rPr>
              <w:t>0.005396</w:t>
            </w:r>
          </w:p>
        </w:tc>
      </w:tr>
      <w:tr w:rsidR="00673C9E" w:rsidRPr="000F2CA5" w14:paraId="1BFD75D6" w14:textId="77777777" w:rsidTr="00855F5C">
        <w:trPr>
          <w:trHeight w:val="300"/>
        </w:trPr>
        <w:tc>
          <w:tcPr>
            <w:tcW w:w="960" w:type="dxa"/>
            <w:noWrap/>
            <w:vAlign w:val="bottom"/>
            <w:hideMark/>
          </w:tcPr>
          <w:p w14:paraId="052974E4" w14:textId="5CE108E8" w:rsidR="00673C9E" w:rsidRPr="000F2CA5" w:rsidRDefault="00673C9E" w:rsidP="00673C9E">
            <w:pPr>
              <w:spacing w:line="240" w:lineRule="auto"/>
              <w:ind w:firstLine="0"/>
              <w:rPr>
                <w:bCs/>
              </w:rPr>
            </w:pPr>
            <w:r w:rsidRPr="000F2CA5">
              <w:rPr>
                <w:color w:val="000000"/>
              </w:rPr>
              <w:t>5</w:t>
            </w:r>
          </w:p>
        </w:tc>
        <w:tc>
          <w:tcPr>
            <w:tcW w:w="1145" w:type="dxa"/>
            <w:noWrap/>
            <w:vAlign w:val="bottom"/>
            <w:hideMark/>
          </w:tcPr>
          <w:p w14:paraId="22760E72" w14:textId="15187D0C" w:rsidR="00673C9E" w:rsidRPr="000F2CA5" w:rsidRDefault="00673C9E" w:rsidP="00673C9E">
            <w:pPr>
              <w:spacing w:line="240" w:lineRule="auto"/>
              <w:ind w:firstLine="0"/>
              <w:rPr>
                <w:bCs/>
              </w:rPr>
            </w:pPr>
            <w:r w:rsidRPr="000F2CA5">
              <w:rPr>
                <w:color w:val="000000"/>
              </w:rPr>
              <w:t>-0.71231</w:t>
            </w:r>
          </w:p>
        </w:tc>
        <w:tc>
          <w:tcPr>
            <w:tcW w:w="1340" w:type="dxa"/>
            <w:noWrap/>
            <w:vAlign w:val="bottom"/>
            <w:hideMark/>
          </w:tcPr>
          <w:p w14:paraId="2614E70F" w14:textId="004F2E94" w:rsidR="00673C9E" w:rsidRPr="000F2CA5" w:rsidRDefault="00673C9E" w:rsidP="00673C9E">
            <w:pPr>
              <w:spacing w:line="240" w:lineRule="auto"/>
              <w:ind w:firstLine="0"/>
              <w:rPr>
                <w:bCs/>
              </w:rPr>
            </w:pPr>
            <w:r w:rsidRPr="000F2CA5">
              <w:rPr>
                <w:color w:val="000000"/>
              </w:rPr>
              <w:t>0.034428</w:t>
            </w:r>
          </w:p>
        </w:tc>
        <w:tc>
          <w:tcPr>
            <w:tcW w:w="1340" w:type="dxa"/>
            <w:vAlign w:val="bottom"/>
          </w:tcPr>
          <w:p w14:paraId="0AF0F468" w14:textId="2979D500" w:rsidR="00673C9E" w:rsidRPr="000F2CA5" w:rsidRDefault="00673C9E" w:rsidP="00673C9E">
            <w:pPr>
              <w:spacing w:line="240" w:lineRule="auto"/>
              <w:ind w:firstLine="0"/>
              <w:rPr>
                <w:color w:val="000000"/>
              </w:rPr>
            </w:pPr>
            <w:r w:rsidRPr="000F2CA5">
              <w:rPr>
                <w:color w:val="000000"/>
              </w:rPr>
              <w:t>0.031792</w:t>
            </w:r>
          </w:p>
        </w:tc>
        <w:tc>
          <w:tcPr>
            <w:tcW w:w="1329" w:type="dxa"/>
            <w:noWrap/>
            <w:vAlign w:val="bottom"/>
          </w:tcPr>
          <w:p w14:paraId="58DCF7F8" w14:textId="4250BA4C" w:rsidR="00673C9E" w:rsidRPr="000F2CA5" w:rsidRDefault="00673C9E" w:rsidP="00673C9E">
            <w:pPr>
              <w:spacing w:line="240" w:lineRule="auto"/>
              <w:ind w:firstLine="0"/>
              <w:rPr>
                <w:bCs/>
              </w:rPr>
            </w:pPr>
            <w:r w:rsidRPr="000F2CA5">
              <w:rPr>
                <w:color w:val="000000"/>
              </w:rPr>
              <w:t>0.049816</w:t>
            </w:r>
          </w:p>
        </w:tc>
        <w:tc>
          <w:tcPr>
            <w:tcW w:w="1053" w:type="dxa"/>
            <w:noWrap/>
            <w:vAlign w:val="bottom"/>
          </w:tcPr>
          <w:p w14:paraId="3021DC28" w14:textId="7EA269F1"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1E07B610" w14:textId="740DA433" w:rsidR="00673C9E" w:rsidRPr="000F2CA5" w:rsidRDefault="00673C9E" w:rsidP="00673C9E">
            <w:pPr>
              <w:spacing w:line="240" w:lineRule="auto"/>
              <w:ind w:firstLine="0"/>
              <w:rPr>
                <w:bCs/>
              </w:rPr>
            </w:pPr>
            <w:r w:rsidRPr="000F2CA5">
              <w:rPr>
                <w:color w:val="000000"/>
              </w:rPr>
              <w:t>-0.00197</w:t>
            </w:r>
          </w:p>
        </w:tc>
        <w:tc>
          <w:tcPr>
            <w:tcW w:w="1703" w:type="dxa"/>
            <w:vAlign w:val="bottom"/>
          </w:tcPr>
          <w:p w14:paraId="28E03AE3" w14:textId="0DE15A3C"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3D3FDD59" w14:textId="15EDE29D" w:rsidR="00673C9E" w:rsidRPr="000F2CA5" w:rsidRDefault="00673C9E" w:rsidP="00673C9E">
            <w:pPr>
              <w:spacing w:line="240" w:lineRule="auto"/>
              <w:ind w:firstLine="0"/>
              <w:rPr>
                <w:bCs/>
              </w:rPr>
            </w:pPr>
            <w:r w:rsidRPr="000F2CA5">
              <w:rPr>
                <w:color w:val="000000"/>
              </w:rPr>
              <w:t>8</w:t>
            </w:r>
          </w:p>
        </w:tc>
        <w:tc>
          <w:tcPr>
            <w:tcW w:w="1582" w:type="dxa"/>
            <w:noWrap/>
            <w:vAlign w:val="bottom"/>
            <w:hideMark/>
          </w:tcPr>
          <w:p w14:paraId="561B72BA" w14:textId="4E075171" w:rsidR="00673C9E" w:rsidRPr="000F2CA5" w:rsidRDefault="00673C9E" w:rsidP="00673C9E">
            <w:pPr>
              <w:spacing w:line="240" w:lineRule="auto"/>
              <w:ind w:firstLine="0"/>
              <w:rPr>
                <w:bCs/>
              </w:rPr>
            </w:pPr>
            <w:r w:rsidRPr="000F2CA5">
              <w:rPr>
                <w:color w:val="000000"/>
              </w:rPr>
              <w:t>-1822.3</w:t>
            </w:r>
          </w:p>
        </w:tc>
        <w:tc>
          <w:tcPr>
            <w:tcW w:w="1417" w:type="dxa"/>
            <w:noWrap/>
            <w:vAlign w:val="bottom"/>
            <w:hideMark/>
          </w:tcPr>
          <w:p w14:paraId="760D29C6" w14:textId="7B1F5348" w:rsidR="00673C9E" w:rsidRPr="000F2CA5" w:rsidRDefault="00673C9E" w:rsidP="00673C9E">
            <w:pPr>
              <w:spacing w:line="240" w:lineRule="auto"/>
              <w:ind w:firstLine="0"/>
              <w:rPr>
                <w:bCs/>
              </w:rPr>
            </w:pPr>
            <w:r w:rsidRPr="000F2CA5">
              <w:rPr>
                <w:color w:val="000000"/>
              </w:rPr>
              <w:t>3660.654</w:t>
            </w:r>
          </w:p>
        </w:tc>
        <w:tc>
          <w:tcPr>
            <w:tcW w:w="1134" w:type="dxa"/>
            <w:gridSpan w:val="2"/>
            <w:noWrap/>
            <w:vAlign w:val="bottom"/>
            <w:hideMark/>
          </w:tcPr>
          <w:p w14:paraId="720899D2" w14:textId="30BD2913" w:rsidR="00673C9E" w:rsidRPr="000F2CA5" w:rsidRDefault="00673C9E" w:rsidP="00673C9E">
            <w:pPr>
              <w:spacing w:line="240" w:lineRule="auto"/>
              <w:ind w:firstLine="0"/>
              <w:rPr>
                <w:bCs/>
              </w:rPr>
            </w:pPr>
            <w:r w:rsidRPr="000F2CA5">
              <w:rPr>
                <w:color w:val="000000"/>
              </w:rPr>
              <w:t>21.28675</w:t>
            </w:r>
          </w:p>
        </w:tc>
        <w:tc>
          <w:tcPr>
            <w:tcW w:w="1134" w:type="dxa"/>
            <w:noWrap/>
            <w:vAlign w:val="bottom"/>
            <w:hideMark/>
          </w:tcPr>
          <w:p w14:paraId="4F020819" w14:textId="4386CE90" w:rsidR="00673C9E" w:rsidRPr="000F2CA5" w:rsidRDefault="00673C9E" w:rsidP="00673C9E">
            <w:pPr>
              <w:spacing w:line="240" w:lineRule="auto"/>
              <w:ind w:firstLine="0"/>
              <w:rPr>
                <w:bCs/>
              </w:rPr>
            </w:pPr>
            <w:r w:rsidRPr="000F2CA5">
              <w:rPr>
                <w:color w:val="000000"/>
              </w:rPr>
              <w:t>2.02E-05</w:t>
            </w:r>
          </w:p>
        </w:tc>
      </w:tr>
      <w:tr w:rsidR="00673C9E" w:rsidRPr="000F2CA5" w14:paraId="52A033F3" w14:textId="77777777" w:rsidTr="00855F5C">
        <w:trPr>
          <w:trHeight w:val="300"/>
        </w:trPr>
        <w:tc>
          <w:tcPr>
            <w:tcW w:w="960" w:type="dxa"/>
            <w:noWrap/>
            <w:vAlign w:val="bottom"/>
            <w:hideMark/>
          </w:tcPr>
          <w:p w14:paraId="659E428B" w14:textId="4F74A23C" w:rsidR="00673C9E" w:rsidRPr="000F2CA5" w:rsidRDefault="00673C9E" w:rsidP="00673C9E">
            <w:pPr>
              <w:spacing w:line="240" w:lineRule="auto"/>
              <w:ind w:firstLine="0"/>
              <w:rPr>
                <w:bCs/>
              </w:rPr>
            </w:pPr>
            <w:r w:rsidRPr="000F2CA5">
              <w:rPr>
                <w:color w:val="000000"/>
              </w:rPr>
              <w:t>6</w:t>
            </w:r>
          </w:p>
        </w:tc>
        <w:tc>
          <w:tcPr>
            <w:tcW w:w="1145" w:type="dxa"/>
            <w:noWrap/>
            <w:vAlign w:val="bottom"/>
            <w:hideMark/>
          </w:tcPr>
          <w:p w14:paraId="036BCA5B" w14:textId="0FDA6179" w:rsidR="00673C9E" w:rsidRPr="000F2CA5" w:rsidRDefault="00673C9E" w:rsidP="00673C9E">
            <w:pPr>
              <w:spacing w:line="240" w:lineRule="auto"/>
              <w:ind w:firstLine="0"/>
              <w:rPr>
                <w:bCs/>
              </w:rPr>
            </w:pPr>
            <w:r w:rsidRPr="000F2CA5">
              <w:rPr>
                <w:color w:val="000000"/>
              </w:rPr>
              <w:t>-0.75199</w:t>
            </w:r>
          </w:p>
        </w:tc>
        <w:tc>
          <w:tcPr>
            <w:tcW w:w="1340" w:type="dxa"/>
            <w:noWrap/>
            <w:vAlign w:val="bottom"/>
            <w:hideMark/>
          </w:tcPr>
          <w:p w14:paraId="593EC233" w14:textId="1297CE4B" w:rsidR="00673C9E" w:rsidRPr="000F2CA5" w:rsidRDefault="00673C9E" w:rsidP="00673C9E">
            <w:pPr>
              <w:spacing w:line="240" w:lineRule="auto"/>
              <w:ind w:firstLine="0"/>
              <w:rPr>
                <w:bCs/>
              </w:rPr>
            </w:pPr>
            <w:r w:rsidRPr="000F2CA5">
              <w:rPr>
                <w:color w:val="000000"/>
              </w:rPr>
              <w:t>0.03423</w:t>
            </w:r>
          </w:p>
        </w:tc>
        <w:tc>
          <w:tcPr>
            <w:tcW w:w="1340" w:type="dxa"/>
            <w:vAlign w:val="bottom"/>
          </w:tcPr>
          <w:p w14:paraId="57AD00C2" w14:textId="61C3D638" w:rsidR="00673C9E" w:rsidRPr="000F2CA5" w:rsidRDefault="00673C9E" w:rsidP="00673C9E">
            <w:pPr>
              <w:spacing w:line="240" w:lineRule="auto"/>
              <w:ind w:firstLine="0"/>
              <w:rPr>
                <w:color w:val="000000"/>
              </w:rPr>
            </w:pPr>
            <w:r w:rsidRPr="000F2CA5">
              <w:rPr>
                <w:color w:val="000000"/>
              </w:rPr>
              <w:t>0.033238</w:t>
            </w:r>
          </w:p>
        </w:tc>
        <w:tc>
          <w:tcPr>
            <w:tcW w:w="1329" w:type="dxa"/>
            <w:noWrap/>
            <w:vAlign w:val="bottom"/>
          </w:tcPr>
          <w:p w14:paraId="2302F156" w14:textId="1BE59B8F" w:rsidR="00673C9E" w:rsidRPr="000F2CA5" w:rsidRDefault="00673C9E" w:rsidP="00673C9E">
            <w:pPr>
              <w:spacing w:line="240" w:lineRule="auto"/>
              <w:ind w:firstLine="0"/>
              <w:rPr>
                <w:bCs/>
              </w:rPr>
            </w:pPr>
            <w:r w:rsidRPr="000F2CA5">
              <w:rPr>
                <w:color w:val="000000"/>
              </w:rPr>
              <w:t>0.048693</w:t>
            </w:r>
          </w:p>
        </w:tc>
        <w:tc>
          <w:tcPr>
            <w:tcW w:w="1053" w:type="dxa"/>
            <w:noWrap/>
            <w:vAlign w:val="bottom"/>
          </w:tcPr>
          <w:p w14:paraId="42F1486F" w14:textId="174CD534"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3D749C25" w14:textId="6D6198F9" w:rsidR="00673C9E" w:rsidRPr="000F2CA5" w:rsidRDefault="00673C9E" w:rsidP="00673C9E">
            <w:pPr>
              <w:spacing w:line="240" w:lineRule="auto"/>
              <w:ind w:firstLine="0"/>
              <w:rPr>
                <w:bCs/>
              </w:rPr>
            </w:pPr>
            <w:r w:rsidRPr="000F2CA5">
              <w:rPr>
                <w:color w:val="000000"/>
              </w:rPr>
              <w:t>-0.00193</w:t>
            </w:r>
          </w:p>
        </w:tc>
        <w:tc>
          <w:tcPr>
            <w:tcW w:w="1703" w:type="dxa"/>
            <w:vAlign w:val="bottom"/>
          </w:tcPr>
          <w:p w14:paraId="3D971EC5" w14:textId="4657447E" w:rsidR="00673C9E" w:rsidRPr="000F2CA5" w:rsidRDefault="00673C9E" w:rsidP="00673C9E">
            <w:pPr>
              <w:spacing w:line="240" w:lineRule="auto"/>
              <w:ind w:firstLine="0"/>
              <w:rPr>
                <w:bCs/>
              </w:rPr>
            </w:pPr>
            <w:r w:rsidRPr="000F2CA5">
              <w:rPr>
                <w:color w:val="000000"/>
              </w:rPr>
              <w:t>+</w:t>
            </w:r>
          </w:p>
        </w:tc>
        <w:tc>
          <w:tcPr>
            <w:tcW w:w="403" w:type="dxa"/>
            <w:noWrap/>
            <w:vAlign w:val="bottom"/>
            <w:hideMark/>
          </w:tcPr>
          <w:p w14:paraId="6984318C" w14:textId="0FFD4203" w:rsidR="00673C9E" w:rsidRPr="000F2CA5" w:rsidRDefault="00673C9E" w:rsidP="00673C9E">
            <w:pPr>
              <w:spacing w:line="240" w:lineRule="auto"/>
              <w:ind w:firstLine="0"/>
              <w:rPr>
                <w:bCs/>
              </w:rPr>
            </w:pPr>
            <w:r w:rsidRPr="000F2CA5">
              <w:rPr>
                <w:color w:val="000000"/>
              </w:rPr>
              <w:t>9</w:t>
            </w:r>
          </w:p>
        </w:tc>
        <w:tc>
          <w:tcPr>
            <w:tcW w:w="1582" w:type="dxa"/>
            <w:noWrap/>
            <w:vAlign w:val="bottom"/>
            <w:hideMark/>
          </w:tcPr>
          <w:p w14:paraId="0F6DBABA" w14:textId="27BB90E0" w:rsidR="00673C9E" w:rsidRPr="000F2CA5" w:rsidRDefault="00673C9E" w:rsidP="00673C9E">
            <w:pPr>
              <w:spacing w:line="240" w:lineRule="auto"/>
              <w:ind w:firstLine="0"/>
              <w:rPr>
                <w:bCs/>
              </w:rPr>
            </w:pPr>
            <w:r w:rsidRPr="000F2CA5">
              <w:rPr>
                <w:color w:val="000000"/>
              </w:rPr>
              <w:t>-1824.46</w:t>
            </w:r>
          </w:p>
        </w:tc>
        <w:tc>
          <w:tcPr>
            <w:tcW w:w="1417" w:type="dxa"/>
            <w:noWrap/>
            <w:vAlign w:val="bottom"/>
            <w:hideMark/>
          </w:tcPr>
          <w:p w14:paraId="7FA13680" w14:textId="78F54656" w:rsidR="00673C9E" w:rsidRPr="000F2CA5" w:rsidRDefault="00673C9E" w:rsidP="00673C9E">
            <w:pPr>
              <w:spacing w:line="240" w:lineRule="auto"/>
              <w:ind w:firstLine="0"/>
              <w:rPr>
                <w:bCs/>
              </w:rPr>
            </w:pPr>
            <w:r w:rsidRPr="000F2CA5">
              <w:rPr>
                <w:color w:val="000000"/>
              </w:rPr>
              <w:t>3666.978</w:t>
            </w:r>
          </w:p>
        </w:tc>
        <w:tc>
          <w:tcPr>
            <w:tcW w:w="1134" w:type="dxa"/>
            <w:gridSpan w:val="2"/>
            <w:noWrap/>
            <w:vAlign w:val="bottom"/>
            <w:hideMark/>
          </w:tcPr>
          <w:p w14:paraId="66B4D0E5" w14:textId="103A6E07" w:rsidR="00673C9E" w:rsidRPr="000F2CA5" w:rsidRDefault="00673C9E" w:rsidP="00673C9E">
            <w:pPr>
              <w:spacing w:line="240" w:lineRule="auto"/>
              <w:ind w:firstLine="0"/>
              <w:rPr>
                <w:bCs/>
              </w:rPr>
            </w:pPr>
            <w:r w:rsidRPr="000F2CA5">
              <w:rPr>
                <w:color w:val="000000"/>
              </w:rPr>
              <w:t>27.61124</w:t>
            </w:r>
          </w:p>
        </w:tc>
        <w:tc>
          <w:tcPr>
            <w:tcW w:w="1134" w:type="dxa"/>
            <w:noWrap/>
            <w:vAlign w:val="bottom"/>
            <w:hideMark/>
          </w:tcPr>
          <w:p w14:paraId="41BEDFE5" w14:textId="70688408" w:rsidR="00673C9E" w:rsidRPr="000F2CA5" w:rsidRDefault="00673C9E" w:rsidP="00673C9E">
            <w:pPr>
              <w:spacing w:line="240" w:lineRule="auto"/>
              <w:ind w:firstLine="0"/>
              <w:rPr>
                <w:bCs/>
              </w:rPr>
            </w:pPr>
            <w:r w:rsidRPr="000F2CA5">
              <w:rPr>
                <w:color w:val="000000"/>
              </w:rPr>
              <w:t>8.53E-07</w:t>
            </w:r>
          </w:p>
        </w:tc>
      </w:tr>
      <w:tr w:rsidR="00673C9E" w:rsidRPr="000F2CA5" w14:paraId="1DC6DE52" w14:textId="77777777" w:rsidTr="00855F5C">
        <w:trPr>
          <w:trHeight w:val="300"/>
        </w:trPr>
        <w:tc>
          <w:tcPr>
            <w:tcW w:w="960" w:type="dxa"/>
            <w:noWrap/>
            <w:vAlign w:val="bottom"/>
            <w:hideMark/>
          </w:tcPr>
          <w:p w14:paraId="66F5D05C" w14:textId="71B3F5E6" w:rsidR="00673C9E" w:rsidRPr="000F2CA5" w:rsidRDefault="00673C9E" w:rsidP="00673C9E">
            <w:pPr>
              <w:spacing w:line="240" w:lineRule="auto"/>
              <w:ind w:firstLine="0"/>
              <w:rPr>
                <w:bCs/>
              </w:rPr>
            </w:pPr>
            <w:r w:rsidRPr="000F2CA5">
              <w:rPr>
                <w:color w:val="000000"/>
              </w:rPr>
              <w:t>9</w:t>
            </w:r>
          </w:p>
        </w:tc>
        <w:tc>
          <w:tcPr>
            <w:tcW w:w="1145" w:type="dxa"/>
            <w:noWrap/>
            <w:vAlign w:val="bottom"/>
            <w:hideMark/>
          </w:tcPr>
          <w:p w14:paraId="7F474684" w14:textId="74163E08" w:rsidR="00673C9E" w:rsidRPr="000F2CA5" w:rsidRDefault="00673C9E" w:rsidP="00673C9E">
            <w:pPr>
              <w:spacing w:line="240" w:lineRule="auto"/>
              <w:ind w:firstLine="0"/>
              <w:rPr>
                <w:bCs/>
              </w:rPr>
            </w:pPr>
            <w:r w:rsidRPr="000F2CA5">
              <w:rPr>
                <w:color w:val="000000"/>
              </w:rPr>
              <w:t>0.166012</w:t>
            </w:r>
          </w:p>
        </w:tc>
        <w:tc>
          <w:tcPr>
            <w:tcW w:w="1340" w:type="dxa"/>
            <w:noWrap/>
            <w:vAlign w:val="bottom"/>
            <w:hideMark/>
          </w:tcPr>
          <w:p w14:paraId="6C6921C6" w14:textId="5C282E71" w:rsidR="00673C9E" w:rsidRPr="000F2CA5" w:rsidRDefault="00673C9E" w:rsidP="00673C9E">
            <w:pPr>
              <w:spacing w:line="240" w:lineRule="auto"/>
              <w:ind w:firstLine="0"/>
              <w:rPr>
                <w:bCs/>
              </w:rPr>
            </w:pPr>
            <w:r w:rsidRPr="000F2CA5">
              <w:rPr>
                <w:color w:val="000000"/>
              </w:rPr>
              <w:t>0.034121</w:t>
            </w:r>
          </w:p>
        </w:tc>
        <w:tc>
          <w:tcPr>
            <w:tcW w:w="1340" w:type="dxa"/>
            <w:vAlign w:val="bottom"/>
          </w:tcPr>
          <w:p w14:paraId="18419175" w14:textId="37C86749" w:rsidR="00673C9E" w:rsidRPr="000F2CA5" w:rsidRDefault="00673C9E" w:rsidP="00673C9E">
            <w:pPr>
              <w:spacing w:line="240" w:lineRule="auto"/>
              <w:ind w:firstLine="0"/>
              <w:rPr>
                <w:color w:val="000000"/>
              </w:rPr>
            </w:pPr>
            <w:r w:rsidRPr="000F2CA5">
              <w:rPr>
                <w:color w:val="000000"/>
              </w:rPr>
              <w:t>NA</w:t>
            </w:r>
          </w:p>
        </w:tc>
        <w:tc>
          <w:tcPr>
            <w:tcW w:w="1329" w:type="dxa"/>
            <w:noWrap/>
            <w:vAlign w:val="bottom"/>
          </w:tcPr>
          <w:p w14:paraId="2675F7F8" w14:textId="13E83E8E"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16B69CFE" w14:textId="5AF3328B"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76B18314" w14:textId="3B30F3F4" w:rsidR="00673C9E" w:rsidRPr="000F2CA5" w:rsidRDefault="00673C9E" w:rsidP="00673C9E">
            <w:pPr>
              <w:spacing w:line="240" w:lineRule="auto"/>
              <w:ind w:firstLine="0"/>
              <w:rPr>
                <w:bCs/>
              </w:rPr>
            </w:pPr>
            <w:r w:rsidRPr="000F2CA5">
              <w:rPr>
                <w:color w:val="000000"/>
              </w:rPr>
              <w:t>NA</w:t>
            </w:r>
          </w:p>
        </w:tc>
        <w:tc>
          <w:tcPr>
            <w:tcW w:w="1703" w:type="dxa"/>
            <w:vAlign w:val="bottom"/>
          </w:tcPr>
          <w:p w14:paraId="12FE890F" w14:textId="3D1D1C6A"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49DCC26A" w14:textId="157DD591" w:rsidR="00673C9E" w:rsidRPr="000F2CA5" w:rsidRDefault="00673C9E" w:rsidP="00673C9E">
            <w:pPr>
              <w:spacing w:line="240" w:lineRule="auto"/>
              <w:ind w:firstLine="0"/>
              <w:rPr>
                <w:bCs/>
              </w:rPr>
            </w:pPr>
            <w:r w:rsidRPr="000F2CA5">
              <w:rPr>
                <w:color w:val="000000"/>
              </w:rPr>
              <w:t>5</w:t>
            </w:r>
          </w:p>
        </w:tc>
        <w:tc>
          <w:tcPr>
            <w:tcW w:w="1582" w:type="dxa"/>
            <w:noWrap/>
            <w:vAlign w:val="bottom"/>
            <w:hideMark/>
          </w:tcPr>
          <w:p w14:paraId="351B3EAA" w14:textId="4773D49F" w:rsidR="00673C9E" w:rsidRPr="000F2CA5" w:rsidRDefault="00673C9E" w:rsidP="00673C9E">
            <w:pPr>
              <w:spacing w:line="240" w:lineRule="auto"/>
              <w:ind w:firstLine="0"/>
              <w:rPr>
                <w:bCs/>
              </w:rPr>
            </w:pPr>
            <w:r w:rsidRPr="000F2CA5">
              <w:rPr>
                <w:color w:val="000000"/>
              </w:rPr>
              <w:t>-1838.34</w:t>
            </w:r>
          </w:p>
        </w:tc>
        <w:tc>
          <w:tcPr>
            <w:tcW w:w="1417" w:type="dxa"/>
            <w:noWrap/>
            <w:vAlign w:val="bottom"/>
            <w:hideMark/>
          </w:tcPr>
          <w:p w14:paraId="713FD7A5" w14:textId="30302E6C" w:rsidR="00673C9E" w:rsidRPr="000F2CA5" w:rsidRDefault="00673C9E" w:rsidP="00673C9E">
            <w:pPr>
              <w:spacing w:line="240" w:lineRule="auto"/>
              <w:ind w:firstLine="0"/>
              <w:rPr>
                <w:bCs/>
              </w:rPr>
            </w:pPr>
            <w:r w:rsidRPr="000F2CA5">
              <w:rPr>
                <w:color w:val="000000"/>
              </w:rPr>
              <w:t>3686.691</w:t>
            </w:r>
          </w:p>
        </w:tc>
        <w:tc>
          <w:tcPr>
            <w:tcW w:w="1134" w:type="dxa"/>
            <w:gridSpan w:val="2"/>
            <w:noWrap/>
            <w:vAlign w:val="bottom"/>
            <w:hideMark/>
          </w:tcPr>
          <w:p w14:paraId="3940D79E" w14:textId="7E37A802" w:rsidR="00673C9E" w:rsidRPr="000F2CA5" w:rsidRDefault="00673C9E" w:rsidP="00673C9E">
            <w:pPr>
              <w:spacing w:line="240" w:lineRule="auto"/>
              <w:ind w:firstLine="0"/>
              <w:rPr>
                <w:bCs/>
              </w:rPr>
            </w:pPr>
            <w:r w:rsidRPr="000F2CA5">
              <w:rPr>
                <w:color w:val="000000"/>
              </w:rPr>
              <w:t>47.32361</w:t>
            </w:r>
          </w:p>
        </w:tc>
        <w:tc>
          <w:tcPr>
            <w:tcW w:w="1134" w:type="dxa"/>
            <w:noWrap/>
            <w:vAlign w:val="bottom"/>
            <w:hideMark/>
          </w:tcPr>
          <w:p w14:paraId="079C99D9" w14:textId="732747B0" w:rsidR="00673C9E" w:rsidRPr="000F2CA5" w:rsidRDefault="00673C9E" w:rsidP="00673C9E">
            <w:pPr>
              <w:spacing w:line="240" w:lineRule="auto"/>
              <w:ind w:firstLine="0"/>
              <w:rPr>
                <w:bCs/>
              </w:rPr>
            </w:pPr>
            <w:r w:rsidRPr="000F2CA5">
              <w:rPr>
                <w:color w:val="000000"/>
              </w:rPr>
              <w:t>4.47E-11</w:t>
            </w:r>
          </w:p>
        </w:tc>
      </w:tr>
      <w:tr w:rsidR="00673C9E" w:rsidRPr="000F2CA5" w14:paraId="0365BB45" w14:textId="77777777" w:rsidTr="00855F5C">
        <w:trPr>
          <w:trHeight w:val="300"/>
        </w:trPr>
        <w:tc>
          <w:tcPr>
            <w:tcW w:w="960" w:type="dxa"/>
            <w:noWrap/>
            <w:vAlign w:val="bottom"/>
            <w:hideMark/>
          </w:tcPr>
          <w:p w14:paraId="714BA403" w14:textId="31130AB9" w:rsidR="00673C9E" w:rsidRPr="000F2CA5" w:rsidRDefault="00673C9E" w:rsidP="00673C9E">
            <w:pPr>
              <w:spacing w:line="240" w:lineRule="auto"/>
              <w:ind w:firstLine="0"/>
              <w:rPr>
                <w:bCs/>
              </w:rPr>
            </w:pPr>
            <w:r w:rsidRPr="000F2CA5">
              <w:rPr>
                <w:color w:val="000000"/>
              </w:rPr>
              <w:t>2</w:t>
            </w:r>
          </w:p>
        </w:tc>
        <w:tc>
          <w:tcPr>
            <w:tcW w:w="1145" w:type="dxa"/>
            <w:noWrap/>
            <w:vAlign w:val="bottom"/>
            <w:hideMark/>
          </w:tcPr>
          <w:p w14:paraId="7DDFF814" w14:textId="08EA9671" w:rsidR="00673C9E" w:rsidRPr="000F2CA5" w:rsidRDefault="00673C9E" w:rsidP="00673C9E">
            <w:pPr>
              <w:spacing w:line="240" w:lineRule="auto"/>
              <w:ind w:firstLine="0"/>
              <w:rPr>
                <w:bCs/>
              </w:rPr>
            </w:pPr>
            <w:r w:rsidRPr="000F2CA5">
              <w:rPr>
                <w:color w:val="000000"/>
              </w:rPr>
              <w:t>0.158119</w:t>
            </w:r>
          </w:p>
        </w:tc>
        <w:tc>
          <w:tcPr>
            <w:tcW w:w="1340" w:type="dxa"/>
            <w:noWrap/>
            <w:vAlign w:val="bottom"/>
            <w:hideMark/>
          </w:tcPr>
          <w:p w14:paraId="143D142D" w14:textId="7859F021" w:rsidR="00673C9E" w:rsidRPr="000F2CA5" w:rsidRDefault="00673C9E" w:rsidP="00673C9E">
            <w:pPr>
              <w:spacing w:line="240" w:lineRule="auto"/>
              <w:ind w:firstLine="0"/>
              <w:rPr>
                <w:bCs/>
              </w:rPr>
            </w:pPr>
            <w:r w:rsidRPr="000F2CA5">
              <w:rPr>
                <w:color w:val="000000"/>
              </w:rPr>
              <w:t>0.034346</w:t>
            </w:r>
          </w:p>
        </w:tc>
        <w:tc>
          <w:tcPr>
            <w:tcW w:w="1340" w:type="dxa"/>
            <w:vAlign w:val="bottom"/>
          </w:tcPr>
          <w:p w14:paraId="063BAE09" w14:textId="10BF9334" w:rsidR="00673C9E" w:rsidRPr="000F2CA5" w:rsidRDefault="00673C9E" w:rsidP="00673C9E">
            <w:pPr>
              <w:spacing w:line="240" w:lineRule="auto"/>
              <w:ind w:firstLine="0"/>
              <w:rPr>
                <w:color w:val="000000"/>
              </w:rPr>
            </w:pPr>
            <w:r w:rsidRPr="000F2CA5">
              <w:rPr>
                <w:color w:val="000000"/>
              </w:rPr>
              <w:t>NA</w:t>
            </w:r>
          </w:p>
        </w:tc>
        <w:tc>
          <w:tcPr>
            <w:tcW w:w="1329" w:type="dxa"/>
            <w:noWrap/>
            <w:vAlign w:val="bottom"/>
          </w:tcPr>
          <w:p w14:paraId="3A903EC6" w14:textId="3D85CC17"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4AC511EA" w14:textId="24E8783A"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054D0BA3" w14:textId="43A663F8" w:rsidR="00673C9E" w:rsidRPr="000F2CA5" w:rsidRDefault="00673C9E" w:rsidP="00673C9E">
            <w:pPr>
              <w:spacing w:line="240" w:lineRule="auto"/>
              <w:ind w:firstLine="0"/>
              <w:rPr>
                <w:bCs/>
              </w:rPr>
            </w:pPr>
            <w:r w:rsidRPr="000F2CA5">
              <w:rPr>
                <w:color w:val="000000"/>
              </w:rPr>
              <w:t>NA</w:t>
            </w:r>
          </w:p>
        </w:tc>
        <w:tc>
          <w:tcPr>
            <w:tcW w:w="1703" w:type="dxa"/>
            <w:vAlign w:val="bottom"/>
          </w:tcPr>
          <w:p w14:paraId="77C42695" w14:textId="3A015A93"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3B090F13" w14:textId="54E020BD" w:rsidR="00673C9E" w:rsidRPr="000F2CA5" w:rsidRDefault="00673C9E" w:rsidP="00673C9E">
            <w:pPr>
              <w:spacing w:line="240" w:lineRule="auto"/>
              <w:ind w:firstLine="0"/>
              <w:rPr>
                <w:bCs/>
              </w:rPr>
            </w:pPr>
            <w:r w:rsidRPr="000F2CA5">
              <w:rPr>
                <w:color w:val="000000"/>
              </w:rPr>
              <w:t>4</w:t>
            </w:r>
          </w:p>
        </w:tc>
        <w:tc>
          <w:tcPr>
            <w:tcW w:w="1582" w:type="dxa"/>
            <w:noWrap/>
            <w:vAlign w:val="bottom"/>
            <w:hideMark/>
          </w:tcPr>
          <w:p w14:paraId="659429EF" w14:textId="10E87FAB" w:rsidR="00673C9E" w:rsidRPr="000F2CA5" w:rsidRDefault="00673C9E" w:rsidP="00673C9E">
            <w:pPr>
              <w:spacing w:line="240" w:lineRule="auto"/>
              <w:ind w:firstLine="0"/>
              <w:rPr>
                <w:bCs/>
              </w:rPr>
            </w:pPr>
            <w:r w:rsidRPr="000F2CA5">
              <w:rPr>
                <w:color w:val="000000"/>
              </w:rPr>
              <w:t>-1840.28</w:t>
            </w:r>
          </w:p>
        </w:tc>
        <w:tc>
          <w:tcPr>
            <w:tcW w:w="1417" w:type="dxa"/>
            <w:noWrap/>
            <w:vAlign w:val="bottom"/>
            <w:hideMark/>
          </w:tcPr>
          <w:p w14:paraId="0019B475" w14:textId="550CC4A0" w:rsidR="00673C9E" w:rsidRPr="000F2CA5" w:rsidRDefault="00673C9E" w:rsidP="00673C9E">
            <w:pPr>
              <w:spacing w:line="240" w:lineRule="auto"/>
              <w:ind w:firstLine="0"/>
              <w:rPr>
                <w:bCs/>
              </w:rPr>
            </w:pPr>
            <w:r w:rsidRPr="000F2CA5">
              <w:rPr>
                <w:color w:val="000000"/>
              </w:rPr>
              <w:t>3688.575</w:t>
            </w:r>
          </w:p>
        </w:tc>
        <w:tc>
          <w:tcPr>
            <w:tcW w:w="1134" w:type="dxa"/>
            <w:gridSpan w:val="2"/>
            <w:noWrap/>
            <w:vAlign w:val="bottom"/>
            <w:hideMark/>
          </w:tcPr>
          <w:p w14:paraId="752C9EED" w14:textId="5F423907" w:rsidR="00673C9E" w:rsidRPr="000F2CA5" w:rsidRDefault="00673C9E" w:rsidP="00673C9E">
            <w:pPr>
              <w:spacing w:line="240" w:lineRule="auto"/>
              <w:ind w:firstLine="0"/>
              <w:rPr>
                <w:bCs/>
              </w:rPr>
            </w:pPr>
            <w:r w:rsidRPr="000F2CA5">
              <w:rPr>
                <w:color w:val="000000"/>
              </w:rPr>
              <w:t>49.20738</w:t>
            </w:r>
          </w:p>
        </w:tc>
        <w:tc>
          <w:tcPr>
            <w:tcW w:w="1134" w:type="dxa"/>
            <w:noWrap/>
            <w:vAlign w:val="bottom"/>
            <w:hideMark/>
          </w:tcPr>
          <w:p w14:paraId="4BD9F3AB" w14:textId="3A5936FC" w:rsidR="00673C9E" w:rsidRPr="000F2CA5" w:rsidRDefault="00673C9E" w:rsidP="00673C9E">
            <w:pPr>
              <w:spacing w:line="240" w:lineRule="auto"/>
              <w:ind w:firstLine="0"/>
              <w:rPr>
                <w:bCs/>
              </w:rPr>
            </w:pPr>
            <w:r w:rsidRPr="000F2CA5">
              <w:rPr>
                <w:color w:val="000000"/>
              </w:rPr>
              <w:t>1.74E-11</w:t>
            </w:r>
          </w:p>
        </w:tc>
      </w:tr>
      <w:tr w:rsidR="00673C9E" w:rsidRPr="000F2CA5" w14:paraId="373F831F" w14:textId="77777777" w:rsidTr="00855F5C">
        <w:trPr>
          <w:trHeight w:val="300"/>
        </w:trPr>
        <w:tc>
          <w:tcPr>
            <w:tcW w:w="960" w:type="dxa"/>
            <w:noWrap/>
            <w:vAlign w:val="bottom"/>
            <w:hideMark/>
          </w:tcPr>
          <w:p w14:paraId="70CDF8DD" w14:textId="73439E56" w:rsidR="00673C9E" w:rsidRPr="000F2CA5" w:rsidRDefault="00673C9E" w:rsidP="00673C9E">
            <w:pPr>
              <w:spacing w:line="240" w:lineRule="auto"/>
              <w:ind w:firstLine="0"/>
              <w:rPr>
                <w:bCs/>
              </w:rPr>
            </w:pPr>
            <w:r w:rsidRPr="000F2CA5">
              <w:rPr>
                <w:color w:val="000000"/>
              </w:rPr>
              <w:t>3</w:t>
            </w:r>
          </w:p>
        </w:tc>
        <w:tc>
          <w:tcPr>
            <w:tcW w:w="1145" w:type="dxa"/>
            <w:noWrap/>
            <w:vAlign w:val="bottom"/>
            <w:hideMark/>
          </w:tcPr>
          <w:p w14:paraId="28D13C55" w14:textId="18C38E70" w:rsidR="00673C9E" w:rsidRPr="000F2CA5" w:rsidRDefault="00673C9E" w:rsidP="00673C9E">
            <w:pPr>
              <w:spacing w:line="240" w:lineRule="auto"/>
              <w:ind w:firstLine="0"/>
              <w:rPr>
                <w:bCs/>
              </w:rPr>
            </w:pPr>
            <w:r w:rsidRPr="000F2CA5">
              <w:rPr>
                <w:color w:val="000000"/>
              </w:rPr>
              <w:t>-0.49683</w:t>
            </w:r>
          </w:p>
        </w:tc>
        <w:tc>
          <w:tcPr>
            <w:tcW w:w="1340" w:type="dxa"/>
            <w:noWrap/>
            <w:vAlign w:val="bottom"/>
            <w:hideMark/>
          </w:tcPr>
          <w:p w14:paraId="7E046111" w14:textId="19973B2A" w:rsidR="00673C9E" w:rsidRPr="000F2CA5" w:rsidRDefault="00673C9E" w:rsidP="00673C9E">
            <w:pPr>
              <w:spacing w:line="240" w:lineRule="auto"/>
              <w:ind w:firstLine="0"/>
              <w:rPr>
                <w:bCs/>
              </w:rPr>
            </w:pPr>
            <w:r w:rsidRPr="000F2CA5">
              <w:rPr>
                <w:color w:val="000000"/>
              </w:rPr>
              <w:t>NA</w:t>
            </w:r>
          </w:p>
        </w:tc>
        <w:tc>
          <w:tcPr>
            <w:tcW w:w="1340" w:type="dxa"/>
            <w:vAlign w:val="bottom"/>
          </w:tcPr>
          <w:p w14:paraId="090CC15D" w14:textId="0748E8E0" w:rsidR="00673C9E" w:rsidRPr="000F2CA5" w:rsidRDefault="00673C9E" w:rsidP="00673C9E">
            <w:pPr>
              <w:spacing w:line="240" w:lineRule="auto"/>
              <w:ind w:firstLine="0"/>
              <w:rPr>
                <w:color w:val="000000"/>
              </w:rPr>
            </w:pPr>
            <w:r w:rsidRPr="000F2CA5">
              <w:rPr>
                <w:color w:val="000000"/>
              </w:rPr>
              <w:t>0.02871</w:t>
            </w:r>
          </w:p>
        </w:tc>
        <w:tc>
          <w:tcPr>
            <w:tcW w:w="1329" w:type="dxa"/>
            <w:noWrap/>
            <w:vAlign w:val="bottom"/>
          </w:tcPr>
          <w:p w14:paraId="4962CDBF" w14:textId="7E35665F"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6E7C04BB" w14:textId="1B0B18DB"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26CE6CCD" w14:textId="13ABD273" w:rsidR="00673C9E" w:rsidRPr="000F2CA5" w:rsidRDefault="00673C9E" w:rsidP="00673C9E">
            <w:pPr>
              <w:spacing w:line="240" w:lineRule="auto"/>
              <w:ind w:firstLine="0"/>
              <w:rPr>
                <w:bCs/>
              </w:rPr>
            </w:pPr>
            <w:r w:rsidRPr="000F2CA5">
              <w:rPr>
                <w:color w:val="000000"/>
              </w:rPr>
              <w:t>NA</w:t>
            </w:r>
          </w:p>
        </w:tc>
        <w:tc>
          <w:tcPr>
            <w:tcW w:w="1703" w:type="dxa"/>
            <w:vAlign w:val="bottom"/>
          </w:tcPr>
          <w:p w14:paraId="5830B97B" w14:textId="6156994A"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604888AF" w14:textId="085BC31C" w:rsidR="00673C9E" w:rsidRPr="000F2CA5" w:rsidRDefault="00673C9E" w:rsidP="00673C9E">
            <w:pPr>
              <w:spacing w:line="240" w:lineRule="auto"/>
              <w:ind w:firstLine="0"/>
              <w:rPr>
                <w:bCs/>
              </w:rPr>
            </w:pPr>
            <w:r w:rsidRPr="000F2CA5">
              <w:rPr>
                <w:color w:val="000000"/>
              </w:rPr>
              <w:t>4</w:t>
            </w:r>
          </w:p>
        </w:tc>
        <w:tc>
          <w:tcPr>
            <w:tcW w:w="1582" w:type="dxa"/>
            <w:noWrap/>
            <w:vAlign w:val="bottom"/>
            <w:hideMark/>
          </w:tcPr>
          <w:p w14:paraId="59B09C15" w14:textId="3D4FE93A" w:rsidR="00673C9E" w:rsidRPr="000F2CA5" w:rsidRDefault="00673C9E" w:rsidP="00673C9E">
            <w:pPr>
              <w:spacing w:line="240" w:lineRule="auto"/>
              <w:ind w:firstLine="0"/>
              <w:rPr>
                <w:bCs/>
              </w:rPr>
            </w:pPr>
            <w:r w:rsidRPr="000F2CA5">
              <w:rPr>
                <w:color w:val="000000"/>
              </w:rPr>
              <w:t>-1965.72</w:t>
            </w:r>
          </w:p>
        </w:tc>
        <w:tc>
          <w:tcPr>
            <w:tcW w:w="1417" w:type="dxa"/>
            <w:noWrap/>
            <w:vAlign w:val="bottom"/>
            <w:hideMark/>
          </w:tcPr>
          <w:p w14:paraId="6760AACB" w14:textId="202D5934" w:rsidR="00673C9E" w:rsidRPr="000F2CA5" w:rsidRDefault="00673C9E" w:rsidP="00673C9E">
            <w:pPr>
              <w:spacing w:line="240" w:lineRule="auto"/>
              <w:ind w:firstLine="0"/>
              <w:rPr>
                <w:bCs/>
              </w:rPr>
            </w:pPr>
            <w:r w:rsidRPr="000F2CA5">
              <w:rPr>
                <w:color w:val="000000"/>
              </w:rPr>
              <w:t>3939.46</w:t>
            </w:r>
          </w:p>
        </w:tc>
        <w:tc>
          <w:tcPr>
            <w:tcW w:w="1134" w:type="dxa"/>
            <w:gridSpan w:val="2"/>
            <w:noWrap/>
            <w:vAlign w:val="bottom"/>
            <w:hideMark/>
          </w:tcPr>
          <w:p w14:paraId="02850D6F" w14:textId="251FC5D3" w:rsidR="00673C9E" w:rsidRPr="000F2CA5" w:rsidRDefault="00673C9E" w:rsidP="00673C9E">
            <w:pPr>
              <w:spacing w:line="240" w:lineRule="auto"/>
              <w:ind w:firstLine="0"/>
              <w:rPr>
                <w:bCs/>
              </w:rPr>
            </w:pPr>
            <w:r w:rsidRPr="000F2CA5">
              <w:rPr>
                <w:color w:val="000000"/>
              </w:rPr>
              <w:t>300.0929</w:t>
            </w:r>
          </w:p>
        </w:tc>
        <w:tc>
          <w:tcPr>
            <w:tcW w:w="1134" w:type="dxa"/>
            <w:noWrap/>
            <w:vAlign w:val="bottom"/>
            <w:hideMark/>
          </w:tcPr>
          <w:p w14:paraId="45610D14" w14:textId="291B1CB7" w:rsidR="00673C9E" w:rsidRPr="000F2CA5" w:rsidRDefault="00673C9E" w:rsidP="00673C9E">
            <w:pPr>
              <w:spacing w:line="240" w:lineRule="auto"/>
              <w:ind w:firstLine="0"/>
              <w:rPr>
                <w:bCs/>
              </w:rPr>
            </w:pPr>
            <w:r w:rsidRPr="000F2CA5">
              <w:rPr>
                <w:color w:val="000000"/>
              </w:rPr>
              <w:t>5.79E-66</w:t>
            </w:r>
          </w:p>
        </w:tc>
      </w:tr>
      <w:tr w:rsidR="00673C9E" w:rsidRPr="000F2CA5" w14:paraId="0AF74B08" w14:textId="77777777" w:rsidTr="00855F5C">
        <w:trPr>
          <w:trHeight w:val="300"/>
        </w:trPr>
        <w:tc>
          <w:tcPr>
            <w:tcW w:w="960" w:type="dxa"/>
            <w:noWrap/>
            <w:vAlign w:val="bottom"/>
            <w:hideMark/>
          </w:tcPr>
          <w:p w14:paraId="1A96185A" w14:textId="1E64845F" w:rsidR="00673C9E" w:rsidRPr="000F2CA5" w:rsidRDefault="00673C9E" w:rsidP="00673C9E">
            <w:pPr>
              <w:spacing w:line="240" w:lineRule="auto"/>
              <w:ind w:firstLine="0"/>
              <w:rPr>
                <w:bCs/>
              </w:rPr>
            </w:pPr>
            <w:r w:rsidRPr="000F2CA5">
              <w:rPr>
                <w:color w:val="000000"/>
              </w:rPr>
              <w:t>8</w:t>
            </w:r>
          </w:p>
        </w:tc>
        <w:tc>
          <w:tcPr>
            <w:tcW w:w="1145" w:type="dxa"/>
            <w:noWrap/>
            <w:vAlign w:val="bottom"/>
            <w:hideMark/>
          </w:tcPr>
          <w:p w14:paraId="0B30F13E" w14:textId="05A3A6BF" w:rsidR="00673C9E" w:rsidRPr="000F2CA5" w:rsidRDefault="00673C9E" w:rsidP="00673C9E">
            <w:pPr>
              <w:spacing w:line="240" w:lineRule="auto"/>
              <w:ind w:firstLine="0"/>
              <w:rPr>
                <w:bCs/>
              </w:rPr>
            </w:pPr>
            <w:r w:rsidRPr="000F2CA5">
              <w:rPr>
                <w:color w:val="000000"/>
              </w:rPr>
              <w:t>-0.44815</w:t>
            </w:r>
          </w:p>
        </w:tc>
        <w:tc>
          <w:tcPr>
            <w:tcW w:w="1340" w:type="dxa"/>
            <w:noWrap/>
            <w:vAlign w:val="bottom"/>
            <w:hideMark/>
          </w:tcPr>
          <w:p w14:paraId="6FA38201" w14:textId="31F28C48" w:rsidR="00673C9E" w:rsidRPr="000F2CA5" w:rsidRDefault="00673C9E" w:rsidP="00673C9E">
            <w:pPr>
              <w:spacing w:line="240" w:lineRule="auto"/>
              <w:ind w:firstLine="0"/>
              <w:rPr>
                <w:bCs/>
              </w:rPr>
            </w:pPr>
            <w:r w:rsidRPr="000F2CA5">
              <w:rPr>
                <w:color w:val="000000"/>
              </w:rPr>
              <w:t>NA</w:t>
            </w:r>
          </w:p>
        </w:tc>
        <w:tc>
          <w:tcPr>
            <w:tcW w:w="1340" w:type="dxa"/>
            <w:vAlign w:val="bottom"/>
          </w:tcPr>
          <w:p w14:paraId="6EBF6030" w14:textId="2EFE4B62" w:rsidR="00673C9E" w:rsidRPr="000F2CA5" w:rsidRDefault="00673C9E" w:rsidP="00673C9E">
            <w:pPr>
              <w:spacing w:line="240" w:lineRule="auto"/>
              <w:ind w:firstLine="0"/>
              <w:rPr>
                <w:color w:val="000000"/>
              </w:rPr>
            </w:pPr>
            <w:r w:rsidRPr="000F2CA5">
              <w:rPr>
                <w:color w:val="000000"/>
              </w:rPr>
              <w:t>0.027181</w:t>
            </w:r>
          </w:p>
        </w:tc>
        <w:tc>
          <w:tcPr>
            <w:tcW w:w="1329" w:type="dxa"/>
            <w:noWrap/>
            <w:vAlign w:val="bottom"/>
          </w:tcPr>
          <w:p w14:paraId="3EDA0D25" w14:textId="205A414C"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4E371A15" w14:textId="105EE749"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32F08912" w14:textId="3976D965" w:rsidR="00673C9E" w:rsidRPr="000F2CA5" w:rsidRDefault="00673C9E" w:rsidP="00673C9E">
            <w:pPr>
              <w:spacing w:line="240" w:lineRule="auto"/>
              <w:ind w:firstLine="0"/>
              <w:rPr>
                <w:bCs/>
              </w:rPr>
            </w:pPr>
            <w:r w:rsidRPr="000F2CA5">
              <w:rPr>
                <w:color w:val="000000"/>
              </w:rPr>
              <w:t>NA</w:t>
            </w:r>
          </w:p>
        </w:tc>
        <w:tc>
          <w:tcPr>
            <w:tcW w:w="1703" w:type="dxa"/>
            <w:vAlign w:val="bottom"/>
          </w:tcPr>
          <w:p w14:paraId="50C75187" w14:textId="5EAF2649"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098F87A8" w14:textId="7C228985" w:rsidR="00673C9E" w:rsidRPr="000F2CA5" w:rsidRDefault="00673C9E" w:rsidP="00673C9E">
            <w:pPr>
              <w:spacing w:line="240" w:lineRule="auto"/>
              <w:ind w:firstLine="0"/>
              <w:rPr>
                <w:bCs/>
              </w:rPr>
            </w:pPr>
            <w:r w:rsidRPr="000F2CA5">
              <w:rPr>
                <w:color w:val="000000"/>
              </w:rPr>
              <w:t>5</w:t>
            </w:r>
          </w:p>
        </w:tc>
        <w:tc>
          <w:tcPr>
            <w:tcW w:w="1582" w:type="dxa"/>
            <w:noWrap/>
            <w:vAlign w:val="bottom"/>
            <w:hideMark/>
          </w:tcPr>
          <w:p w14:paraId="6253E2D0" w14:textId="06E752DE" w:rsidR="00673C9E" w:rsidRPr="000F2CA5" w:rsidRDefault="00673C9E" w:rsidP="00673C9E">
            <w:pPr>
              <w:spacing w:line="240" w:lineRule="auto"/>
              <w:ind w:firstLine="0"/>
              <w:rPr>
                <w:bCs/>
              </w:rPr>
            </w:pPr>
            <w:r w:rsidRPr="000F2CA5">
              <w:rPr>
                <w:color w:val="000000"/>
              </w:rPr>
              <w:t>-1964.9</w:t>
            </w:r>
          </w:p>
        </w:tc>
        <w:tc>
          <w:tcPr>
            <w:tcW w:w="1417" w:type="dxa"/>
            <w:noWrap/>
            <w:vAlign w:val="bottom"/>
            <w:hideMark/>
          </w:tcPr>
          <w:p w14:paraId="47313AE6" w14:textId="2E25BE27" w:rsidR="00673C9E" w:rsidRPr="000F2CA5" w:rsidRDefault="00673C9E" w:rsidP="00673C9E">
            <w:pPr>
              <w:spacing w:line="240" w:lineRule="auto"/>
              <w:ind w:firstLine="0"/>
              <w:rPr>
                <w:bCs/>
              </w:rPr>
            </w:pPr>
            <w:r w:rsidRPr="000F2CA5">
              <w:rPr>
                <w:color w:val="000000"/>
              </w:rPr>
              <w:t>3939.813</w:t>
            </w:r>
          </w:p>
        </w:tc>
        <w:tc>
          <w:tcPr>
            <w:tcW w:w="1134" w:type="dxa"/>
            <w:gridSpan w:val="2"/>
            <w:noWrap/>
            <w:vAlign w:val="bottom"/>
            <w:hideMark/>
          </w:tcPr>
          <w:p w14:paraId="46AD74A1" w14:textId="105A4B5A" w:rsidR="00673C9E" w:rsidRPr="000F2CA5" w:rsidRDefault="00673C9E" w:rsidP="00673C9E">
            <w:pPr>
              <w:spacing w:line="240" w:lineRule="auto"/>
              <w:ind w:firstLine="0"/>
              <w:rPr>
                <w:bCs/>
              </w:rPr>
            </w:pPr>
            <w:r w:rsidRPr="000F2CA5">
              <w:rPr>
                <w:color w:val="000000"/>
              </w:rPr>
              <w:t>300.4454</w:t>
            </w:r>
          </w:p>
        </w:tc>
        <w:tc>
          <w:tcPr>
            <w:tcW w:w="1134" w:type="dxa"/>
            <w:noWrap/>
            <w:vAlign w:val="bottom"/>
            <w:hideMark/>
          </w:tcPr>
          <w:p w14:paraId="07600D9F" w14:textId="4E39A2CA" w:rsidR="00673C9E" w:rsidRPr="000F2CA5" w:rsidRDefault="00673C9E" w:rsidP="00673C9E">
            <w:pPr>
              <w:spacing w:line="240" w:lineRule="auto"/>
              <w:ind w:firstLine="0"/>
              <w:rPr>
                <w:bCs/>
              </w:rPr>
            </w:pPr>
            <w:r w:rsidRPr="000F2CA5">
              <w:rPr>
                <w:color w:val="000000"/>
              </w:rPr>
              <w:t>4.85E-66</w:t>
            </w:r>
          </w:p>
        </w:tc>
      </w:tr>
      <w:tr w:rsidR="00673C9E" w:rsidRPr="000F2CA5" w14:paraId="46D83C38" w14:textId="77777777" w:rsidTr="00855F5C">
        <w:trPr>
          <w:trHeight w:val="300"/>
        </w:trPr>
        <w:tc>
          <w:tcPr>
            <w:tcW w:w="960" w:type="dxa"/>
            <w:noWrap/>
            <w:vAlign w:val="bottom"/>
          </w:tcPr>
          <w:p w14:paraId="4C062335" w14:textId="391F2FC1" w:rsidR="00673C9E" w:rsidRPr="000F2CA5" w:rsidRDefault="00673C9E" w:rsidP="00673C9E">
            <w:pPr>
              <w:spacing w:line="240" w:lineRule="auto"/>
              <w:ind w:firstLine="0"/>
              <w:rPr>
                <w:bCs/>
              </w:rPr>
            </w:pPr>
            <w:r w:rsidRPr="000F2CA5">
              <w:rPr>
                <w:color w:val="000000"/>
              </w:rPr>
              <w:t>10</w:t>
            </w:r>
          </w:p>
        </w:tc>
        <w:tc>
          <w:tcPr>
            <w:tcW w:w="1145" w:type="dxa"/>
            <w:noWrap/>
            <w:vAlign w:val="bottom"/>
          </w:tcPr>
          <w:p w14:paraId="22819607" w14:textId="1D21166F" w:rsidR="00673C9E" w:rsidRPr="000F2CA5" w:rsidRDefault="00673C9E" w:rsidP="00673C9E">
            <w:pPr>
              <w:spacing w:line="240" w:lineRule="auto"/>
              <w:ind w:firstLine="0"/>
              <w:rPr>
                <w:bCs/>
              </w:rPr>
            </w:pPr>
            <w:r w:rsidRPr="000F2CA5">
              <w:rPr>
                <w:color w:val="000000"/>
              </w:rPr>
              <w:t>0.305587</w:t>
            </w:r>
          </w:p>
        </w:tc>
        <w:tc>
          <w:tcPr>
            <w:tcW w:w="1340" w:type="dxa"/>
            <w:noWrap/>
            <w:vAlign w:val="bottom"/>
          </w:tcPr>
          <w:p w14:paraId="606541FD" w14:textId="0A107E74" w:rsidR="00673C9E" w:rsidRPr="000F2CA5" w:rsidRDefault="00673C9E" w:rsidP="00673C9E">
            <w:pPr>
              <w:spacing w:line="240" w:lineRule="auto"/>
              <w:ind w:firstLine="0"/>
              <w:rPr>
                <w:bCs/>
              </w:rPr>
            </w:pPr>
            <w:r w:rsidRPr="000F2CA5">
              <w:rPr>
                <w:color w:val="000000"/>
              </w:rPr>
              <w:t>NA</w:t>
            </w:r>
          </w:p>
        </w:tc>
        <w:tc>
          <w:tcPr>
            <w:tcW w:w="1340" w:type="dxa"/>
            <w:vAlign w:val="bottom"/>
          </w:tcPr>
          <w:p w14:paraId="27A170A3" w14:textId="0176D618" w:rsidR="00673C9E" w:rsidRPr="000F2CA5" w:rsidRDefault="00673C9E" w:rsidP="00673C9E">
            <w:pPr>
              <w:spacing w:line="240" w:lineRule="auto"/>
              <w:ind w:firstLine="0"/>
              <w:rPr>
                <w:color w:val="000000"/>
              </w:rPr>
            </w:pPr>
            <w:r w:rsidRPr="000F2CA5">
              <w:rPr>
                <w:color w:val="000000"/>
              </w:rPr>
              <w:t>NA</w:t>
            </w:r>
          </w:p>
        </w:tc>
        <w:tc>
          <w:tcPr>
            <w:tcW w:w="1329" w:type="dxa"/>
            <w:noWrap/>
            <w:vAlign w:val="bottom"/>
          </w:tcPr>
          <w:p w14:paraId="776ADC00" w14:textId="658E891D"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5986F471" w14:textId="3069E64B"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295C8A6A" w14:textId="50930128" w:rsidR="00673C9E" w:rsidRPr="000F2CA5" w:rsidRDefault="00673C9E" w:rsidP="00673C9E">
            <w:pPr>
              <w:spacing w:line="240" w:lineRule="auto"/>
              <w:ind w:firstLine="0"/>
              <w:rPr>
                <w:bCs/>
              </w:rPr>
            </w:pPr>
            <w:r w:rsidRPr="000F2CA5">
              <w:rPr>
                <w:color w:val="000000"/>
              </w:rPr>
              <w:t>NA</w:t>
            </w:r>
          </w:p>
        </w:tc>
        <w:tc>
          <w:tcPr>
            <w:tcW w:w="1703" w:type="dxa"/>
            <w:vAlign w:val="bottom"/>
          </w:tcPr>
          <w:p w14:paraId="5E36C58B" w14:textId="492ED809" w:rsidR="00673C9E" w:rsidRPr="000F2CA5" w:rsidRDefault="00673C9E" w:rsidP="00673C9E">
            <w:pPr>
              <w:spacing w:line="240" w:lineRule="auto"/>
              <w:ind w:firstLine="0"/>
              <w:rPr>
                <w:bCs/>
              </w:rPr>
            </w:pPr>
            <w:r w:rsidRPr="000F2CA5">
              <w:rPr>
                <w:color w:val="000000"/>
              </w:rPr>
              <w:t>NA</w:t>
            </w:r>
          </w:p>
        </w:tc>
        <w:tc>
          <w:tcPr>
            <w:tcW w:w="403" w:type="dxa"/>
            <w:noWrap/>
            <w:vAlign w:val="bottom"/>
          </w:tcPr>
          <w:p w14:paraId="764558CF" w14:textId="3CA992C0" w:rsidR="00673C9E" w:rsidRPr="000F2CA5" w:rsidRDefault="00673C9E" w:rsidP="00673C9E">
            <w:pPr>
              <w:spacing w:line="240" w:lineRule="auto"/>
              <w:ind w:firstLine="0"/>
              <w:rPr>
                <w:bCs/>
              </w:rPr>
            </w:pPr>
            <w:r w:rsidRPr="000F2CA5">
              <w:rPr>
                <w:color w:val="000000"/>
              </w:rPr>
              <w:t>4</w:t>
            </w:r>
          </w:p>
        </w:tc>
        <w:tc>
          <w:tcPr>
            <w:tcW w:w="1582" w:type="dxa"/>
            <w:noWrap/>
            <w:vAlign w:val="bottom"/>
          </w:tcPr>
          <w:p w14:paraId="5D6CEBF1" w14:textId="67F1EA34" w:rsidR="00673C9E" w:rsidRPr="000F2CA5" w:rsidRDefault="00673C9E" w:rsidP="00673C9E">
            <w:pPr>
              <w:spacing w:line="240" w:lineRule="auto"/>
              <w:ind w:firstLine="0"/>
              <w:rPr>
                <w:bCs/>
              </w:rPr>
            </w:pPr>
            <w:r w:rsidRPr="000F2CA5">
              <w:rPr>
                <w:color w:val="000000"/>
              </w:rPr>
              <w:t>-1982.05</w:t>
            </w:r>
          </w:p>
        </w:tc>
        <w:tc>
          <w:tcPr>
            <w:tcW w:w="1417" w:type="dxa"/>
            <w:noWrap/>
            <w:vAlign w:val="bottom"/>
          </w:tcPr>
          <w:p w14:paraId="36A46860" w14:textId="5402C86F" w:rsidR="00673C9E" w:rsidRPr="000F2CA5" w:rsidRDefault="00673C9E" w:rsidP="00673C9E">
            <w:pPr>
              <w:spacing w:line="240" w:lineRule="auto"/>
              <w:ind w:firstLine="0"/>
              <w:rPr>
                <w:bCs/>
              </w:rPr>
            </w:pPr>
            <w:r w:rsidRPr="000F2CA5">
              <w:rPr>
                <w:color w:val="000000"/>
              </w:rPr>
              <w:t>3972.122</w:t>
            </w:r>
          </w:p>
        </w:tc>
        <w:tc>
          <w:tcPr>
            <w:tcW w:w="1134" w:type="dxa"/>
            <w:gridSpan w:val="2"/>
            <w:noWrap/>
            <w:vAlign w:val="bottom"/>
          </w:tcPr>
          <w:p w14:paraId="5C44ECF6" w14:textId="120DC52A" w:rsidR="00673C9E" w:rsidRPr="000F2CA5" w:rsidRDefault="00673C9E" w:rsidP="00673C9E">
            <w:pPr>
              <w:spacing w:line="240" w:lineRule="auto"/>
              <w:ind w:firstLine="0"/>
              <w:rPr>
                <w:bCs/>
              </w:rPr>
            </w:pPr>
            <w:r w:rsidRPr="000F2CA5">
              <w:rPr>
                <w:color w:val="000000"/>
              </w:rPr>
              <w:t>332.7551</w:t>
            </w:r>
          </w:p>
        </w:tc>
        <w:tc>
          <w:tcPr>
            <w:tcW w:w="1134" w:type="dxa"/>
            <w:noWrap/>
            <w:vAlign w:val="bottom"/>
          </w:tcPr>
          <w:p w14:paraId="5B437B26" w14:textId="163D42E0" w:rsidR="00673C9E" w:rsidRPr="000F2CA5" w:rsidRDefault="00673C9E" w:rsidP="00673C9E">
            <w:pPr>
              <w:spacing w:line="240" w:lineRule="auto"/>
              <w:ind w:firstLine="0"/>
              <w:rPr>
                <w:bCs/>
              </w:rPr>
            </w:pPr>
            <w:r w:rsidRPr="000F2CA5">
              <w:rPr>
                <w:color w:val="000000"/>
              </w:rPr>
              <w:t>4.68E-73</w:t>
            </w:r>
          </w:p>
        </w:tc>
      </w:tr>
    </w:tbl>
    <w:p w14:paraId="57F1F36F" w14:textId="77777777" w:rsidR="000F2CA5" w:rsidRDefault="000F2CA5">
      <w:pPr>
        <w:spacing w:line="240" w:lineRule="auto"/>
        <w:ind w:firstLine="0"/>
        <w:rPr>
          <w:b/>
          <w:bCs/>
          <w:sz w:val="22"/>
          <w:szCs w:val="22"/>
        </w:rPr>
      </w:pPr>
    </w:p>
    <w:tbl>
      <w:tblPr>
        <w:tblStyle w:val="TableGrid"/>
        <w:tblW w:w="15978" w:type="dxa"/>
        <w:tblInd w:w="93" w:type="dxa"/>
        <w:tblLook w:val="04A0" w:firstRow="1" w:lastRow="0" w:firstColumn="1" w:lastColumn="0" w:noHBand="0" w:noVBand="1"/>
      </w:tblPr>
      <w:tblGrid>
        <w:gridCol w:w="960"/>
        <w:gridCol w:w="1145"/>
        <w:gridCol w:w="1340"/>
        <w:gridCol w:w="1340"/>
        <w:gridCol w:w="1329"/>
        <w:gridCol w:w="1053"/>
        <w:gridCol w:w="2110"/>
        <w:gridCol w:w="2159"/>
        <w:gridCol w:w="403"/>
        <w:gridCol w:w="1582"/>
        <w:gridCol w:w="1417"/>
        <w:gridCol w:w="1047"/>
        <w:gridCol w:w="87"/>
        <w:gridCol w:w="1134"/>
      </w:tblGrid>
      <w:tr w:rsidR="000F2CA5" w:rsidRPr="00B74FD2" w14:paraId="4F64D5DE" w14:textId="77777777" w:rsidTr="007420E6">
        <w:trPr>
          <w:gridAfter w:val="2"/>
          <w:wAfter w:w="1221" w:type="dxa"/>
          <w:trHeight w:val="300"/>
        </w:trPr>
        <w:tc>
          <w:tcPr>
            <w:tcW w:w="14757" w:type="dxa"/>
            <w:gridSpan w:val="12"/>
            <w:tcBorders>
              <w:top w:val="single" w:sz="8" w:space="0" w:color="FFFFFF" w:themeColor="background1"/>
              <w:left w:val="single" w:sz="8" w:space="0" w:color="FFFFFF" w:themeColor="background1"/>
              <w:right w:val="single" w:sz="8" w:space="0" w:color="FFFFFF" w:themeColor="background1"/>
            </w:tcBorders>
            <w:noWrap/>
          </w:tcPr>
          <w:p w14:paraId="7814C209" w14:textId="2EDE4EF7" w:rsidR="000F2CA5" w:rsidRPr="00B74FD2" w:rsidRDefault="000F2CA5" w:rsidP="00855F5C">
            <w:pPr>
              <w:spacing w:line="240" w:lineRule="auto"/>
              <w:ind w:firstLine="0"/>
              <w:rPr>
                <w:bCs/>
              </w:rPr>
            </w:pPr>
            <w:r>
              <w:rPr>
                <w:bCs/>
              </w:rPr>
              <w:t>Table S14</w:t>
            </w:r>
            <w:r>
              <w:rPr>
                <w:bCs/>
              </w:rPr>
              <w:t xml:space="preserve">b </w:t>
            </w:r>
            <w:r>
              <w:rPr>
                <w:bCs/>
              </w:rPr>
              <w:t>Model selection table for models of night hunt</w:t>
            </w:r>
            <w:r w:rsidR="007420E6">
              <w:rPr>
                <w:bCs/>
              </w:rPr>
              <w:t xml:space="preserve"> duration</w:t>
            </w:r>
          </w:p>
        </w:tc>
      </w:tr>
      <w:tr w:rsidR="007420E6" w:rsidRPr="000F2CA5" w14:paraId="553A4DD7" w14:textId="77777777" w:rsidTr="007420E6">
        <w:trPr>
          <w:trHeight w:val="300"/>
        </w:trPr>
        <w:tc>
          <w:tcPr>
            <w:tcW w:w="960" w:type="dxa"/>
            <w:noWrap/>
            <w:vAlign w:val="bottom"/>
            <w:hideMark/>
          </w:tcPr>
          <w:p w14:paraId="6A6D9690" w14:textId="77777777" w:rsidR="007420E6" w:rsidRPr="007420E6" w:rsidRDefault="007420E6" w:rsidP="007420E6">
            <w:pPr>
              <w:spacing w:line="240" w:lineRule="auto"/>
              <w:ind w:firstLine="0"/>
              <w:rPr>
                <w:bCs/>
                <w:lang w:val="en-GB"/>
              </w:rPr>
            </w:pPr>
          </w:p>
        </w:tc>
        <w:tc>
          <w:tcPr>
            <w:tcW w:w="1145" w:type="dxa"/>
            <w:noWrap/>
            <w:vAlign w:val="bottom"/>
            <w:hideMark/>
          </w:tcPr>
          <w:p w14:paraId="09360841" w14:textId="0808A2D4" w:rsidR="007420E6" w:rsidRPr="007420E6" w:rsidRDefault="00425153" w:rsidP="007420E6">
            <w:pPr>
              <w:spacing w:line="240" w:lineRule="auto"/>
              <w:ind w:firstLine="0"/>
              <w:rPr>
                <w:bCs/>
              </w:rPr>
            </w:pPr>
            <w:r>
              <w:rPr>
                <w:color w:val="000000"/>
              </w:rPr>
              <w:t>I</w:t>
            </w:r>
            <w:r w:rsidR="007420E6" w:rsidRPr="007420E6">
              <w:rPr>
                <w:color w:val="000000"/>
              </w:rPr>
              <w:t>ntercept</w:t>
            </w:r>
          </w:p>
        </w:tc>
        <w:tc>
          <w:tcPr>
            <w:tcW w:w="1340" w:type="dxa"/>
            <w:noWrap/>
            <w:vAlign w:val="bottom"/>
            <w:hideMark/>
          </w:tcPr>
          <w:p w14:paraId="78E75557" w14:textId="49DD0B11" w:rsidR="007420E6" w:rsidRPr="007420E6" w:rsidRDefault="007420E6" w:rsidP="007420E6">
            <w:pPr>
              <w:spacing w:line="240" w:lineRule="auto"/>
              <w:ind w:firstLine="0"/>
              <w:rPr>
                <w:bCs/>
              </w:rPr>
            </w:pPr>
            <w:r w:rsidRPr="007420E6">
              <w:rPr>
                <w:color w:val="000000"/>
              </w:rPr>
              <w:t>Moonlight</w:t>
            </w:r>
          </w:p>
        </w:tc>
        <w:tc>
          <w:tcPr>
            <w:tcW w:w="1340" w:type="dxa"/>
            <w:vAlign w:val="bottom"/>
          </w:tcPr>
          <w:p w14:paraId="5DC1DF7E" w14:textId="1B7C32E4" w:rsidR="007420E6" w:rsidRPr="007420E6" w:rsidRDefault="007420E6" w:rsidP="007420E6">
            <w:pPr>
              <w:spacing w:line="240" w:lineRule="auto"/>
              <w:ind w:firstLine="0"/>
            </w:pPr>
            <w:r w:rsidRPr="007420E6">
              <w:rPr>
                <w:color w:val="000000"/>
              </w:rPr>
              <w:t>Temperature</w:t>
            </w:r>
          </w:p>
        </w:tc>
        <w:tc>
          <w:tcPr>
            <w:tcW w:w="1329" w:type="dxa"/>
            <w:noWrap/>
            <w:vAlign w:val="bottom"/>
            <w:hideMark/>
          </w:tcPr>
          <w:p w14:paraId="71A7CC66" w14:textId="02E530FF" w:rsidR="007420E6" w:rsidRPr="007420E6" w:rsidRDefault="007420E6" w:rsidP="007420E6">
            <w:pPr>
              <w:spacing w:line="240" w:lineRule="auto"/>
              <w:ind w:firstLine="0"/>
              <w:rPr>
                <w:bCs/>
              </w:rPr>
            </w:pPr>
            <w:r w:rsidRPr="007420E6">
              <w:rPr>
                <w:color w:val="000000"/>
              </w:rPr>
              <w:t>Rainfall</w:t>
            </w:r>
          </w:p>
        </w:tc>
        <w:tc>
          <w:tcPr>
            <w:tcW w:w="1053" w:type="dxa"/>
            <w:noWrap/>
            <w:vAlign w:val="bottom"/>
            <w:hideMark/>
          </w:tcPr>
          <w:p w14:paraId="4D5946E9" w14:textId="54786A2D" w:rsidR="007420E6" w:rsidRPr="007420E6" w:rsidRDefault="007420E6" w:rsidP="007420E6">
            <w:pPr>
              <w:spacing w:line="240" w:lineRule="auto"/>
              <w:ind w:firstLine="0"/>
              <w:rPr>
                <w:bCs/>
              </w:rPr>
            </w:pPr>
            <w:r w:rsidRPr="007420E6">
              <w:rPr>
                <w:color w:val="000000"/>
              </w:rPr>
              <w:t>Denning</w:t>
            </w:r>
          </w:p>
        </w:tc>
        <w:tc>
          <w:tcPr>
            <w:tcW w:w="1438" w:type="dxa"/>
            <w:noWrap/>
            <w:vAlign w:val="bottom"/>
            <w:hideMark/>
          </w:tcPr>
          <w:p w14:paraId="75023B2C" w14:textId="29A64891" w:rsidR="007420E6" w:rsidRPr="007420E6" w:rsidRDefault="007420E6" w:rsidP="007420E6">
            <w:pPr>
              <w:spacing w:line="240" w:lineRule="auto"/>
              <w:ind w:firstLine="0"/>
              <w:rPr>
                <w:bCs/>
              </w:rPr>
            </w:pPr>
            <w:r w:rsidRPr="007420E6">
              <w:rPr>
                <w:color w:val="000000"/>
              </w:rPr>
              <w:t>Rainfall:Temperature</w:t>
            </w:r>
          </w:p>
        </w:tc>
        <w:tc>
          <w:tcPr>
            <w:tcW w:w="1703" w:type="dxa"/>
            <w:vAlign w:val="bottom"/>
          </w:tcPr>
          <w:p w14:paraId="71A501B7" w14:textId="44E3A235" w:rsidR="007420E6" w:rsidRPr="007420E6" w:rsidRDefault="007420E6" w:rsidP="007420E6">
            <w:pPr>
              <w:spacing w:line="240" w:lineRule="auto"/>
              <w:ind w:firstLine="0"/>
              <w:rPr>
                <w:bCs/>
              </w:rPr>
            </w:pPr>
            <w:r w:rsidRPr="007420E6">
              <w:rPr>
                <w:color w:val="000000"/>
              </w:rPr>
              <w:t>Denning:Temperature</w:t>
            </w:r>
          </w:p>
        </w:tc>
        <w:tc>
          <w:tcPr>
            <w:tcW w:w="403" w:type="dxa"/>
            <w:noWrap/>
            <w:vAlign w:val="bottom"/>
            <w:hideMark/>
          </w:tcPr>
          <w:p w14:paraId="623FB7B3" w14:textId="0987AD3E" w:rsidR="007420E6" w:rsidRPr="007420E6" w:rsidRDefault="007420E6" w:rsidP="007420E6">
            <w:pPr>
              <w:spacing w:line="240" w:lineRule="auto"/>
              <w:ind w:firstLine="0"/>
              <w:rPr>
                <w:bCs/>
              </w:rPr>
            </w:pPr>
            <w:r w:rsidRPr="007420E6">
              <w:rPr>
                <w:color w:val="000000"/>
              </w:rPr>
              <w:t>df</w:t>
            </w:r>
          </w:p>
        </w:tc>
        <w:tc>
          <w:tcPr>
            <w:tcW w:w="1582" w:type="dxa"/>
            <w:noWrap/>
            <w:vAlign w:val="bottom"/>
            <w:hideMark/>
          </w:tcPr>
          <w:p w14:paraId="41772F5C" w14:textId="6DE9F916" w:rsidR="007420E6" w:rsidRPr="007420E6" w:rsidRDefault="007420E6" w:rsidP="007420E6">
            <w:pPr>
              <w:spacing w:line="240" w:lineRule="auto"/>
              <w:ind w:firstLine="0"/>
              <w:rPr>
                <w:bCs/>
              </w:rPr>
            </w:pPr>
            <w:r w:rsidRPr="007420E6">
              <w:rPr>
                <w:color w:val="000000"/>
              </w:rPr>
              <w:t>logLik</w:t>
            </w:r>
          </w:p>
        </w:tc>
        <w:tc>
          <w:tcPr>
            <w:tcW w:w="1417" w:type="dxa"/>
            <w:noWrap/>
            <w:vAlign w:val="bottom"/>
            <w:hideMark/>
          </w:tcPr>
          <w:p w14:paraId="1460B464" w14:textId="27CC5B36" w:rsidR="007420E6" w:rsidRPr="007420E6" w:rsidRDefault="007420E6" w:rsidP="007420E6">
            <w:pPr>
              <w:spacing w:line="240" w:lineRule="auto"/>
              <w:ind w:firstLine="0"/>
              <w:rPr>
                <w:bCs/>
              </w:rPr>
            </w:pPr>
            <w:r w:rsidRPr="007420E6">
              <w:rPr>
                <w:color w:val="000000"/>
              </w:rPr>
              <w:t>AICc</w:t>
            </w:r>
          </w:p>
        </w:tc>
        <w:tc>
          <w:tcPr>
            <w:tcW w:w="1134" w:type="dxa"/>
            <w:gridSpan w:val="2"/>
            <w:noWrap/>
            <w:vAlign w:val="bottom"/>
            <w:hideMark/>
          </w:tcPr>
          <w:p w14:paraId="5CF51D3E" w14:textId="0EFD52E1" w:rsidR="007420E6" w:rsidRPr="007420E6" w:rsidRDefault="007420E6" w:rsidP="007420E6">
            <w:pPr>
              <w:spacing w:line="240" w:lineRule="auto"/>
              <w:ind w:firstLine="0"/>
              <w:rPr>
                <w:bCs/>
              </w:rPr>
            </w:pPr>
            <w:r w:rsidRPr="007420E6">
              <w:rPr>
                <w:color w:val="000000"/>
              </w:rPr>
              <w:t>delta</w:t>
            </w:r>
          </w:p>
        </w:tc>
        <w:tc>
          <w:tcPr>
            <w:tcW w:w="1134" w:type="dxa"/>
            <w:noWrap/>
            <w:vAlign w:val="bottom"/>
            <w:hideMark/>
          </w:tcPr>
          <w:p w14:paraId="426FC737" w14:textId="5A2BCF28" w:rsidR="007420E6" w:rsidRPr="007420E6" w:rsidRDefault="007420E6" w:rsidP="007420E6">
            <w:pPr>
              <w:spacing w:line="240" w:lineRule="auto"/>
              <w:ind w:firstLine="0"/>
              <w:rPr>
                <w:bCs/>
              </w:rPr>
            </w:pPr>
            <w:r w:rsidRPr="007420E6">
              <w:rPr>
                <w:color w:val="000000"/>
              </w:rPr>
              <w:t>weight</w:t>
            </w:r>
          </w:p>
        </w:tc>
      </w:tr>
      <w:tr w:rsidR="007420E6" w:rsidRPr="000F2CA5" w14:paraId="706A5C68" w14:textId="77777777" w:rsidTr="007420E6">
        <w:trPr>
          <w:trHeight w:val="300"/>
        </w:trPr>
        <w:tc>
          <w:tcPr>
            <w:tcW w:w="960" w:type="dxa"/>
            <w:noWrap/>
            <w:vAlign w:val="bottom"/>
            <w:hideMark/>
          </w:tcPr>
          <w:p w14:paraId="38C9082C" w14:textId="53306231" w:rsidR="007420E6" w:rsidRPr="007420E6" w:rsidRDefault="007420E6" w:rsidP="007420E6">
            <w:pPr>
              <w:spacing w:line="240" w:lineRule="auto"/>
              <w:ind w:firstLine="0"/>
              <w:rPr>
                <w:bCs/>
              </w:rPr>
            </w:pPr>
            <w:r w:rsidRPr="007420E6">
              <w:rPr>
                <w:color w:val="000000"/>
              </w:rPr>
              <w:t>6</w:t>
            </w:r>
          </w:p>
        </w:tc>
        <w:tc>
          <w:tcPr>
            <w:tcW w:w="1145" w:type="dxa"/>
            <w:noWrap/>
            <w:vAlign w:val="bottom"/>
            <w:hideMark/>
          </w:tcPr>
          <w:p w14:paraId="134B5C60" w14:textId="17464DB2" w:rsidR="007420E6" w:rsidRPr="007420E6" w:rsidRDefault="007420E6" w:rsidP="007420E6">
            <w:pPr>
              <w:spacing w:line="240" w:lineRule="auto"/>
              <w:ind w:firstLine="0"/>
              <w:rPr>
                <w:bCs/>
              </w:rPr>
            </w:pPr>
            <w:r w:rsidRPr="007420E6">
              <w:rPr>
                <w:color w:val="000000"/>
              </w:rPr>
              <w:t>-2.21332</w:t>
            </w:r>
          </w:p>
        </w:tc>
        <w:tc>
          <w:tcPr>
            <w:tcW w:w="1340" w:type="dxa"/>
            <w:noWrap/>
            <w:vAlign w:val="bottom"/>
            <w:hideMark/>
          </w:tcPr>
          <w:p w14:paraId="4D2380ED" w14:textId="6FB18E00" w:rsidR="007420E6" w:rsidRPr="007420E6" w:rsidRDefault="007420E6" w:rsidP="007420E6">
            <w:pPr>
              <w:spacing w:line="240" w:lineRule="auto"/>
              <w:ind w:firstLine="0"/>
              <w:rPr>
                <w:bCs/>
              </w:rPr>
            </w:pPr>
            <w:r w:rsidRPr="007420E6">
              <w:rPr>
                <w:color w:val="000000"/>
              </w:rPr>
              <w:t>2.230846</w:t>
            </w:r>
          </w:p>
        </w:tc>
        <w:tc>
          <w:tcPr>
            <w:tcW w:w="1340" w:type="dxa"/>
            <w:vAlign w:val="bottom"/>
          </w:tcPr>
          <w:p w14:paraId="6615EAD3" w14:textId="17A193EA" w:rsidR="007420E6" w:rsidRPr="007420E6" w:rsidRDefault="007420E6" w:rsidP="007420E6">
            <w:pPr>
              <w:spacing w:line="240" w:lineRule="auto"/>
              <w:ind w:firstLine="0"/>
              <w:rPr>
                <w:color w:val="000000"/>
              </w:rPr>
            </w:pPr>
            <w:r w:rsidRPr="007420E6">
              <w:rPr>
                <w:color w:val="000000"/>
              </w:rPr>
              <w:t>5.404372</w:t>
            </w:r>
          </w:p>
        </w:tc>
        <w:tc>
          <w:tcPr>
            <w:tcW w:w="1329" w:type="dxa"/>
            <w:noWrap/>
            <w:vAlign w:val="bottom"/>
          </w:tcPr>
          <w:p w14:paraId="71DE7B9D" w14:textId="1A507F0E" w:rsidR="007420E6" w:rsidRPr="007420E6" w:rsidRDefault="007420E6" w:rsidP="007420E6">
            <w:pPr>
              <w:spacing w:line="240" w:lineRule="auto"/>
              <w:ind w:firstLine="0"/>
              <w:rPr>
                <w:bCs/>
              </w:rPr>
            </w:pPr>
            <w:r w:rsidRPr="007420E6">
              <w:rPr>
                <w:color w:val="000000"/>
              </w:rPr>
              <w:t>-0.23757</w:t>
            </w:r>
          </w:p>
        </w:tc>
        <w:tc>
          <w:tcPr>
            <w:tcW w:w="1053" w:type="dxa"/>
            <w:noWrap/>
            <w:vAlign w:val="bottom"/>
          </w:tcPr>
          <w:p w14:paraId="7F392380" w14:textId="7900A1A5"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E13F43D" w14:textId="29CF6BFB" w:rsidR="007420E6" w:rsidRPr="007420E6" w:rsidRDefault="007420E6" w:rsidP="007420E6">
            <w:pPr>
              <w:spacing w:line="240" w:lineRule="auto"/>
              <w:ind w:firstLine="0"/>
              <w:rPr>
                <w:bCs/>
              </w:rPr>
            </w:pPr>
            <w:r w:rsidRPr="007420E6">
              <w:rPr>
                <w:color w:val="000000"/>
              </w:rPr>
              <w:t>-0.02187</w:t>
            </w:r>
          </w:p>
        </w:tc>
        <w:tc>
          <w:tcPr>
            <w:tcW w:w="1703" w:type="dxa"/>
            <w:vAlign w:val="bottom"/>
          </w:tcPr>
          <w:p w14:paraId="6E8DA30C" w14:textId="3FFECE5E" w:rsidR="007420E6" w:rsidRPr="007420E6" w:rsidRDefault="007420E6" w:rsidP="007420E6">
            <w:pPr>
              <w:spacing w:line="240" w:lineRule="auto"/>
              <w:ind w:firstLine="0"/>
              <w:rPr>
                <w:bCs/>
              </w:rPr>
            </w:pPr>
            <w:r w:rsidRPr="007420E6">
              <w:rPr>
                <w:color w:val="000000"/>
              </w:rPr>
              <w:t>+</w:t>
            </w:r>
          </w:p>
        </w:tc>
        <w:tc>
          <w:tcPr>
            <w:tcW w:w="403" w:type="dxa"/>
            <w:noWrap/>
            <w:vAlign w:val="bottom"/>
            <w:hideMark/>
          </w:tcPr>
          <w:p w14:paraId="4AB4E9DC" w14:textId="0236B11D" w:rsidR="007420E6" w:rsidRPr="007420E6" w:rsidRDefault="007420E6" w:rsidP="007420E6">
            <w:pPr>
              <w:spacing w:line="240" w:lineRule="auto"/>
              <w:ind w:firstLine="0"/>
              <w:rPr>
                <w:bCs/>
              </w:rPr>
            </w:pPr>
            <w:r w:rsidRPr="007420E6">
              <w:rPr>
                <w:color w:val="000000"/>
              </w:rPr>
              <w:t>9</w:t>
            </w:r>
          </w:p>
        </w:tc>
        <w:tc>
          <w:tcPr>
            <w:tcW w:w="1582" w:type="dxa"/>
            <w:noWrap/>
            <w:vAlign w:val="bottom"/>
            <w:hideMark/>
          </w:tcPr>
          <w:p w14:paraId="197C8959" w14:textId="2331CA73" w:rsidR="007420E6" w:rsidRPr="007420E6" w:rsidRDefault="007420E6" w:rsidP="007420E6">
            <w:pPr>
              <w:spacing w:line="240" w:lineRule="auto"/>
              <w:ind w:firstLine="0"/>
              <w:rPr>
                <w:bCs/>
              </w:rPr>
            </w:pPr>
            <w:r w:rsidRPr="007420E6">
              <w:rPr>
                <w:color w:val="000000"/>
              </w:rPr>
              <w:t>-6337.56</w:t>
            </w:r>
          </w:p>
        </w:tc>
        <w:tc>
          <w:tcPr>
            <w:tcW w:w="1417" w:type="dxa"/>
            <w:noWrap/>
            <w:vAlign w:val="bottom"/>
            <w:hideMark/>
          </w:tcPr>
          <w:p w14:paraId="59ADC870" w14:textId="033902D4" w:rsidR="007420E6" w:rsidRPr="007420E6" w:rsidRDefault="007420E6" w:rsidP="007420E6">
            <w:pPr>
              <w:spacing w:line="240" w:lineRule="auto"/>
              <w:ind w:firstLine="0"/>
              <w:rPr>
                <w:bCs/>
              </w:rPr>
            </w:pPr>
            <w:r w:rsidRPr="007420E6">
              <w:rPr>
                <w:color w:val="000000"/>
              </w:rPr>
              <w:t>12693.29</w:t>
            </w:r>
          </w:p>
        </w:tc>
        <w:tc>
          <w:tcPr>
            <w:tcW w:w="1134" w:type="dxa"/>
            <w:gridSpan w:val="2"/>
            <w:noWrap/>
            <w:vAlign w:val="bottom"/>
            <w:hideMark/>
          </w:tcPr>
          <w:p w14:paraId="7AEF57DC" w14:textId="3084BB40" w:rsidR="007420E6" w:rsidRPr="007420E6" w:rsidRDefault="007420E6" w:rsidP="007420E6">
            <w:pPr>
              <w:spacing w:line="240" w:lineRule="auto"/>
              <w:ind w:firstLine="0"/>
              <w:rPr>
                <w:bCs/>
              </w:rPr>
            </w:pPr>
            <w:r w:rsidRPr="007420E6">
              <w:rPr>
                <w:color w:val="000000"/>
              </w:rPr>
              <w:t>0</w:t>
            </w:r>
          </w:p>
        </w:tc>
        <w:tc>
          <w:tcPr>
            <w:tcW w:w="1134" w:type="dxa"/>
            <w:noWrap/>
            <w:vAlign w:val="bottom"/>
            <w:hideMark/>
          </w:tcPr>
          <w:p w14:paraId="4B0A97B2" w14:textId="60E473CE" w:rsidR="007420E6" w:rsidRPr="007420E6" w:rsidRDefault="007420E6" w:rsidP="007420E6">
            <w:pPr>
              <w:spacing w:line="240" w:lineRule="auto"/>
              <w:ind w:firstLine="0"/>
              <w:rPr>
                <w:bCs/>
              </w:rPr>
            </w:pPr>
            <w:r w:rsidRPr="007420E6">
              <w:rPr>
                <w:color w:val="000000"/>
              </w:rPr>
              <w:t>0.636885</w:t>
            </w:r>
          </w:p>
        </w:tc>
      </w:tr>
      <w:tr w:rsidR="007420E6" w:rsidRPr="000F2CA5" w14:paraId="34D7299B" w14:textId="77777777" w:rsidTr="007420E6">
        <w:trPr>
          <w:trHeight w:val="300"/>
        </w:trPr>
        <w:tc>
          <w:tcPr>
            <w:tcW w:w="960" w:type="dxa"/>
            <w:noWrap/>
            <w:vAlign w:val="bottom"/>
            <w:hideMark/>
          </w:tcPr>
          <w:p w14:paraId="3B67EC54" w14:textId="0127DB51" w:rsidR="007420E6" w:rsidRPr="007420E6" w:rsidRDefault="007420E6" w:rsidP="007420E6">
            <w:pPr>
              <w:spacing w:line="240" w:lineRule="auto"/>
              <w:ind w:firstLine="0"/>
              <w:rPr>
                <w:bCs/>
              </w:rPr>
            </w:pPr>
            <w:r w:rsidRPr="007420E6">
              <w:rPr>
                <w:color w:val="000000"/>
              </w:rPr>
              <w:t>7</w:t>
            </w:r>
          </w:p>
        </w:tc>
        <w:tc>
          <w:tcPr>
            <w:tcW w:w="1145" w:type="dxa"/>
            <w:noWrap/>
            <w:vAlign w:val="bottom"/>
            <w:hideMark/>
          </w:tcPr>
          <w:p w14:paraId="1CE237BF" w14:textId="5BFBEBB6" w:rsidR="007420E6" w:rsidRPr="007420E6" w:rsidRDefault="007420E6" w:rsidP="007420E6">
            <w:pPr>
              <w:spacing w:line="240" w:lineRule="auto"/>
              <w:ind w:firstLine="0"/>
              <w:rPr>
                <w:bCs/>
              </w:rPr>
            </w:pPr>
            <w:r w:rsidRPr="007420E6">
              <w:rPr>
                <w:color w:val="000000"/>
              </w:rPr>
              <w:t>-15.3327</w:t>
            </w:r>
          </w:p>
        </w:tc>
        <w:tc>
          <w:tcPr>
            <w:tcW w:w="1340" w:type="dxa"/>
            <w:noWrap/>
            <w:vAlign w:val="bottom"/>
            <w:hideMark/>
          </w:tcPr>
          <w:p w14:paraId="2D815D13" w14:textId="7AB16BC1" w:rsidR="007420E6" w:rsidRPr="007420E6" w:rsidRDefault="007420E6" w:rsidP="007420E6">
            <w:pPr>
              <w:spacing w:line="240" w:lineRule="auto"/>
              <w:ind w:firstLine="0"/>
              <w:rPr>
                <w:bCs/>
              </w:rPr>
            </w:pPr>
            <w:r w:rsidRPr="007420E6">
              <w:rPr>
                <w:color w:val="000000"/>
              </w:rPr>
              <w:t>2.275768</w:t>
            </w:r>
          </w:p>
        </w:tc>
        <w:tc>
          <w:tcPr>
            <w:tcW w:w="1340" w:type="dxa"/>
            <w:vAlign w:val="bottom"/>
          </w:tcPr>
          <w:p w14:paraId="56DC6EB4" w14:textId="5890B535" w:rsidR="007420E6" w:rsidRPr="007420E6" w:rsidRDefault="007420E6" w:rsidP="007420E6">
            <w:pPr>
              <w:spacing w:line="240" w:lineRule="auto"/>
              <w:ind w:firstLine="0"/>
              <w:rPr>
                <w:color w:val="000000"/>
              </w:rPr>
            </w:pPr>
            <w:r w:rsidRPr="007420E6">
              <w:rPr>
                <w:color w:val="000000"/>
              </w:rPr>
              <w:t>5.819867</w:t>
            </w:r>
          </w:p>
        </w:tc>
        <w:tc>
          <w:tcPr>
            <w:tcW w:w="1329" w:type="dxa"/>
            <w:noWrap/>
            <w:vAlign w:val="bottom"/>
          </w:tcPr>
          <w:p w14:paraId="618FD032" w14:textId="722A6473"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65330214" w14:textId="79776B1B"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70E39307" w14:textId="574132F8" w:rsidR="007420E6" w:rsidRPr="007420E6" w:rsidRDefault="007420E6" w:rsidP="007420E6">
            <w:pPr>
              <w:spacing w:line="240" w:lineRule="auto"/>
              <w:ind w:firstLine="0"/>
              <w:rPr>
                <w:bCs/>
              </w:rPr>
            </w:pPr>
            <w:r w:rsidRPr="007420E6">
              <w:rPr>
                <w:color w:val="000000"/>
              </w:rPr>
              <w:t>NA</w:t>
            </w:r>
          </w:p>
        </w:tc>
        <w:tc>
          <w:tcPr>
            <w:tcW w:w="1703" w:type="dxa"/>
            <w:vAlign w:val="bottom"/>
          </w:tcPr>
          <w:p w14:paraId="658C649C" w14:textId="5C85E8DF"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55FC9242" w14:textId="7581B634" w:rsidR="007420E6" w:rsidRPr="007420E6" w:rsidRDefault="007420E6" w:rsidP="007420E6">
            <w:pPr>
              <w:spacing w:line="240" w:lineRule="auto"/>
              <w:ind w:firstLine="0"/>
              <w:rPr>
                <w:bCs/>
              </w:rPr>
            </w:pPr>
            <w:r w:rsidRPr="007420E6">
              <w:rPr>
                <w:color w:val="000000"/>
              </w:rPr>
              <w:t>6</w:t>
            </w:r>
          </w:p>
        </w:tc>
        <w:tc>
          <w:tcPr>
            <w:tcW w:w="1582" w:type="dxa"/>
            <w:noWrap/>
            <w:vAlign w:val="bottom"/>
            <w:hideMark/>
          </w:tcPr>
          <w:p w14:paraId="5583C2CB" w14:textId="591B4246" w:rsidR="007420E6" w:rsidRPr="007420E6" w:rsidRDefault="007420E6" w:rsidP="007420E6">
            <w:pPr>
              <w:spacing w:line="240" w:lineRule="auto"/>
              <w:ind w:firstLine="0"/>
              <w:rPr>
                <w:bCs/>
              </w:rPr>
            </w:pPr>
            <w:r w:rsidRPr="007420E6">
              <w:rPr>
                <w:color w:val="000000"/>
              </w:rPr>
              <w:t>-6341.5</w:t>
            </w:r>
          </w:p>
        </w:tc>
        <w:tc>
          <w:tcPr>
            <w:tcW w:w="1417" w:type="dxa"/>
            <w:noWrap/>
            <w:vAlign w:val="bottom"/>
            <w:hideMark/>
          </w:tcPr>
          <w:p w14:paraId="3AD4D743" w14:textId="3ED5E7A4" w:rsidR="007420E6" w:rsidRPr="007420E6" w:rsidRDefault="007420E6" w:rsidP="007420E6">
            <w:pPr>
              <w:spacing w:line="240" w:lineRule="auto"/>
              <w:ind w:firstLine="0"/>
              <w:rPr>
                <w:bCs/>
              </w:rPr>
            </w:pPr>
            <w:r w:rsidRPr="007420E6">
              <w:rPr>
                <w:color w:val="000000"/>
              </w:rPr>
              <w:t>12695.08</w:t>
            </w:r>
          </w:p>
        </w:tc>
        <w:tc>
          <w:tcPr>
            <w:tcW w:w="1134" w:type="dxa"/>
            <w:gridSpan w:val="2"/>
            <w:noWrap/>
            <w:vAlign w:val="bottom"/>
            <w:hideMark/>
          </w:tcPr>
          <w:p w14:paraId="1253064D" w14:textId="21FBE00D" w:rsidR="007420E6" w:rsidRPr="007420E6" w:rsidRDefault="007420E6" w:rsidP="007420E6">
            <w:pPr>
              <w:spacing w:line="240" w:lineRule="auto"/>
              <w:ind w:firstLine="0"/>
              <w:rPr>
                <w:bCs/>
              </w:rPr>
            </w:pPr>
            <w:r w:rsidRPr="007420E6">
              <w:rPr>
                <w:color w:val="000000"/>
              </w:rPr>
              <w:t>1.791508</w:t>
            </w:r>
          </w:p>
        </w:tc>
        <w:tc>
          <w:tcPr>
            <w:tcW w:w="1134" w:type="dxa"/>
            <w:noWrap/>
            <w:vAlign w:val="bottom"/>
            <w:hideMark/>
          </w:tcPr>
          <w:p w14:paraId="16256D1A" w14:textId="62C85AAF" w:rsidR="007420E6" w:rsidRPr="007420E6" w:rsidRDefault="007420E6" w:rsidP="007420E6">
            <w:pPr>
              <w:spacing w:line="240" w:lineRule="auto"/>
              <w:ind w:firstLine="0"/>
              <w:rPr>
                <w:bCs/>
              </w:rPr>
            </w:pPr>
            <w:r w:rsidRPr="007420E6">
              <w:rPr>
                <w:color w:val="000000"/>
              </w:rPr>
              <w:t>0.26004</w:t>
            </w:r>
          </w:p>
        </w:tc>
      </w:tr>
      <w:tr w:rsidR="007420E6" w:rsidRPr="000F2CA5" w14:paraId="108F117B" w14:textId="77777777" w:rsidTr="007420E6">
        <w:trPr>
          <w:trHeight w:val="300"/>
        </w:trPr>
        <w:tc>
          <w:tcPr>
            <w:tcW w:w="960" w:type="dxa"/>
            <w:noWrap/>
            <w:vAlign w:val="bottom"/>
            <w:hideMark/>
          </w:tcPr>
          <w:p w14:paraId="3D63EAC3" w14:textId="67C9C3AF" w:rsidR="007420E6" w:rsidRPr="007420E6" w:rsidRDefault="007420E6" w:rsidP="007420E6">
            <w:pPr>
              <w:spacing w:line="240" w:lineRule="auto"/>
              <w:ind w:firstLine="0"/>
              <w:rPr>
                <w:bCs/>
              </w:rPr>
            </w:pPr>
            <w:r w:rsidRPr="007420E6">
              <w:rPr>
                <w:color w:val="000000"/>
              </w:rPr>
              <w:t>5</w:t>
            </w:r>
          </w:p>
        </w:tc>
        <w:tc>
          <w:tcPr>
            <w:tcW w:w="1145" w:type="dxa"/>
            <w:noWrap/>
            <w:vAlign w:val="bottom"/>
            <w:hideMark/>
          </w:tcPr>
          <w:p w14:paraId="3D32114F" w14:textId="35760B30" w:rsidR="007420E6" w:rsidRPr="007420E6" w:rsidRDefault="007420E6" w:rsidP="007420E6">
            <w:pPr>
              <w:spacing w:line="240" w:lineRule="auto"/>
              <w:ind w:firstLine="0"/>
              <w:rPr>
                <w:bCs/>
              </w:rPr>
            </w:pPr>
            <w:r w:rsidRPr="007420E6">
              <w:rPr>
                <w:color w:val="000000"/>
              </w:rPr>
              <w:t>-4.01047</w:t>
            </w:r>
          </w:p>
        </w:tc>
        <w:tc>
          <w:tcPr>
            <w:tcW w:w="1340" w:type="dxa"/>
            <w:noWrap/>
            <w:vAlign w:val="bottom"/>
            <w:hideMark/>
          </w:tcPr>
          <w:p w14:paraId="44CECEB4" w14:textId="3EFD40E8" w:rsidR="007420E6" w:rsidRPr="007420E6" w:rsidRDefault="007420E6" w:rsidP="007420E6">
            <w:pPr>
              <w:spacing w:line="240" w:lineRule="auto"/>
              <w:ind w:firstLine="0"/>
              <w:rPr>
                <w:bCs/>
              </w:rPr>
            </w:pPr>
            <w:r w:rsidRPr="007420E6">
              <w:rPr>
                <w:color w:val="000000"/>
              </w:rPr>
              <w:t>2.21129</w:t>
            </w:r>
          </w:p>
        </w:tc>
        <w:tc>
          <w:tcPr>
            <w:tcW w:w="1340" w:type="dxa"/>
            <w:vAlign w:val="bottom"/>
          </w:tcPr>
          <w:p w14:paraId="4CDCA269" w14:textId="38EF0830" w:rsidR="007420E6" w:rsidRPr="007420E6" w:rsidRDefault="007420E6" w:rsidP="007420E6">
            <w:pPr>
              <w:spacing w:line="240" w:lineRule="auto"/>
              <w:ind w:firstLine="0"/>
              <w:rPr>
                <w:color w:val="000000"/>
              </w:rPr>
            </w:pPr>
            <w:r w:rsidRPr="007420E6">
              <w:rPr>
                <w:color w:val="000000"/>
              </w:rPr>
              <w:t>5.471069</w:t>
            </w:r>
          </w:p>
        </w:tc>
        <w:tc>
          <w:tcPr>
            <w:tcW w:w="1329" w:type="dxa"/>
            <w:noWrap/>
            <w:vAlign w:val="bottom"/>
          </w:tcPr>
          <w:p w14:paraId="474F79E0" w14:textId="0BC28892" w:rsidR="007420E6" w:rsidRPr="007420E6" w:rsidRDefault="007420E6" w:rsidP="007420E6">
            <w:pPr>
              <w:spacing w:line="240" w:lineRule="auto"/>
              <w:ind w:firstLine="0"/>
              <w:rPr>
                <w:bCs/>
              </w:rPr>
            </w:pPr>
            <w:r w:rsidRPr="007420E6">
              <w:rPr>
                <w:color w:val="000000"/>
              </w:rPr>
              <w:t>-0.42998</w:t>
            </w:r>
          </w:p>
        </w:tc>
        <w:tc>
          <w:tcPr>
            <w:tcW w:w="1053" w:type="dxa"/>
            <w:noWrap/>
            <w:vAlign w:val="bottom"/>
          </w:tcPr>
          <w:p w14:paraId="4F035726" w14:textId="689C9ED7"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E331F4D" w14:textId="561532A3" w:rsidR="007420E6" w:rsidRPr="007420E6" w:rsidRDefault="007420E6" w:rsidP="007420E6">
            <w:pPr>
              <w:spacing w:line="240" w:lineRule="auto"/>
              <w:ind w:firstLine="0"/>
              <w:rPr>
                <w:bCs/>
              </w:rPr>
            </w:pPr>
            <w:r w:rsidRPr="007420E6">
              <w:rPr>
                <w:color w:val="000000"/>
              </w:rPr>
              <w:t>-0.01485</w:t>
            </w:r>
          </w:p>
        </w:tc>
        <w:tc>
          <w:tcPr>
            <w:tcW w:w="1703" w:type="dxa"/>
            <w:vAlign w:val="bottom"/>
          </w:tcPr>
          <w:p w14:paraId="1A44A64A" w14:textId="0DC2B475"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56AC2C23" w14:textId="48C1E83B" w:rsidR="007420E6" w:rsidRPr="007420E6" w:rsidRDefault="007420E6" w:rsidP="007420E6">
            <w:pPr>
              <w:spacing w:line="240" w:lineRule="auto"/>
              <w:ind w:firstLine="0"/>
              <w:rPr>
                <w:bCs/>
              </w:rPr>
            </w:pPr>
            <w:r w:rsidRPr="007420E6">
              <w:rPr>
                <w:color w:val="000000"/>
              </w:rPr>
              <w:t>8</w:t>
            </w:r>
          </w:p>
        </w:tc>
        <w:tc>
          <w:tcPr>
            <w:tcW w:w="1582" w:type="dxa"/>
            <w:noWrap/>
            <w:vAlign w:val="bottom"/>
            <w:hideMark/>
          </w:tcPr>
          <w:p w14:paraId="262630F4" w14:textId="08504BE4" w:rsidR="007420E6" w:rsidRPr="007420E6" w:rsidRDefault="007420E6" w:rsidP="007420E6">
            <w:pPr>
              <w:spacing w:line="240" w:lineRule="auto"/>
              <w:ind w:firstLine="0"/>
              <w:rPr>
                <w:bCs/>
              </w:rPr>
            </w:pPr>
            <w:r w:rsidRPr="007420E6">
              <w:rPr>
                <w:color w:val="000000"/>
              </w:rPr>
              <w:t>-6340.46</w:t>
            </w:r>
          </w:p>
        </w:tc>
        <w:tc>
          <w:tcPr>
            <w:tcW w:w="1417" w:type="dxa"/>
            <w:noWrap/>
            <w:vAlign w:val="bottom"/>
            <w:hideMark/>
          </w:tcPr>
          <w:p w14:paraId="2230CC3F" w14:textId="353D76D5" w:rsidR="007420E6" w:rsidRPr="007420E6" w:rsidRDefault="007420E6" w:rsidP="007420E6">
            <w:pPr>
              <w:spacing w:line="240" w:lineRule="auto"/>
              <w:ind w:firstLine="0"/>
              <w:rPr>
                <w:bCs/>
              </w:rPr>
            </w:pPr>
            <w:r w:rsidRPr="007420E6">
              <w:rPr>
                <w:color w:val="000000"/>
              </w:rPr>
              <w:t>12697.07</w:t>
            </w:r>
          </w:p>
        </w:tc>
        <w:tc>
          <w:tcPr>
            <w:tcW w:w="1134" w:type="dxa"/>
            <w:gridSpan w:val="2"/>
            <w:noWrap/>
            <w:vAlign w:val="bottom"/>
            <w:hideMark/>
          </w:tcPr>
          <w:p w14:paraId="45184AED" w14:textId="58499DC1" w:rsidR="007420E6" w:rsidRPr="007420E6" w:rsidRDefault="007420E6" w:rsidP="007420E6">
            <w:pPr>
              <w:spacing w:line="240" w:lineRule="auto"/>
              <w:ind w:firstLine="0"/>
              <w:rPr>
                <w:bCs/>
              </w:rPr>
            </w:pPr>
            <w:r w:rsidRPr="007420E6">
              <w:rPr>
                <w:color w:val="000000"/>
              </w:rPr>
              <w:t>3.779333</w:t>
            </w:r>
          </w:p>
        </w:tc>
        <w:tc>
          <w:tcPr>
            <w:tcW w:w="1134" w:type="dxa"/>
            <w:noWrap/>
            <w:vAlign w:val="bottom"/>
            <w:hideMark/>
          </w:tcPr>
          <w:p w14:paraId="4FFF4F39" w14:textId="7C1D239E" w:rsidR="007420E6" w:rsidRPr="007420E6" w:rsidRDefault="007420E6" w:rsidP="007420E6">
            <w:pPr>
              <w:spacing w:line="240" w:lineRule="auto"/>
              <w:ind w:firstLine="0"/>
              <w:rPr>
                <w:bCs/>
              </w:rPr>
            </w:pPr>
            <w:r w:rsidRPr="007420E6">
              <w:rPr>
                <w:color w:val="000000"/>
              </w:rPr>
              <w:t>0.096248</w:t>
            </w:r>
          </w:p>
        </w:tc>
      </w:tr>
      <w:tr w:rsidR="007420E6" w:rsidRPr="000F2CA5" w14:paraId="1B249B01" w14:textId="77777777" w:rsidTr="007420E6">
        <w:trPr>
          <w:trHeight w:val="300"/>
        </w:trPr>
        <w:tc>
          <w:tcPr>
            <w:tcW w:w="960" w:type="dxa"/>
            <w:noWrap/>
            <w:vAlign w:val="bottom"/>
            <w:hideMark/>
          </w:tcPr>
          <w:p w14:paraId="5B9E5201" w14:textId="7AB706E1" w:rsidR="007420E6" w:rsidRPr="007420E6" w:rsidRDefault="007420E6" w:rsidP="007420E6">
            <w:pPr>
              <w:spacing w:line="240" w:lineRule="auto"/>
              <w:ind w:firstLine="0"/>
              <w:rPr>
                <w:bCs/>
              </w:rPr>
            </w:pPr>
            <w:r w:rsidRPr="007420E6">
              <w:rPr>
                <w:color w:val="000000"/>
              </w:rPr>
              <w:t>8</w:t>
            </w:r>
          </w:p>
        </w:tc>
        <w:tc>
          <w:tcPr>
            <w:tcW w:w="1145" w:type="dxa"/>
            <w:noWrap/>
            <w:vAlign w:val="bottom"/>
            <w:hideMark/>
          </w:tcPr>
          <w:p w14:paraId="63BCE4A6" w14:textId="5E2FF7D1" w:rsidR="007420E6" w:rsidRPr="007420E6" w:rsidRDefault="007420E6" w:rsidP="007420E6">
            <w:pPr>
              <w:spacing w:line="240" w:lineRule="auto"/>
              <w:ind w:firstLine="0"/>
              <w:rPr>
                <w:bCs/>
              </w:rPr>
            </w:pPr>
            <w:r w:rsidRPr="007420E6">
              <w:rPr>
                <w:color w:val="000000"/>
              </w:rPr>
              <w:t>2.693304</w:t>
            </w:r>
          </w:p>
        </w:tc>
        <w:tc>
          <w:tcPr>
            <w:tcW w:w="1340" w:type="dxa"/>
            <w:noWrap/>
            <w:vAlign w:val="bottom"/>
            <w:hideMark/>
          </w:tcPr>
          <w:p w14:paraId="609CB0E9" w14:textId="2EA45E7D" w:rsidR="007420E6" w:rsidRPr="007420E6" w:rsidRDefault="007420E6" w:rsidP="007420E6">
            <w:pPr>
              <w:spacing w:line="240" w:lineRule="auto"/>
              <w:ind w:firstLine="0"/>
              <w:rPr>
                <w:bCs/>
              </w:rPr>
            </w:pPr>
            <w:r w:rsidRPr="007420E6">
              <w:rPr>
                <w:color w:val="000000"/>
              </w:rPr>
              <w:t>NA</w:t>
            </w:r>
          </w:p>
        </w:tc>
        <w:tc>
          <w:tcPr>
            <w:tcW w:w="1340" w:type="dxa"/>
            <w:vAlign w:val="bottom"/>
          </w:tcPr>
          <w:p w14:paraId="763BB71A" w14:textId="3E38ADE8" w:rsidR="007420E6" w:rsidRPr="007420E6" w:rsidRDefault="007420E6" w:rsidP="007420E6">
            <w:pPr>
              <w:spacing w:line="240" w:lineRule="auto"/>
              <w:ind w:firstLine="0"/>
              <w:rPr>
                <w:color w:val="000000"/>
              </w:rPr>
            </w:pPr>
            <w:r w:rsidRPr="007420E6">
              <w:rPr>
                <w:color w:val="000000"/>
              </w:rPr>
              <w:t>5.653256</w:t>
            </w:r>
          </w:p>
        </w:tc>
        <w:tc>
          <w:tcPr>
            <w:tcW w:w="1329" w:type="dxa"/>
            <w:noWrap/>
            <w:vAlign w:val="bottom"/>
          </w:tcPr>
          <w:p w14:paraId="6BEC6631" w14:textId="537AA161"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6719487B" w14:textId="3938E129"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FFE7910" w14:textId="0CDC74BB" w:rsidR="007420E6" w:rsidRPr="007420E6" w:rsidRDefault="007420E6" w:rsidP="007420E6">
            <w:pPr>
              <w:spacing w:line="240" w:lineRule="auto"/>
              <w:ind w:firstLine="0"/>
              <w:rPr>
                <w:bCs/>
              </w:rPr>
            </w:pPr>
            <w:r w:rsidRPr="007420E6">
              <w:rPr>
                <w:color w:val="000000"/>
              </w:rPr>
              <w:t>NA</w:t>
            </w:r>
          </w:p>
        </w:tc>
        <w:tc>
          <w:tcPr>
            <w:tcW w:w="1703" w:type="dxa"/>
            <w:vAlign w:val="bottom"/>
          </w:tcPr>
          <w:p w14:paraId="7077479B" w14:textId="6D96FA1B"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2B02FB9F" w14:textId="7B322F47" w:rsidR="007420E6" w:rsidRPr="007420E6" w:rsidRDefault="007420E6" w:rsidP="007420E6">
            <w:pPr>
              <w:spacing w:line="240" w:lineRule="auto"/>
              <w:ind w:firstLine="0"/>
              <w:rPr>
                <w:bCs/>
              </w:rPr>
            </w:pPr>
            <w:r w:rsidRPr="007420E6">
              <w:rPr>
                <w:color w:val="000000"/>
              </w:rPr>
              <w:t>5</w:t>
            </w:r>
          </w:p>
        </w:tc>
        <w:tc>
          <w:tcPr>
            <w:tcW w:w="1582" w:type="dxa"/>
            <w:noWrap/>
            <w:vAlign w:val="bottom"/>
            <w:hideMark/>
          </w:tcPr>
          <w:p w14:paraId="2C7BD569" w14:textId="49AE2D7E" w:rsidR="007420E6" w:rsidRPr="007420E6" w:rsidRDefault="007420E6" w:rsidP="007420E6">
            <w:pPr>
              <w:spacing w:line="240" w:lineRule="auto"/>
              <w:ind w:firstLine="0"/>
              <w:rPr>
                <w:bCs/>
              </w:rPr>
            </w:pPr>
            <w:r w:rsidRPr="007420E6">
              <w:rPr>
                <w:color w:val="000000"/>
              </w:rPr>
              <w:t>-6346.25</w:t>
            </w:r>
          </w:p>
        </w:tc>
        <w:tc>
          <w:tcPr>
            <w:tcW w:w="1417" w:type="dxa"/>
            <w:noWrap/>
            <w:vAlign w:val="bottom"/>
            <w:hideMark/>
          </w:tcPr>
          <w:p w14:paraId="25B6DE09" w14:textId="327E1925" w:rsidR="007420E6" w:rsidRPr="007420E6" w:rsidRDefault="007420E6" w:rsidP="007420E6">
            <w:pPr>
              <w:spacing w:line="240" w:lineRule="auto"/>
              <w:ind w:firstLine="0"/>
              <w:rPr>
                <w:bCs/>
              </w:rPr>
            </w:pPr>
            <w:r w:rsidRPr="007420E6">
              <w:rPr>
                <w:color w:val="000000"/>
              </w:rPr>
              <w:t>12702.56</w:t>
            </w:r>
          </w:p>
        </w:tc>
        <w:tc>
          <w:tcPr>
            <w:tcW w:w="1134" w:type="dxa"/>
            <w:gridSpan w:val="2"/>
            <w:noWrap/>
            <w:vAlign w:val="bottom"/>
            <w:hideMark/>
          </w:tcPr>
          <w:p w14:paraId="7370BE48" w14:textId="0D0D726E" w:rsidR="007420E6" w:rsidRPr="007420E6" w:rsidRDefault="007420E6" w:rsidP="007420E6">
            <w:pPr>
              <w:spacing w:line="240" w:lineRule="auto"/>
              <w:ind w:firstLine="0"/>
              <w:rPr>
                <w:bCs/>
              </w:rPr>
            </w:pPr>
            <w:r w:rsidRPr="007420E6">
              <w:rPr>
                <w:color w:val="000000"/>
              </w:rPr>
              <w:t>9.27E+00</w:t>
            </w:r>
          </w:p>
        </w:tc>
        <w:tc>
          <w:tcPr>
            <w:tcW w:w="1134" w:type="dxa"/>
            <w:noWrap/>
            <w:vAlign w:val="bottom"/>
            <w:hideMark/>
          </w:tcPr>
          <w:p w14:paraId="4740C724" w14:textId="06A635A1" w:rsidR="007420E6" w:rsidRPr="007420E6" w:rsidRDefault="007420E6" w:rsidP="007420E6">
            <w:pPr>
              <w:spacing w:line="240" w:lineRule="auto"/>
              <w:ind w:firstLine="0"/>
              <w:rPr>
                <w:bCs/>
              </w:rPr>
            </w:pPr>
            <w:r w:rsidRPr="007420E6">
              <w:rPr>
                <w:color w:val="000000"/>
              </w:rPr>
              <w:t>0.006179</w:t>
            </w:r>
          </w:p>
        </w:tc>
      </w:tr>
      <w:tr w:rsidR="007420E6" w:rsidRPr="000F2CA5" w14:paraId="7D95D536" w14:textId="77777777" w:rsidTr="007420E6">
        <w:trPr>
          <w:trHeight w:val="300"/>
        </w:trPr>
        <w:tc>
          <w:tcPr>
            <w:tcW w:w="960" w:type="dxa"/>
            <w:noWrap/>
            <w:vAlign w:val="bottom"/>
            <w:hideMark/>
          </w:tcPr>
          <w:p w14:paraId="665B308E" w14:textId="65491323" w:rsidR="007420E6" w:rsidRPr="007420E6" w:rsidRDefault="007420E6" w:rsidP="007420E6">
            <w:pPr>
              <w:spacing w:line="240" w:lineRule="auto"/>
              <w:ind w:firstLine="0"/>
              <w:rPr>
                <w:bCs/>
              </w:rPr>
            </w:pPr>
            <w:r w:rsidRPr="007420E6">
              <w:rPr>
                <w:color w:val="000000"/>
              </w:rPr>
              <w:t>9</w:t>
            </w:r>
          </w:p>
        </w:tc>
        <w:tc>
          <w:tcPr>
            <w:tcW w:w="1145" w:type="dxa"/>
            <w:noWrap/>
            <w:vAlign w:val="bottom"/>
            <w:hideMark/>
          </w:tcPr>
          <w:p w14:paraId="5362A475" w14:textId="48C54413" w:rsidR="007420E6" w:rsidRPr="007420E6" w:rsidRDefault="007420E6" w:rsidP="007420E6">
            <w:pPr>
              <w:spacing w:line="240" w:lineRule="auto"/>
              <w:ind w:firstLine="0"/>
              <w:rPr>
                <w:bCs/>
              </w:rPr>
            </w:pPr>
            <w:r w:rsidRPr="007420E6">
              <w:rPr>
                <w:color w:val="000000"/>
              </w:rPr>
              <w:t>149.5547</w:t>
            </w:r>
          </w:p>
        </w:tc>
        <w:tc>
          <w:tcPr>
            <w:tcW w:w="1340" w:type="dxa"/>
            <w:noWrap/>
            <w:vAlign w:val="bottom"/>
            <w:hideMark/>
          </w:tcPr>
          <w:p w14:paraId="0A4BF36D" w14:textId="45CCBF4A" w:rsidR="007420E6" w:rsidRPr="007420E6" w:rsidRDefault="007420E6" w:rsidP="007420E6">
            <w:pPr>
              <w:spacing w:line="240" w:lineRule="auto"/>
              <w:ind w:firstLine="0"/>
              <w:rPr>
                <w:bCs/>
              </w:rPr>
            </w:pPr>
            <w:r w:rsidRPr="007420E6">
              <w:rPr>
                <w:color w:val="000000"/>
              </w:rPr>
              <w:t>2.17751</w:t>
            </w:r>
          </w:p>
        </w:tc>
        <w:tc>
          <w:tcPr>
            <w:tcW w:w="1340" w:type="dxa"/>
            <w:vAlign w:val="bottom"/>
          </w:tcPr>
          <w:p w14:paraId="1EC644B0" w14:textId="7AEEB2F7" w:rsidR="007420E6" w:rsidRPr="007420E6" w:rsidRDefault="007420E6" w:rsidP="007420E6">
            <w:pPr>
              <w:spacing w:line="240" w:lineRule="auto"/>
              <w:ind w:firstLine="0"/>
              <w:rPr>
                <w:color w:val="000000"/>
              </w:rPr>
            </w:pPr>
            <w:r w:rsidRPr="007420E6">
              <w:rPr>
                <w:color w:val="000000"/>
              </w:rPr>
              <w:t>NA</w:t>
            </w:r>
          </w:p>
        </w:tc>
        <w:tc>
          <w:tcPr>
            <w:tcW w:w="1329" w:type="dxa"/>
            <w:noWrap/>
            <w:vAlign w:val="bottom"/>
          </w:tcPr>
          <w:p w14:paraId="3745CE3C" w14:textId="777046AC"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0C05936A" w14:textId="1CB2CA11"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CF50526" w14:textId="71CB66FB" w:rsidR="007420E6" w:rsidRPr="007420E6" w:rsidRDefault="007420E6" w:rsidP="007420E6">
            <w:pPr>
              <w:spacing w:line="240" w:lineRule="auto"/>
              <w:ind w:firstLine="0"/>
              <w:rPr>
                <w:bCs/>
              </w:rPr>
            </w:pPr>
            <w:r w:rsidRPr="007420E6">
              <w:rPr>
                <w:color w:val="000000"/>
              </w:rPr>
              <w:t>NA</w:t>
            </w:r>
          </w:p>
        </w:tc>
        <w:tc>
          <w:tcPr>
            <w:tcW w:w="1703" w:type="dxa"/>
            <w:vAlign w:val="bottom"/>
          </w:tcPr>
          <w:p w14:paraId="6ED3731F" w14:textId="1D2CA25F"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40F450D1" w14:textId="2FA7433A" w:rsidR="007420E6" w:rsidRPr="007420E6" w:rsidRDefault="007420E6" w:rsidP="007420E6">
            <w:pPr>
              <w:spacing w:line="240" w:lineRule="auto"/>
              <w:ind w:firstLine="0"/>
              <w:rPr>
                <w:bCs/>
              </w:rPr>
            </w:pPr>
            <w:r w:rsidRPr="007420E6">
              <w:rPr>
                <w:color w:val="000000"/>
              </w:rPr>
              <w:t>5</w:t>
            </w:r>
          </w:p>
        </w:tc>
        <w:tc>
          <w:tcPr>
            <w:tcW w:w="1582" w:type="dxa"/>
            <w:noWrap/>
            <w:vAlign w:val="bottom"/>
            <w:hideMark/>
          </w:tcPr>
          <w:p w14:paraId="77CD32C5" w14:textId="0601F393" w:rsidR="007420E6" w:rsidRPr="007420E6" w:rsidRDefault="007420E6" w:rsidP="007420E6">
            <w:pPr>
              <w:spacing w:line="240" w:lineRule="auto"/>
              <w:ind w:firstLine="0"/>
              <w:rPr>
                <w:bCs/>
              </w:rPr>
            </w:pPr>
            <w:r w:rsidRPr="007420E6">
              <w:rPr>
                <w:color w:val="000000"/>
              </w:rPr>
              <w:t>-6349.12</w:t>
            </w:r>
          </w:p>
        </w:tc>
        <w:tc>
          <w:tcPr>
            <w:tcW w:w="1417" w:type="dxa"/>
            <w:noWrap/>
            <w:vAlign w:val="bottom"/>
            <w:hideMark/>
          </w:tcPr>
          <w:p w14:paraId="1621AF66" w14:textId="122913FE" w:rsidR="007420E6" w:rsidRPr="007420E6" w:rsidRDefault="007420E6" w:rsidP="007420E6">
            <w:pPr>
              <w:spacing w:line="240" w:lineRule="auto"/>
              <w:ind w:firstLine="0"/>
              <w:rPr>
                <w:bCs/>
              </w:rPr>
            </w:pPr>
            <w:r w:rsidRPr="007420E6">
              <w:rPr>
                <w:color w:val="000000"/>
              </w:rPr>
              <w:t>12708.3</w:t>
            </w:r>
          </w:p>
        </w:tc>
        <w:tc>
          <w:tcPr>
            <w:tcW w:w="1134" w:type="dxa"/>
            <w:gridSpan w:val="2"/>
            <w:noWrap/>
            <w:vAlign w:val="bottom"/>
            <w:hideMark/>
          </w:tcPr>
          <w:p w14:paraId="25528B09" w14:textId="495D27B4" w:rsidR="007420E6" w:rsidRPr="007420E6" w:rsidRDefault="007420E6" w:rsidP="007420E6">
            <w:pPr>
              <w:spacing w:line="240" w:lineRule="auto"/>
              <w:ind w:firstLine="0"/>
              <w:rPr>
                <w:bCs/>
              </w:rPr>
            </w:pPr>
            <w:r w:rsidRPr="007420E6">
              <w:rPr>
                <w:color w:val="000000"/>
              </w:rPr>
              <w:t>1.50E+01</w:t>
            </w:r>
          </w:p>
        </w:tc>
        <w:tc>
          <w:tcPr>
            <w:tcW w:w="1134" w:type="dxa"/>
            <w:noWrap/>
            <w:vAlign w:val="bottom"/>
            <w:hideMark/>
          </w:tcPr>
          <w:p w14:paraId="6AACADD6" w14:textId="5C5D7D21" w:rsidR="007420E6" w:rsidRPr="007420E6" w:rsidRDefault="007420E6" w:rsidP="007420E6">
            <w:pPr>
              <w:spacing w:line="240" w:lineRule="auto"/>
              <w:ind w:firstLine="0"/>
              <w:rPr>
                <w:bCs/>
              </w:rPr>
            </w:pPr>
            <w:r w:rsidRPr="007420E6">
              <w:rPr>
                <w:color w:val="000000"/>
              </w:rPr>
              <w:t>0.00035</w:t>
            </w:r>
          </w:p>
        </w:tc>
      </w:tr>
      <w:tr w:rsidR="007420E6" w:rsidRPr="000F2CA5" w14:paraId="12E3925D" w14:textId="77777777" w:rsidTr="007420E6">
        <w:trPr>
          <w:trHeight w:val="300"/>
        </w:trPr>
        <w:tc>
          <w:tcPr>
            <w:tcW w:w="960" w:type="dxa"/>
            <w:noWrap/>
            <w:vAlign w:val="bottom"/>
            <w:hideMark/>
          </w:tcPr>
          <w:p w14:paraId="78217D16" w14:textId="62C8D6EF" w:rsidR="007420E6" w:rsidRPr="007420E6" w:rsidRDefault="007420E6" w:rsidP="007420E6">
            <w:pPr>
              <w:spacing w:line="240" w:lineRule="auto"/>
              <w:ind w:firstLine="0"/>
              <w:rPr>
                <w:bCs/>
              </w:rPr>
            </w:pPr>
            <w:r w:rsidRPr="007420E6">
              <w:rPr>
                <w:color w:val="000000"/>
              </w:rPr>
              <w:t>4</w:t>
            </w:r>
          </w:p>
        </w:tc>
        <w:tc>
          <w:tcPr>
            <w:tcW w:w="1145" w:type="dxa"/>
            <w:noWrap/>
            <w:vAlign w:val="bottom"/>
            <w:hideMark/>
          </w:tcPr>
          <w:p w14:paraId="37C8BA97" w14:textId="39C2F99F" w:rsidR="007420E6" w:rsidRPr="007420E6" w:rsidRDefault="007420E6" w:rsidP="007420E6">
            <w:pPr>
              <w:spacing w:line="240" w:lineRule="auto"/>
              <w:ind w:firstLine="0"/>
              <w:rPr>
                <w:bCs/>
              </w:rPr>
            </w:pPr>
            <w:r w:rsidRPr="007420E6">
              <w:rPr>
                <w:color w:val="000000"/>
              </w:rPr>
              <w:t>34.54606</w:t>
            </w:r>
          </w:p>
        </w:tc>
        <w:tc>
          <w:tcPr>
            <w:tcW w:w="1340" w:type="dxa"/>
            <w:noWrap/>
            <w:vAlign w:val="bottom"/>
            <w:hideMark/>
          </w:tcPr>
          <w:p w14:paraId="2AAB079A" w14:textId="7BE4218E" w:rsidR="007420E6" w:rsidRPr="007420E6" w:rsidRDefault="007420E6" w:rsidP="007420E6">
            <w:pPr>
              <w:spacing w:line="240" w:lineRule="auto"/>
              <w:ind w:firstLine="0"/>
              <w:rPr>
                <w:bCs/>
              </w:rPr>
            </w:pPr>
            <w:r w:rsidRPr="007420E6">
              <w:rPr>
                <w:color w:val="000000"/>
              </w:rPr>
              <w:t>2.182483</w:t>
            </w:r>
          </w:p>
        </w:tc>
        <w:tc>
          <w:tcPr>
            <w:tcW w:w="1340" w:type="dxa"/>
            <w:vAlign w:val="bottom"/>
          </w:tcPr>
          <w:p w14:paraId="7E4F6320" w14:textId="5C5685B7" w:rsidR="007420E6" w:rsidRPr="007420E6" w:rsidRDefault="007420E6" w:rsidP="007420E6">
            <w:pPr>
              <w:spacing w:line="240" w:lineRule="auto"/>
              <w:ind w:firstLine="0"/>
              <w:rPr>
                <w:color w:val="000000"/>
              </w:rPr>
            </w:pPr>
            <w:r w:rsidRPr="007420E6">
              <w:rPr>
                <w:color w:val="000000"/>
              </w:rPr>
              <w:t>4.224807</w:t>
            </w:r>
          </w:p>
        </w:tc>
        <w:tc>
          <w:tcPr>
            <w:tcW w:w="1329" w:type="dxa"/>
            <w:noWrap/>
            <w:vAlign w:val="bottom"/>
          </w:tcPr>
          <w:p w14:paraId="469ACE11" w14:textId="1065DDA2" w:rsidR="007420E6" w:rsidRPr="007420E6" w:rsidRDefault="007420E6" w:rsidP="007420E6">
            <w:pPr>
              <w:spacing w:line="240" w:lineRule="auto"/>
              <w:ind w:firstLine="0"/>
              <w:rPr>
                <w:bCs/>
              </w:rPr>
            </w:pPr>
            <w:r w:rsidRPr="007420E6">
              <w:rPr>
                <w:color w:val="000000"/>
              </w:rPr>
              <w:t>-0.85083</w:t>
            </w:r>
          </w:p>
        </w:tc>
        <w:tc>
          <w:tcPr>
            <w:tcW w:w="1053" w:type="dxa"/>
            <w:noWrap/>
            <w:vAlign w:val="bottom"/>
          </w:tcPr>
          <w:p w14:paraId="3BE03D5D" w14:textId="6DE426DF"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249EF4CD" w14:textId="6FD3126F" w:rsidR="007420E6" w:rsidRPr="007420E6" w:rsidRDefault="007420E6" w:rsidP="007420E6">
            <w:pPr>
              <w:spacing w:line="240" w:lineRule="auto"/>
              <w:ind w:firstLine="0"/>
              <w:rPr>
                <w:bCs/>
              </w:rPr>
            </w:pPr>
            <w:r w:rsidRPr="007420E6">
              <w:rPr>
                <w:color w:val="000000"/>
              </w:rPr>
              <w:t>NA</w:t>
            </w:r>
          </w:p>
        </w:tc>
        <w:tc>
          <w:tcPr>
            <w:tcW w:w="1703" w:type="dxa"/>
            <w:vAlign w:val="bottom"/>
          </w:tcPr>
          <w:p w14:paraId="0122120D" w14:textId="67678612"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131B2B55" w14:textId="58E47435" w:rsidR="007420E6" w:rsidRPr="007420E6" w:rsidRDefault="007420E6" w:rsidP="007420E6">
            <w:pPr>
              <w:spacing w:line="240" w:lineRule="auto"/>
              <w:ind w:firstLine="0"/>
              <w:rPr>
                <w:bCs/>
              </w:rPr>
            </w:pPr>
            <w:r w:rsidRPr="007420E6">
              <w:rPr>
                <w:color w:val="000000"/>
              </w:rPr>
              <w:t>6</w:t>
            </w:r>
          </w:p>
        </w:tc>
        <w:tc>
          <w:tcPr>
            <w:tcW w:w="1582" w:type="dxa"/>
            <w:noWrap/>
            <w:vAlign w:val="bottom"/>
            <w:hideMark/>
          </w:tcPr>
          <w:p w14:paraId="145A0E9C" w14:textId="0B77FE3A" w:rsidR="007420E6" w:rsidRPr="007420E6" w:rsidRDefault="007420E6" w:rsidP="007420E6">
            <w:pPr>
              <w:spacing w:line="240" w:lineRule="auto"/>
              <w:ind w:firstLine="0"/>
              <w:rPr>
                <w:bCs/>
              </w:rPr>
            </w:pPr>
            <w:r w:rsidRPr="007420E6">
              <w:rPr>
                <w:color w:val="000000"/>
              </w:rPr>
              <w:t>-6348.9</w:t>
            </w:r>
          </w:p>
        </w:tc>
        <w:tc>
          <w:tcPr>
            <w:tcW w:w="1417" w:type="dxa"/>
            <w:noWrap/>
            <w:vAlign w:val="bottom"/>
            <w:hideMark/>
          </w:tcPr>
          <w:p w14:paraId="5DEF3486" w14:textId="390E27F0" w:rsidR="007420E6" w:rsidRPr="007420E6" w:rsidRDefault="007420E6" w:rsidP="007420E6">
            <w:pPr>
              <w:spacing w:line="240" w:lineRule="auto"/>
              <w:ind w:firstLine="0"/>
              <w:rPr>
                <w:bCs/>
              </w:rPr>
            </w:pPr>
            <w:r w:rsidRPr="007420E6">
              <w:rPr>
                <w:color w:val="000000"/>
              </w:rPr>
              <w:t>12709.88</w:t>
            </w:r>
          </w:p>
        </w:tc>
        <w:tc>
          <w:tcPr>
            <w:tcW w:w="1134" w:type="dxa"/>
            <w:gridSpan w:val="2"/>
            <w:noWrap/>
            <w:vAlign w:val="bottom"/>
            <w:hideMark/>
          </w:tcPr>
          <w:p w14:paraId="3CBEE391" w14:textId="0FE5EAAE" w:rsidR="007420E6" w:rsidRPr="007420E6" w:rsidRDefault="007420E6" w:rsidP="007420E6">
            <w:pPr>
              <w:spacing w:line="240" w:lineRule="auto"/>
              <w:ind w:firstLine="0"/>
              <w:rPr>
                <w:bCs/>
              </w:rPr>
            </w:pPr>
            <w:r w:rsidRPr="007420E6">
              <w:rPr>
                <w:color w:val="000000"/>
              </w:rPr>
              <w:t>1.66E+01</w:t>
            </w:r>
          </w:p>
        </w:tc>
        <w:tc>
          <w:tcPr>
            <w:tcW w:w="1134" w:type="dxa"/>
            <w:noWrap/>
            <w:vAlign w:val="bottom"/>
            <w:hideMark/>
          </w:tcPr>
          <w:p w14:paraId="022CFC9C" w14:textId="08A2DCB8" w:rsidR="007420E6" w:rsidRPr="007420E6" w:rsidRDefault="007420E6" w:rsidP="007420E6">
            <w:pPr>
              <w:spacing w:line="240" w:lineRule="auto"/>
              <w:ind w:firstLine="0"/>
              <w:rPr>
                <w:bCs/>
              </w:rPr>
            </w:pPr>
            <w:r w:rsidRPr="007420E6">
              <w:rPr>
                <w:color w:val="000000"/>
              </w:rPr>
              <w:t>0.000159</w:t>
            </w:r>
          </w:p>
        </w:tc>
      </w:tr>
      <w:tr w:rsidR="007420E6" w:rsidRPr="000F2CA5" w14:paraId="7B82AFD3" w14:textId="77777777" w:rsidTr="007420E6">
        <w:trPr>
          <w:trHeight w:val="300"/>
        </w:trPr>
        <w:tc>
          <w:tcPr>
            <w:tcW w:w="960" w:type="dxa"/>
            <w:noWrap/>
            <w:vAlign w:val="bottom"/>
            <w:hideMark/>
          </w:tcPr>
          <w:p w14:paraId="3F72BB46" w14:textId="18EB392B" w:rsidR="007420E6" w:rsidRPr="007420E6" w:rsidRDefault="007420E6" w:rsidP="007420E6">
            <w:pPr>
              <w:spacing w:line="240" w:lineRule="auto"/>
              <w:ind w:firstLine="0"/>
              <w:rPr>
                <w:bCs/>
              </w:rPr>
            </w:pPr>
            <w:r w:rsidRPr="007420E6">
              <w:rPr>
                <w:color w:val="000000"/>
              </w:rPr>
              <w:t>1</w:t>
            </w:r>
          </w:p>
        </w:tc>
        <w:tc>
          <w:tcPr>
            <w:tcW w:w="1145" w:type="dxa"/>
            <w:noWrap/>
            <w:vAlign w:val="bottom"/>
            <w:hideMark/>
          </w:tcPr>
          <w:p w14:paraId="2F8753D5" w14:textId="0A72B54F" w:rsidR="007420E6" w:rsidRPr="007420E6" w:rsidRDefault="007420E6" w:rsidP="007420E6">
            <w:pPr>
              <w:spacing w:line="240" w:lineRule="auto"/>
              <w:ind w:firstLine="0"/>
              <w:rPr>
                <w:bCs/>
              </w:rPr>
            </w:pPr>
            <w:r w:rsidRPr="007420E6">
              <w:rPr>
                <w:color w:val="000000"/>
              </w:rPr>
              <w:t>22.32268</w:t>
            </w:r>
          </w:p>
        </w:tc>
        <w:tc>
          <w:tcPr>
            <w:tcW w:w="1340" w:type="dxa"/>
            <w:noWrap/>
            <w:vAlign w:val="bottom"/>
            <w:hideMark/>
          </w:tcPr>
          <w:p w14:paraId="75A7DF54" w14:textId="051C9B2E" w:rsidR="007420E6" w:rsidRPr="007420E6" w:rsidRDefault="007420E6" w:rsidP="007420E6">
            <w:pPr>
              <w:spacing w:line="240" w:lineRule="auto"/>
              <w:ind w:firstLine="0"/>
              <w:rPr>
                <w:bCs/>
              </w:rPr>
            </w:pPr>
            <w:r w:rsidRPr="007420E6">
              <w:rPr>
                <w:color w:val="000000"/>
              </w:rPr>
              <w:t>2.249267</w:t>
            </w:r>
          </w:p>
        </w:tc>
        <w:tc>
          <w:tcPr>
            <w:tcW w:w="1340" w:type="dxa"/>
            <w:vAlign w:val="bottom"/>
          </w:tcPr>
          <w:p w14:paraId="442F8842" w14:textId="2125686C" w:rsidR="007420E6" w:rsidRPr="007420E6" w:rsidRDefault="007420E6" w:rsidP="007420E6">
            <w:pPr>
              <w:spacing w:line="240" w:lineRule="auto"/>
              <w:ind w:firstLine="0"/>
              <w:rPr>
                <w:color w:val="000000"/>
              </w:rPr>
            </w:pPr>
            <w:r w:rsidRPr="007420E6">
              <w:rPr>
                <w:color w:val="000000"/>
              </w:rPr>
              <w:t>4.604501</w:t>
            </w:r>
          </w:p>
        </w:tc>
        <w:tc>
          <w:tcPr>
            <w:tcW w:w="1329" w:type="dxa"/>
            <w:noWrap/>
            <w:vAlign w:val="bottom"/>
          </w:tcPr>
          <w:p w14:paraId="6E8B37CC" w14:textId="7BDA0875"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6DE8758F" w14:textId="2931BC67"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09F2D0E2" w14:textId="7842F6B8" w:rsidR="007420E6" w:rsidRPr="007420E6" w:rsidRDefault="007420E6" w:rsidP="007420E6">
            <w:pPr>
              <w:spacing w:line="240" w:lineRule="auto"/>
              <w:ind w:firstLine="0"/>
              <w:rPr>
                <w:bCs/>
              </w:rPr>
            </w:pPr>
            <w:r w:rsidRPr="007420E6">
              <w:rPr>
                <w:color w:val="000000"/>
              </w:rPr>
              <w:t>NA</w:t>
            </w:r>
          </w:p>
        </w:tc>
        <w:tc>
          <w:tcPr>
            <w:tcW w:w="1703" w:type="dxa"/>
            <w:vAlign w:val="bottom"/>
          </w:tcPr>
          <w:p w14:paraId="4344312A" w14:textId="62B2C36B"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2A1EE18A" w14:textId="359DD49B" w:rsidR="007420E6" w:rsidRPr="007420E6" w:rsidRDefault="007420E6" w:rsidP="007420E6">
            <w:pPr>
              <w:spacing w:line="240" w:lineRule="auto"/>
              <w:ind w:firstLine="0"/>
              <w:rPr>
                <w:bCs/>
              </w:rPr>
            </w:pPr>
            <w:r w:rsidRPr="007420E6">
              <w:rPr>
                <w:color w:val="000000"/>
              </w:rPr>
              <w:t>5</w:t>
            </w:r>
          </w:p>
        </w:tc>
        <w:tc>
          <w:tcPr>
            <w:tcW w:w="1582" w:type="dxa"/>
            <w:noWrap/>
            <w:vAlign w:val="bottom"/>
            <w:hideMark/>
          </w:tcPr>
          <w:p w14:paraId="7DBF3755" w14:textId="1C0581F2" w:rsidR="007420E6" w:rsidRPr="007420E6" w:rsidRDefault="007420E6" w:rsidP="007420E6">
            <w:pPr>
              <w:spacing w:line="240" w:lineRule="auto"/>
              <w:ind w:firstLine="0"/>
              <w:rPr>
                <w:bCs/>
              </w:rPr>
            </w:pPr>
            <w:r w:rsidRPr="007420E6">
              <w:rPr>
                <w:color w:val="000000"/>
              </w:rPr>
              <w:t>-6350.17</w:t>
            </w:r>
          </w:p>
        </w:tc>
        <w:tc>
          <w:tcPr>
            <w:tcW w:w="1417" w:type="dxa"/>
            <w:noWrap/>
            <w:vAlign w:val="bottom"/>
            <w:hideMark/>
          </w:tcPr>
          <w:p w14:paraId="2BBAADAB" w14:textId="122FD136" w:rsidR="007420E6" w:rsidRPr="007420E6" w:rsidRDefault="007420E6" w:rsidP="007420E6">
            <w:pPr>
              <w:spacing w:line="240" w:lineRule="auto"/>
              <w:ind w:firstLine="0"/>
              <w:rPr>
                <w:bCs/>
              </w:rPr>
            </w:pPr>
            <w:r w:rsidRPr="007420E6">
              <w:rPr>
                <w:color w:val="000000"/>
              </w:rPr>
              <w:t>12710.4</w:t>
            </w:r>
          </w:p>
        </w:tc>
        <w:tc>
          <w:tcPr>
            <w:tcW w:w="1134" w:type="dxa"/>
            <w:gridSpan w:val="2"/>
            <w:noWrap/>
            <w:vAlign w:val="bottom"/>
            <w:hideMark/>
          </w:tcPr>
          <w:p w14:paraId="33A54147" w14:textId="0B84234D" w:rsidR="007420E6" w:rsidRPr="007420E6" w:rsidRDefault="007420E6" w:rsidP="007420E6">
            <w:pPr>
              <w:spacing w:line="240" w:lineRule="auto"/>
              <w:ind w:firstLine="0"/>
              <w:rPr>
                <w:bCs/>
              </w:rPr>
            </w:pPr>
            <w:r w:rsidRPr="007420E6">
              <w:rPr>
                <w:color w:val="000000"/>
              </w:rPr>
              <w:t>1.71E+01</w:t>
            </w:r>
          </w:p>
        </w:tc>
        <w:tc>
          <w:tcPr>
            <w:tcW w:w="1134" w:type="dxa"/>
            <w:noWrap/>
            <w:vAlign w:val="bottom"/>
            <w:hideMark/>
          </w:tcPr>
          <w:p w14:paraId="65C6178F" w14:textId="401262A6" w:rsidR="007420E6" w:rsidRPr="007420E6" w:rsidRDefault="007420E6" w:rsidP="007420E6">
            <w:pPr>
              <w:spacing w:line="240" w:lineRule="auto"/>
              <w:ind w:firstLine="0"/>
              <w:rPr>
                <w:bCs/>
              </w:rPr>
            </w:pPr>
            <w:r w:rsidRPr="007420E6">
              <w:rPr>
                <w:color w:val="000000"/>
              </w:rPr>
              <w:t>0.000123</w:t>
            </w:r>
          </w:p>
        </w:tc>
      </w:tr>
      <w:tr w:rsidR="007420E6" w:rsidRPr="000F2CA5" w14:paraId="3F4B50CC" w14:textId="77777777" w:rsidTr="007420E6">
        <w:trPr>
          <w:trHeight w:val="300"/>
        </w:trPr>
        <w:tc>
          <w:tcPr>
            <w:tcW w:w="960" w:type="dxa"/>
            <w:noWrap/>
            <w:vAlign w:val="bottom"/>
            <w:hideMark/>
          </w:tcPr>
          <w:p w14:paraId="5FA01A8D" w14:textId="11C12EE2" w:rsidR="007420E6" w:rsidRPr="007420E6" w:rsidRDefault="007420E6" w:rsidP="007420E6">
            <w:pPr>
              <w:spacing w:line="240" w:lineRule="auto"/>
              <w:ind w:firstLine="0"/>
              <w:rPr>
                <w:bCs/>
              </w:rPr>
            </w:pPr>
            <w:r w:rsidRPr="007420E6">
              <w:rPr>
                <w:color w:val="000000"/>
              </w:rPr>
              <w:t>10</w:t>
            </w:r>
          </w:p>
        </w:tc>
        <w:tc>
          <w:tcPr>
            <w:tcW w:w="1145" w:type="dxa"/>
            <w:noWrap/>
            <w:vAlign w:val="bottom"/>
            <w:hideMark/>
          </w:tcPr>
          <w:p w14:paraId="1C277874" w14:textId="454DF4EA" w:rsidR="007420E6" w:rsidRPr="007420E6" w:rsidRDefault="007420E6" w:rsidP="007420E6">
            <w:pPr>
              <w:spacing w:line="240" w:lineRule="auto"/>
              <w:ind w:firstLine="0"/>
              <w:rPr>
                <w:bCs/>
              </w:rPr>
            </w:pPr>
            <w:r w:rsidRPr="007420E6">
              <w:rPr>
                <w:color w:val="000000"/>
              </w:rPr>
              <w:t>162.2833</w:t>
            </w:r>
          </w:p>
        </w:tc>
        <w:tc>
          <w:tcPr>
            <w:tcW w:w="1340" w:type="dxa"/>
            <w:noWrap/>
            <w:vAlign w:val="bottom"/>
            <w:hideMark/>
          </w:tcPr>
          <w:p w14:paraId="3144BCD4" w14:textId="19E0E112" w:rsidR="007420E6" w:rsidRPr="007420E6" w:rsidRDefault="007420E6" w:rsidP="007420E6">
            <w:pPr>
              <w:spacing w:line="240" w:lineRule="auto"/>
              <w:ind w:firstLine="0"/>
              <w:rPr>
                <w:bCs/>
              </w:rPr>
            </w:pPr>
            <w:r w:rsidRPr="007420E6">
              <w:rPr>
                <w:color w:val="000000"/>
              </w:rPr>
              <w:t>NA</w:t>
            </w:r>
          </w:p>
        </w:tc>
        <w:tc>
          <w:tcPr>
            <w:tcW w:w="1340" w:type="dxa"/>
            <w:vAlign w:val="bottom"/>
          </w:tcPr>
          <w:p w14:paraId="350CDDD1" w14:textId="6FDBBD99" w:rsidR="007420E6" w:rsidRPr="007420E6" w:rsidRDefault="007420E6" w:rsidP="007420E6">
            <w:pPr>
              <w:spacing w:line="240" w:lineRule="auto"/>
              <w:ind w:firstLine="0"/>
              <w:rPr>
                <w:color w:val="000000"/>
              </w:rPr>
            </w:pPr>
            <w:r w:rsidRPr="007420E6">
              <w:rPr>
                <w:color w:val="000000"/>
              </w:rPr>
              <w:t>NA</w:t>
            </w:r>
          </w:p>
        </w:tc>
        <w:tc>
          <w:tcPr>
            <w:tcW w:w="1329" w:type="dxa"/>
            <w:noWrap/>
            <w:vAlign w:val="bottom"/>
          </w:tcPr>
          <w:p w14:paraId="49A67BBC" w14:textId="590701C6"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12E5A8DA" w14:textId="1D017570"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0F8B6699" w14:textId="791BCCE9" w:rsidR="007420E6" w:rsidRPr="007420E6" w:rsidRDefault="007420E6" w:rsidP="007420E6">
            <w:pPr>
              <w:spacing w:line="240" w:lineRule="auto"/>
              <w:ind w:firstLine="0"/>
              <w:rPr>
                <w:bCs/>
              </w:rPr>
            </w:pPr>
            <w:r w:rsidRPr="007420E6">
              <w:rPr>
                <w:color w:val="000000"/>
              </w:rPr>
              <w:t>NA</w:t>
            </w:r>
          </w:p>
        </w:tc>
        <w:tc>
          <w:tcPr>
            <w:tcW w:w="1703" w:type="dxa"/>
            <w:vAlign w:val="bottom"/>
          </w:tcPr>
          <w:p w14:paraId="71EBC648" w14:textId="678A128B"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7D22BC07" w14:textId="234B79D5" w:rsidR="007420E6" w:rsidRPr="007420E6" w:rsidRDefault="007420E6" w:rsidP="007420E6">
            <w:pPr>
              <w:spacing w:line="240" w:lineRule="auto"/>
              <w:ind w:firstLine="0"/>
              <w:rPr>
                <w:bCs/>
              </w:rPr>
            </w:pPr>
            <w:r w:rsidRPr="007420E6">
              <w:rPr>
                <w:color w:val="000000"/>
              </w:rPr>
              <w:t>4</w:t>
            </w:r>
          </w:p>
        </w:tc>
        <w:tc>
          <w:tcPr>
            <w:tcW w:w="1582" w:type="dxa"/>
            <w:noWrap/>
            <w:vAlign w:val="bottom"/>
            <w:hideMark/>
          </w:tcPr>
          <w:p w14:paraId="38944CC2" w14:textId="52A1455F" w:rsidR="007420E6" w:rsidRPr="007420E6" w:rsidRDefault="007420E6" w:rsidP="007420E6">
            <w:pPr>
              <w:spacing w:line="240" w:lineRule="auto"/>
              <w:ind w:firstLine="0"/>
              <w:rPr>
                <w:bCs/>
              </w:rPr>
            </w:pPr>
            <w:r w:rsidRPr="007420E6">
              <w:rPr>
                <w:color w:val="000000"/>
              </w:rPr>
              <w:t>-6353.5</w:t>
            </w:r>
          </w:p>
        </w:tc>
        <w:tc>
          <w:tcPr>
            <w:tcW w:w="1417" w:type="dxa"/>
            <w:noWrap/>
            <w:vAlign w:val="bottom"/>
            <w:hideMark/>
          </w:tcPr>
          <w:p w14:paraId="2C517DD4" w14:textId="66EA80AA" w:rsidR="007420E6" w:rsidRPr="007420E6" w:rsidRDefault="007420E6" w:rsidP="007420E6">
            <w:pPr>
              <w:spacing w:line="240" w:lineRule="auto"/>
              <w:ind w:firstLine="0"/>
              <w:rPr>
                <w:bCs/>
              </w:rPr>
            </w:pPr>
            <w:r w:rsidRPr="007420E6">
              <w:rPr>
                <w:color w:val="000000"/>
              </w:rPr>
              <w:t>12715.04</w:t>
            </w:r>
          </w:p>
        </w:tc>
        <w:tc>
          <w:tcPr>
            <w:tcW w:w="1134" w:type="dxa"/>
            <w:gridSpan w:val="2"/>
            <w:noWrap/>
            <w:vAlign w:val="bottom"/>
            <w:hideMark/>
          </w:tcPr>
          <w:p w14:paraId="4D54EF34" w14:textId="19B52717" w:rsidR="007420E6" w:rsidRPr="007420E6" w:rsidRDefault="007420E6" w:rsidP="007420E6">
            <w:pPr>
              <w:spacing w:line="240" w:lineRule="auto"/>
              <w:ind w:firstLine="0"/>
              <w:rPr>
                <w:bCs/>
              </w:rPr>
            </w:pPr>
            <w:r w:rsidRPr="007420E6">
              <w:rPr>
                <w:color w:val="000000"/>
              </w:rPr>
              <w:t>2.18E+01</w:t>
            </w:r>
          </w:p>
        </w:tc>
        <w:tc>
          <w:tcPr>
            <w:tcW w:w="1134" w:type="dxa"/>
            <w:noWrap/>
            <w:vAlign w:val="bottom"/>
            <w:hideMark/>
          </w:tcPr>
          <w:p w14:paraId="4E6978C7" w14:textId="5C216674" w:rsidR="007420E6" w:rsidRPr="007420E6" w:rsidRDefault="007420E6" w:rsidP="007420E6">
            <w:pPr>
              <w:spacing w:line="240" w:lineRule="auto"/>
              <w:ind w:firstLine="0"/>
              <w:rPr>
                <w:bCs/>
              </w:rPr>
            </w:pPr>
            <w:r w:rsidRPr="007420E6">
              <w:rPr>
                <w:color w:val="000000"/>
              </w:rPr>
              <w:t>1.20E-05</w:t>
            </w:r>
          </w:p>
        </w:tc>
      </w:tr>
      <w:tr w:rsidR="007420E6" w:rsidRPr="000F2CA5" w14:paraId="1F06F7CA" w14:textId="77777777" w:rsidTr="007420E6">
        <w:trPr>
          <w:trHeight w:val="300"/>
        </w:trPr>
        <w:tc>
          <w:tcPr>
            <w:tcW w:w="960" w:type="dxa"/>
            <w:noWrap/>
            <w:vAlign w:val="bottom"/>
            <w:hideMark/>
          </w:tcPr>
          <w:p w14:paraId="4767682B" w14:textId="0D65321B" w:rsidR="007420E6" w:rsidRPr="007420E6" w:rsidRDefault="007420E6" w:rsidP="007420E6">
            <w:pPr>
              <w:spacing w:line="240" w:lineRule="auto"/>
              <w:ind w:firstLine="0"/>
              <w:rPr>
                <w:bCs/>
              </w:rPr>
            </w:pPr>
            <w:r w:rsidRPr="007420E6">
              <w:rPr>
                <w:color w:val="000000"/>
              </w:rPr>
              <w:t>3</w:t>
            </w:r>
          </w:p>
        </w:tc>
        <w:tc>
          <w:tcPr>
            <w:tcW w:w="1145" w:type="dxa"/>
            <w:noWrap/>
            <w:vAlign w:val="bottom"/>
            <w:hideMark/>
          </w:tcPr>
          <w:p w14:paraId="65140D17" w14:textId="749D8A6C" w:rsidR="007420E6" w:rsidRPr="007420E6" w:rsidRDefault="007420E6" w:rsidP="007420E6">
            <w:pPr>
              <w:spacing w:line="240" w:lineRule="auto"/>
              <w:ind w:firstLine="0"/>
              <w:rPr>
                <w:bCs/>
              </w:rPr>
            </w:pPr>
            <w:r w:rsidRPr="007420E6">
              <w:rPr>
                <w:color w:val="000000"/>
              </w:rPr>
              <w:t>39.62298</w:t>
            </w:r>
          </w:p>
        </w:tc>
        <w:tc>
          <w:tcPr>
            <w:tcW w:w="1340" w:type="dxa"/>
            <w:noWrap/>
            <w:vAlign w:val="bottom"/>
            <w:hideMark/>
          </w:tcPr>
          <w:p w14:paraId="4D471288" w14:textId="1C67DCE8" w:rsidR="007420E6" w:rsidRPr="007420E6" w:rsidRDefault="007420E6" w:rsidP="007420E6">
            <w:pPr>
              <w:spacing w:line="240" w:lineRule="auto"/>
              <w:ind w:firstLine="0"/>
              <w:rPr>
                <w:bCs/>
              </w:rPr>
            </w:pPr>
            <w:r w:rsidRPr="007420E6">
              <w:rPr>
                <w:color w:val="000000"/>
              </w:rPr>
              <w:t>NA</w:t>
            </w:r>
          </w:p>
        </w:tc>
        <w:tc>
          <w:tcPr>
            <w:tcW w:w="1340" w:type="dxa"/>
            <w:vAlign w:val="bottom"/>
          </w:tcPr>
          <w:p w14:paraId="3A9EC9D1" w14:textId="260CBB05" w:rsidR="007420E6" w:rsidRPr="007420E6" w:rsidRDefault="007420E6" w:rsidP="007420E6">
            <w:pPr>
              <w:spacing w:line="240" w:lineRule="auto"/>
              <w:ind w:firstLine="0"/>
              <w:rPr>
                <w:color w:val="000000"/>
              </w:rPr>
            </w:pPr>
            <w:r w:rsidRPr="007420E6">
              <w:rPr>
                <w:color w:val="000000"/>
              </w:rPr>
              <w:t>4.457497</w:t>
            </w:r>
          </w:p>
        </w:tc>
        <w:tc>
          <w:tcPr>
            <w:tcW w:w="1329" w:type="dxa"/>
            <w:noWrap/>
            <w:vAlign w:val="bottom"/>
          </w:tcPr>
          <w:p w14:paraId="78B12BAB" w14:textId="3E2B0E98"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3FE529AB" w14:textId="49670A83"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557C6A59" w14:textId="73CAE73D" w:rsidR="007420E6" w:rsidRPr="007420E6" w:rsidRDefault="007420E6" w:rsidP="007420E6">
            <w:pPr>
              <w:spacing w:line="240" w:lineRule="auto"/>
              <w:ind w:firstLine="0"/>
              <w:rPr>
                <w:bCs/>
              </w:rPr>
            </w:pPr>
            <w:r w:rsidRPr="007420E6">
              <w:rPr>
                <w:color w:val="000000"/>
              </w:rPr>
              <w:t>NA</w:t>
            </w:r>
          </w:p>
        </w:tc>
        <w:tc>
          <w:tcPr>
            <w:tcW w:w="1703" w:type="dxa"/>
            <w:vAlign w:val="bottom"/>
          </w:tcPr>
          <w:p w14:paraId="2108C162" w14:textId="4C8606E1"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67EF9967" w14:textId="649015B5" w:rsidR="007420E6" w:rsidRPr="007420E6" w:rsidRDefault="007420E6" w:rsidP="007420E6">
            <w:pPr>
              <w:spacing w:line="240" w:lineRule="auto"/>
              <w:ind w:firstLine="0"/>
              <w:rPr>
                <w:bCs/>
              </w:rPr>
            </w:pPr>
            <w:r w:rsidRPr="007420E6">
              <w:rPr>
                <w:color w:val="000000"/>
              </w:rPr>
              <w:t>4</w:t>
            </w:r>
          </w:p>
        </w:tc>
        <w:tc>
          <w:tcPr>
            <w:tcW w:w="1582" w:type="dxa"/>
            <w:noWrap/>
            <w:vAlign w:val="bottom"/>
            <w:hideMark/>
          </w:tcPr>
          <w:p w14:paraId="6DDCE539" w14:textId="6737EB47" w:rsidR="007420E6" w:rsidRPr="007420E6" w:rsidRDefault="007420E6" w:rsidP="007420E6">
            <w:pPr>
              <w:spacing w:line="240" w:lineRule="auto"/>
              <w:ind w:firstLine="0"/>
              <w:rPr>
                <w:bCs/>
              </w:rPr>
            </w:pPr>
            <w:r w:rsidRPr="007420E6">
              <w:rPr>
                <w:color w:val="000000"/>
              </w:rPr>
              <w:t>-6354.79</w:t>
            </w:r>
          </w:p>
        </w:tc>
        <w:tc>
          <w:tcPr>
            <w:tcW w:w="1417" w:type="dxa"/>
            <w:noWrap/>
            <w:vAlign w:val="bottom"/>
            <w:hideMark/>
          </w:tcPr>
          <w:p w14:paraId="4E52AF9F" w14:textId="196B0FF7" w:rsidR="007420E6" w:rsidRPr="007420E6" w:rsidRDefault="007420E6" w:rsidP="007420E6">
            <w:pPr>
              <w:spacing w:line="240" w:lineRule="auto"/>
              <w:ind w:firstLine="0"/>
              <w:rPr>
                <w:bCs/>
              </w:rPr>
            </w:pPr>
            <w:r w:rsidRPr="007420E6">
              <w:rPr>
                <w:color w:val="000000"/>
              </w:rPr>
              <w:t>12717.63</w:t>
            </w:r>
          </w:p>
        </w:tc>
        <w:tc>
          <w:tcPr>
            <w:tcW w:w="1134" w:type="dxa"/>
            <w:gridSpan w:val="2"/>
            <w:noWrap/>
            <w:vAlign w:val="bottom"/>
            <w:hideMark/>
          </w:tcPr>
          <w:p w14:paraId="5528409A" w14:textId="0CE8EB02" w:rsidR="007420E6" w:rsidRPr="007420E6" w:rsidRDefault="007420E6" w:rsidP="007420E6">
            <w:pPr>
              <w:spacing w:line="240" w:lineRule="auto"/>
              <w:ind w:firstLine="0"/>
              <w:rPr>
                <w:bCs/>
              </w:rPr>
            </w:pPr>
            <w:r w:rsidRPr="007420E6">
              <w:rPr>
                <w:color w:val="000000"/>
              </w:rPr>
              <w:t>2.43E+01</w:t>
            </w:r>
          </w:p>
        </w:tc>
        <w:tc>
          <w:tcPr>
            <w:tcW w:w="1134" w:type="dxa"/>
            <w:noWrap/>
            <w:vAlign w:val="bottom"/>
            <w:hideMark/>
          </w:tcPr>
          <w:p w14:paraId="0443259F" w14:textId="4A63BD1B" w:rsidR="007420E6" w:rsidRPr="007420E6" w:rsidRDefault="007420E6" w:rsidP="007420E6">
            <w:pPr>
              <w:spacing w:line="240" w:lineRule="auto"/>
              <w:ind w:firstLine="0"/>
              <w:rPr>
                <w:bCs/>
              </w:rPr>
            </w:pPr>
            <w:r w:rsidRPr="007420E6">
              <w:rPr>
                <w:color w:val="000000"/>
              </w:rPr>
              <w:t>3.30E-06</w:t>
            </w:r>
          </w:p>
        </w:tc>
      </w:tr>
      <w:tr w:rsidR="007420E6" w:rsidRPr="000F2CA5" w14:paraId="1E46DCD9" w14:textId="77777777" w:rsidTr="007420E6">
        <w:trPr>
          <w:trHeight w:val="300"/>
        </w:trPr>
        <w:tc>
          <w:tcPr>
            <w:tcW w:w="960" w:type="dxa"/>
            <w:noWrap/>
            <w:vAlign w:val="bottom"/>
          </w:tcPr>
          <w:p w14:paraId="695CCE9B" w14:textId="7FD1AB77" w:rsidR="007420E6" w:rsidRPr="007420E6" w:rsidRDefault="007420E6" w:rsidP="007420E6">
            <w:pPr>
              <w:spacing w:line="240" w:lineRule="auto"/>
              <w:ind w:firstLine="0"/>
              <w:rPr>
                <w:bCs/>
              </w:rPr>
            </w:pPr>
            <w:r w:rsidRPr="007420E6">
              <w:rPr>
                <w:color w:val="000000"/>
              </w:rPr>
              <w:t>2</w:t>
            </w:r>
          </w:p>
        </w:tc>
        <w:tc>
          <w:tcPr>
            <w:tcW w:w="1145" w:type="dxa"/>
            <w:noWrap/>
            <w:vAlign w:val="bottom"/>
          </w:tcPr>
          <w:p w14:paraId="286F026D" w14:textId="442C1F50" w:rsidR="007420E6" w:rsidRPr="007420E6" w:rsidRDefault="007420E6" w:rsidP="007420E6">
            <w:pPr>
              <w:spacing w:line="240" w:lineRule="auto"/>
              <w:ind w:firstLine="0"/>
              <w:rPr>
                <w:bCs/>
              </w:rPr>
            </w:pPr>
            <w:r w:rsidRPr="007420E6">
              <w:rPr>
                <w:color w:val="000000"/>
              </w:rPr>
              <w:t>152.1305</w:t>
            </w:r>
          </w:p>
        </w:tc>
        <w:tc>
          <w:tcPr>
            <w:tcW w:w="1340" w:type="dxa"/>
            <w:noWrap/>
            <w:vAlign w:val="bottom"/>
          </w:tcPr>
          <w:p w14:paraId="45BCDB93" w14:textId="5E91984D" w:rsidR="007420E6" w:rsidRPr="007420E6" w:rsidRDefault="007420E6" w:rsidP="007420E6">
            <w:pPr>
              <w:spacing w:line="240" w:lineRule="auto"/>
              <w:ind w:firstLine="0"/>
              <w:rPr>
                <w:bCs/>
              </w:rPr>
            </w:pPr>
            <w:r w:rsidRPr="007420E6">
              <w:rPr>
                <w:color w:val="000000"/>
              </w:rPr>
              <w:t>2.17583</w:t>
            </w:r>
          </w:p>
        </w:tc>
        <w:tc>
          <w:tcPr>
            <w:tcW w:w="1340" w:type="dxa"/>
            <w:vAlign w:val="bottom"/>
          </w:tcPr>
          <w:p w14:paraId="79407748" w14:textId="3BC5D83F" w:rsidR="007420E6" w:rsidRPr="007420E6" w:rsidRDefault="007420E6" w:rsidP="007420E6">
            <w:pPr>
              <w:spacing w:line="240" w:lineRule="auto"/>
              <w:ind w:firstLine="0"/>
              <w:rPr>
                <w:color w:val="000000"/>
              </w:rPr>
            </w:pPr>
            <w:r w:rsidRPr="007420E6">
              <w:rPr>
                <w:color w:val="000000"/>
              </w:rPr>
              <w:t>NA</w:t>
            </w:r>
          </w:p>
        </w:tc>
        <w:tc>
          <w:tcPr>
            <w:tcW w:w="1329" w:type="dxa"/>
            <w:noWrap/>
            <w:vAlign w:val="bottom"/>
          </w:tcPr>
          <w:p w14:paraId="392D000A" w14:textId="66ECB82C"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0E675547" w14:textId="33EA04F5"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2D3F4FDF" w14:textId="5A2BB08E" w:rsidR="007420E6" w:rsidRPr="007420E6" w:rsidRDefault="007420E6" w:rsidP="007420E6">
            <w:pPr>
              <w:spacing w:line="240" w:lineRule="auto"/>
              <w:ind w:firstLine="0"/>
              <w:rPr>
                <w:bCs/>
              </w:rPr>
            </w:pPr>
            <w:r w:rsidRPr="007420E6">
              <w:rPr>
                <w:color w:val="000000"/>
              </w:rPr>
              <w:t>NA</w:t>
            </w:r>
          </w:p>
        </w:tc>
        <w:tc>
          <w:tcPr>
            <w:tcW w:w="1703" w:type="dxa"/>
            <w:vAlign w:val="bottom"/>
          </w:tcPr>
          <w:p w14:paraId="70E7F7FF" w14:textId="6661005A" w:rsidR="007420E6" w:rsidRPr="007420E6" w:rsidRDefault="007420E6" w:rsidP="007420E6">
            <w:pPr>
              <w:spacing w:line="240" w:lineRule="auto"/>
              <w:ind w:firstLine="0"/>
              <w:rPr>
                <w:bCs/>
              </w:rPr>
            </w:pPr>
            <w:r w:rsidRPr="007420E6">
              <w:rPr>
                <w:color w:val="000000"/>
              </w:rPr>
              <w:t>NA</w:t>
            </w:r>
          </w:p>
        </w:tc>
        <w:tc>
          <w:tcPr>
            <w:tcW w:w="403" w:type="dxa"/>
            <w:noWrap/>
            <w:vAlign w:val="bottom"/>
          </w:tcPr>
          <w:p w14:paraId="0E21F79D" w14:textId="5E2EF9F4" w:rsidR="007420E6" w:rsidRPr="007420E6" w:rsidRDefault="007420E6" w:rsidP="007420E6">
            <w:pPr>
              <w:spacing w:line="240" w:lineRule="auto"/>
              <w:ind w:firstLine="0"/>
              <w:rPr>
                <w:bCs/>
              </w:rPr>
            </w:pPr>
            <w:r w:rsidRPr="007420E6">
              <w:rPr>
                <w:color w:val="000000"/>
              </w:rPr>
              <w:t>4</w:t>
            </w:r>
          </w:p>
        </w:tc>
        <w:tc>
          <w:tcPr>
            <w:tcW w:w="1582" w:type="dxa"/>
            <w:noWrap/>
            <w:vAlign w:val="bottom"/>
          </w:tcPr>
          <w:p w14:paraId="4824ECD2" w14:textId="3C5F6282" w:rsidR="007420E6" w:rsidRPr="007420E6" w:rsidRDefault="007420E6" w:rsidP="007420E6">
            <w:pPr>
              <w:spacing w:line="240" w:lineRule="auto"/>
              <w:ind w:firstLine="0"/>
              <w:rPr>
                <w:bCs/>
              </w:rPr>
            </w:pPr>
            <w:r w:rsidRPr="007420E6">
              <w:rPr>
                <w:color w:val="000000"/>
              </w:rPr>
              <w:t>-6355.63</w:t>
            </w:r>
          </w:p>
        </w:tc>
        <w:tc>
          <w:tcPr>
            <w:tcW w:w="1417" w:type="dxa"/>
            <w:noWrap/>
            <w:vAlign w:val="bottom"/>
          </w:tcPr>
          <w:p w14:paraId="4B9E0343" w14:textId="30F54482" w:rsidR="007420E6" w:rsidRPr="007420E6" w:rsidRDefault="007420E6" w:rsidP="007420E6">
            <w:pPr>
              <w:spacing w:line="240" w:lineRule="auto"/>
              <w:ind w:firstLine="0"/>
              <w:rPr>
                <w:bCs/>
              </w:rPr>
            </w:pPr>
            <w:r w:rsidRPr="007420E6">
              <w:rPr>
                <w:color w:val="000000"/>
              </w:rPr>
              <w:t>12719.29</w:t>
            </w:r>
          </w:p>
        </w:tc>
        <w:tc>
          <w:tcPr>
            <w:tcW w:w="1134" w:type="dxa"/>
            <w:gridSpan w:val="2"/>
            <w:noWrap/>
            <w:vAlign w:val="bottom"/>
          </w:tcPr>
          <w:p w14:paraId="07F00C6B" w14:textId="7E44901C" w:rsidR="007420E6" w:rsidRPr="007420E6" w:rsidRDefault="007420E6" w:rsidP="007420E6">
            <w:pPr>
              <w:spacing w:line="240" w:lineRule="auto"/>
              <w:ind w:firstLine="0"/>
              <w:rPr>
                <w:bCs/>
              </w:rPr>
            </w:pPr>
            <w:r w:rsidRPr="007420E6">
              <w:rPr>
                <w:color w:val="000000"/>
              </w:rPr>
              <w:t>2.60E+01</w:t>
            </w:r>
          </w:p>
        </w:tc>
        <w:tc>
          <w:tcPr>
            <w:tcW w:w="1134" w:type="dxa"/>
            <w:noWrap/>
            <w:vAlign w:val="bottom"/>
          </w:tcPr>
          <w:p w14:paraId="1F1907A4" w14:textId="2D8A0A0A" w:rsidR="007420E6" w:rsidRPr="007420E6" w:rsidRDefault="007420E6" w:rsidP="007420E6">
            <w:pPr>
              <w:spacing w:line="240" w:lineRule="auto"/>
              <w:ind w:firstLine="0"/>
              <w:rPr>
                <w:bCs/>
              </w:rPr>
            </w:pPr>
            <w:r w:rsidRPr="007420E6">
              <w:rPr>
                <w:color w:val="000000"/>
              </w:rPr>
              <w:t>1.44E-06</w:t>
            </w:r>
          </w:p>
        </w:tc>
      </w:tr>
    </w:tbl>
    <w:p w14:paraId="0CCE8411" w14:textId="77777777" w:rsidR="007420E6" w:rsidRDefault="007420E6">
      <w:pPr>
        <w:spacing w:line="240" w:lineRule="auto"/>
        <w:ind w:firstLine="0"/>
        <w:rPr>
          <w:b/>
          <w:bCs/>
          <w:sz w:val="22"/>
          <w:szCs w:val="22"/>
        </w:rPr>
      </w:pPr>
    </w:p>
    <w:tbl>
      <w:tblPr>
        <w:tblStyle w:val="TableGrid"/>
        <w:tblW w:w="17106" w:type="dxa"/>
        <w:tblInd w:w="93" w:type="dxa"/>
        <w:tblLook w:val="04A0" w:firstRow="1" w:lastRow="0" w:firstColumn="1" w:lastColumn="0" w:noHBand="0" w:noVBand="1"/>
      </w:tblPr>
      <w:tblGrid>
        <w:gridCol w:w="960"/>
        <w:gridCol w:w="1145"/>
        <w:gridCol w:w="1340"/>
        <w:gridCol w:w="1340"/>
        <w:gridCol w:w="1329"/>
        <w:gridCol w:w="1053"/>
        <w:gridCol w:w="2110"/>
        <w:gridCol w:w="2159"/>
        <w:gridCol w:w="403"/>
        <w:gridCol w:w="1582"/>
        <w:gridCol w:w="1417"/>
        <w:gridCol w:w="1047"/>
        <w:gridCol w:w="87"/>
        <w:gridCol w:w="1134"/>
      </w:tblGrid>
      <w:tr w:rsidR="007420E6" w:rsidRPr="00B74FD2" w14:paraId="32D49FAA" w14:textId="77777777" w:rsidTr="00425153">
        <w:trPr>
          <w:gridAfter w:val="2"/>
          <w:wAfter w:w="1221" w:type="dxa"/>
          <w:trHeight w:val="300"/>
        </w:trPr>
        <w:tc>
          <w:tcPr>
            <w:tcW w:w="15885" w:type="dxa"/>
            <w:gridSpan w:val="12"/>
            <w:tcBorders>
              <w:top w:val="single" w:sz="8" w:space="0" w:color="FFFFFF" w:themeColor="background1"/>
              <w:left w:val="single" w:sz="8" w:space="0" w:color="FFFFFF" w:themeColor="background1"/>
              <w:right w:val="single" w:sz="8" w:space="0" w:color="FFFFFF" w:themeColor="background1"/>
            </w:tcBorders>
            <w:noWrap/>
          </w:tcPr>
          <w:p w14:paraId="69AD2796" w14:textId="0A84F637" w:rsidR="007420E6" w:rsidRPr="00B74FD2" w:rsidRDefault="007420E6" w:rsidP="00855F5C">
            <w:pPr>
              <w:spacing w:line="240" w:lineRule="auto"/>
              <w:ind w:firstLine="0"/>
              <w:rPr>
                <w:bCs/>
              </w:rPr>
            </w:pPr>
            <w:r>
              <w:rPr>
                <w:bCs/>
              </w:rPr>
              <w:lastRenderedPageBreak/>
              <w:t>Table S14</w:t>
            </w:r>
            <w:r>
              <w:rPr>
                <w:bCs/>
              </w:rPr>
              <w:t>c</w:t>
            </w:r>
            <w:r>
              <w:rPr>
                <w:bCs/>
              </w:rPr>
              <w:t xml:space="preserve"> Model selection table for models of night hunt </w:t>
            </w:r>
            <w:r>
              <w:rPr>
                <w:bCs/>
              </w:rPr>
              <w:t>intensity</w:t>
            </w:r>
          </w:p>
        </w:tc>
      </w:tr>
      <w:tr w:rsidR="007420E6" w:rsidRPr="000F2CA5" w14:paraId="7602DDF9" w14:textId="77777777" w:rsidTr="00425153">
        <w:trPr>
          <w:trHeight w:val="300"/>
        </w:trPr>
        <w:tc>
          <w:tcPr>
            <w:tcW w:w="960" w:type="dxa"/>
            <w:noWrap/>
            <w:vAlign w:val="bottom"/>
            <w:hideMark/>
          </w:tcPr>
          <w:p w14:paraId="21FE09C9" w14:textId="77777777" w:rsidR="007420E6" w:rsidRPr="007420E6" w:rsidRDefault="007420E6" w:rsidP="00855F5C">
            <w:pPr>
              <w:spacing w:line="240" w:lineRule="auto"/>
              <w:ind w:firstLine="0"/>
              <w:rPr>
                <w:bCs/>
                <w:lang w:val="en-GB"/>
              </w:rPr>
            </w:pPr>
          </w:p>
        </w:tc>
        <w:tc>
          <w:tcPr>
            <w:tcW w:w="1145" w:type="dxa"/>
            <w:noWrap/>
            <w:vAlign w:val="bottom"/>
            <w:hideMark/>
          </w:tcPr>
          <w:p w14:paraId="29CA335F" w14:textId="7C6B8837" w:rsidR="007420E6" w:rsidRPr="007420E6" w:rsidRDefault="007420E6" w:rsidP="00855F5C">
            <w:pPr>
              <w:spacing w:line="240" w:lineRule="auto"/>
              <w:ind w:firstLine="0"/>
              <w:rPr>
                <w:bCs/>
              </w:rPr>
            </w:pPr>
            <w:r w:rsidRPr="007420E6">
              <w:rPr>
                <w:color w:val="000000"/>
              </w:rPr>
              <w:t>In</w:t>
            </w:r>
            <w:r w:rsidR="00425153">
              <w:rPr>
                <w:color w:val="000000"/>
              </w:rPr>
              <w:t>t</w:t>
            </w:r>
            <w:r w:rsidRPr="007420E6">
              <w:rPr>
                <w:color w:val="000000"/>
              </w:rPr>
              <w:t>ercept</w:t>
            </w:r>
          </w:p>
        </w:tc>
        <w:tc>
          <w:tcPr>
            <w:tcW w:w="1340" w:type="dxa"/>
            <w:noWrap/>
            <w:vAlign w:val="bottom"/>
            <w:hideMark/>
          </w:tcPr>
          <w:p w14:paraId="4D2184B3" w14:textId="77777777" w:rsidR="007420E6" w:rsidRPr="007420E6" w:rsidRDefault="007420E6" w:rsidP="00855F5C">
            <w:pPr>
              <w:spacing w:line="240" w:lineRule="auto"/>
              <w:ind w:firstLine="0"/>
              <w:rPr>
                <w:bCs/>
              </w:rPr>
            </w:pPr>
            <w:r w:rsidRPr="007420E6">
              <w:rPr>
                <w:color w:val="000000"/>
              </w:rPr>
              <w:t>Moonlight</w:t>
            </w:r>
          </w:p>
        </w:tc>
        <w:tc>
          <w:tcPr>
            <w:tcW w:w="1340" w:type="dxa"/>
            <w:vAlign w:val="bottom"/>
          </w:tcPr>
          <w:p w14:paraId="19ECA1EB" w14:textId="77777777" w:rsidR="007420E6" w:rsidRPr="007420E6" w:rsidRDefault="007420E6" w:rsidP="00855F5C">
            <w:pPr>
              <w:spacing w:line="240" w:lineRule="auto"/>
              <w:ind w:firstLine="0"/>
            </w:pPr>
            <w:r w:rsidRPr="007420E6">
              <w:rPr>
                <w:color w:val="000000"/>
              </w:rPr>
              <w:t>Temperature</w:t>
            </w:r>
          </w:p>
        </w:tc>
        <w:tc>
          <w:tcPr>
            <w:tcW w:w="1329" w:type="dxa"/>
            <w:noWrap/>
            <w:vAlign w:val="bottom"/>
            <w:hideMark/>
          </w:tcPr>
          <w:p w14:paraId="260C7483" w14:textId="77777777" w:rsidR="007420E6" w:rsidRPr="007420E6" w:rsidRDefault="007420E6" w:rsidP="00855F5C">
            <w:pPr>
              <w:spacing w:line="240" w:lineRule="auto"/>
              <w:ind w:firstLine="0"/>
              <w:rPr>
                <w:bCs/>
              </w:rPr>
            </w:pPr>
            <w:r w:rsidRPr="007420E6">
              <w:rPr>
                <w:color w:val="000000"/>
              </w:rPr>
              <w:t>Rainfall</w:t>
            </w:r>
          </w:p>
        </w:tc>
        <w:tc>
          <w:tcPr>
            <w:tcW w:w="1053" w:type="dxa"/>
            <w:noWrap/>
            <w:vAlign w:val="bottom"/>
            <w:hideMark/>
          </w:tcPr>
          <w:p w14:paraId="46DE8BA6" w14:textId="77777777" w:rsidR="007420E6" w:rsidRPr="007420E6" w:rsidRDefault="007420E6" w:rsidP="00855F5C">
            <w:pPr>
              <w:spacing w:line="240" w:lineRule="auto"/>
              <w:ind w:firstLine="0"/>
              <w:rPr>
                <w:bCs/>
              </w:rPr>
            </w:pPr>
            <w:r w:rsidRPr="007420E6">
              <w:rPr>
                <w:color w:val="000000"/>
              </w:rPr>
              <w:t>Denning</w:t>
            </w:r>
          </w:p>
        </w:tc>
        <w:tc>
          <w:tcPr>
            <w:tcW w:w="2110" w:type="dxa"/>
            <w:noWrap/>
            <w:vAlign w:val="bottom"/>
            <w:hideMark/>
          </w:tcPr>
          <w:p w14:paraId="62A032C6" w14:textId="77777777" w:rsidR="007420E6" w:rsidRPr="007420E6" w:rsidRDefault="007420E6" w:rsidP="00855F5C">
            <w:pPr>
              <w:spacing w:line="240" w:lineRule="auto"/>
              <w:ind w:firstLine="0"/>
              <w:rPr>
                <w:bCs/>
              </w:rPr>
            </w:pPr>
            <w:r w:rsidRPr="007420E6">
              <w:rPr>
                <w:color w:val="000000"/>
              </w:rPr>
              <w:t>Rainfall:Temperature</w:t>
            </w:r>
          </w:p>
        </w:tc>
        <w:tc>
          <w:tcPr>
            <w:tcW w:w="2159" w:type="dxa"/>
            <w:vAlign w:val="bottom"/>
          </w:tcPr>
          <w:p w14:paraId="36C8BD1B" w14:textId="77777777" w:rsidR="007420E6" w:rsidRPr="007420E6" w:rsidRDefault="007420E6" w:rsidP="00855F5C">
            <w:pPr>
              <w:spacing w:line="240" w:lineRule="auto"/>
              <w:ind w:firstLine="0"/>
              <w:rPr>
                <w:bCs/>
              </w:rPr>
            </w:pPr>
            <w:r w:rsidRPr="007420E6">
              <w:rPr>
                <w:color w:val="000000"/>
              </w:rPr>
              <w:t>Denning:Temperature</w:t>
            </w:r>
          </w:p>
        </w:tc>
        <w:tc>
          <w:tcPr>
            <w:tcW w:w="403" w:type="dxa"/>
            <w:noWrap/>
            <w:vAlign w:val="bottom"/>
            <w:hideMark/>
          </w:tcPr>
          <w:p w14:paraId="4E0B9338" w14:textId="77777777" w:rsidR="007420E6" w:rsidRPr="007420E6" w:rsidRDefault="007420E6" w:rsidP="00855F5C">
            <w:pPr>
              <w:spacing w:line="240" w:lineRule="auto"/>
              <w:ind w:firstLine="0"/>
              <w:rPr>
                <w:bCs/>
              </w:rPr>
            </w:pPr>
            <w:r w:rsidRPr="007420E6">
              <w:rPr>
                <w:color w:val="000000"/>
              </w:rPr>
              <w:t>df</w:t>
            </w:r>
          </w:p>
        </w:tc>
        <w:tc>
          <w:tcPr>
            <w:tcW w:w="1582" w:type="dxa"/>
            <w:noWrap/>
            <w:vAlign w:val="bottom"/>
            <w:hideMark/>
          </w:tcPr>
          <w:p w14:paraId="2D1BA017" w14:textId="77777777" w:rsidR="007420E6" w:rsidRPr="007420E6" w:rsidRDefault="007420E6" w:rsidP="00855F5C">
            <w:pPr>
              <w:spacing w:line="240" w:lineRule="auto"/>
              <w:ind w:firstLine="0"/>
              <w:rPr>
                <w:bCs/>
              </w:rPr>
            </w:pPr>
            <w:r w:rsidRPr="007420E6">
              <w:rPr>
                <w:color w:val="000000"/>
              </w:rPr>
              <w:t>logLik</w:t>
            </w:r>
          </w:p>
        </w:tc>
        <w:tc>
          <w:tcPr>
            <w:tcW w:w="1417" w:type="dxa"/>
            <w:noWrap/>
            <w:vAlign w:val="bottom"/>
            <w:hideMark/>
          </w:tcPr>
          <w:p w14:paraId="17D9568B" w14:textId="77777777" w:rsidR="007420E6" w:rsidRPr="007420E6" w:rsidRDefault="007420E6" w:rsidP="00855F5C">
            <w:pPr>
              <w:spacing w:line="240" w:lineRule="auto"/>
              <w:ind w:firstLine="0"/>
              <w:rPr>
                <w:bCs/>
              </w:rPr>
            </w:pPr>
            <w:r w:rsidRPr="007420E6">
              <w:rPr>
                <w:color w:val="000000"/>
              </w:rPr>
              <w:t>AICc</w:t>
            </w:r>
          </w:p>
        </w:tc>
        <w:tc>
          <w:tcPr>
            <w:tcW w:w="1134" w:type="dxa"/>
            <w:gridSpan w:val="2"/>
            <w:noWrap/>
            <w:vAlign w:val="bottom"/>
            <w:hideMark/>
          </w:tcPr>
          <w:p w14:paraId="07D9D137" w14:textId="77777777" w:rsidR="007420E6" w:rsidRPr="007420E6" w:rsidRDefault="007420E6" w:rsidP="00855F5C">
            <w:pPr>
              <w:spacing w:line="240" w:lineRule="auto"/>
              <w:ind w:firstLine="0"/>
              <w:rPr>
                <w:bCs/>
              </w:rPr>
            </w:pPr>
            <w:r w:rsidRPr="007420E6">
              <w:rPr>
                <w:color w:val="000000"/>
              </w:rPr>
              <w:t>delta</w:t>
            </w:r>
          </w:p>
        </w:tc>
        <w:tc>
          <w:tcPr>
            <w:tcW w:w="1134" w:type="dxa"/>
            <w:noWrap/>
            <w:vAlign w:val="bottom"/>
            <w:hideMark/>
          </w:tcPr>
          <w:p w14:paraId="4A3BDFBB" w14:textId="77777777" w:rsidR="007420E6" w:rsidRPr="007420E6" w:rsidRDefault="007420E6" w:rsidP="00855F5C">
            <w:pPr>
              <w:spacing w:line="240" w:lineRule="auto"/>
              <w:ind w:firstLine="0"/>
              <w:rPr>
                <w:bCs/>
              </w:rPr>
            </w:pPr>
            <w:r w:rsidRPr="007420E6">
              <w:rPr>
                <w:color w:val="000000"/>
              </w:rPr>
              <w:t>weight</w:t>
            </w:r>
          </w:p>
        </w:tc>
      </w:tr>
      <w:tr w:rsidR="00425153" w:rsidRPr="000F2CA5" w14:paraId="02B5D5C8" w14:textId="77777777" w:rsidTr="00425153">
        <w:trPr>
          <w:trHeight w:val="300"/>
        </w:trPr>
        <w:tc>
          <w:tcPr>
            <w:tcW w:w="960" w:type="dxa"/>
            <w:noWrap/>
            <w:vAlign w:val="bottom"/>
            <w:hideMark/>
          </w:tcPr>
          <w:p w14:paraId="670A9FE0" w14:textId="6BA5B1C4" w:rsidR="00425153" w:rsidRPr="00425153" w:rsidRDefault="00425153" w:rsidP="00425153">
            <w:pPr>
              <w:spacing w:line="240" w:lineRule="auto"/>
              <w:ind w:firstLine="0"/>
              <w:rPr>
                <w:bCs/>
              </w:rPr>
            </w:pPr>
            <w:r w:rsidRPr="00425153">
              <w:rPr>
                <w:color w:val="000000"/>
              </w:rPr>
              <w:t>7</w:t>
            </w:r>
          </w:p>
        </w:tc>
        <w:tc>
          <w:tcPr>
            <w:tcW w:w="1145" w:type="dxa"/>
            <w:noWrap/>
            <w:vAlign w:val="bottom"/>
            <w:hideMark/>
          </w:tcPr>
          <w:p w14:paraId="1DA44F7C" w14:textId="2688FB32" w:rsidR="00425153" w:rsidRPr="00425153" w:rsidRDefault="00425153" w:rsidP="00425153">
            <w:pPr>
              <w:spacing w:line="240" w:lineRule="auto"/>
              <w:ind w:firstLine="0"/>
              <w:rPr>
                <w:bCs/>
              </w:rPr>
            </w:pPr>
            <w:r w:rsidRPr="00425153">
              <w:rPr>
                <w:color w:val="000000"/>
              </w:rPr>
              <w:t>25.11385</w:t>
            </w:r>
          </w:p>
        </w:tc>
        <w:tc>
          <w:tcPr>
            <w:tcW w:w="1340" w:type="dxa"/>
            <w:noWrap/>
            <w:vAlign w:val="bottom"/>
            <w:hideMark/>
          </w:tcPr>
          <w:p w14:paraId="438A0C3B" w14:textId="1A43D23E" w:rsidR="00425153" w:rsidRPr="00425153" w:rsidRDefault="00425153" w:rsidP="00425153">
            <w:pPr>
              <w:spacing w:line="240" w:lineRule="auto"/>
              <w:ind w:firstLine="0"/>
              <w:rPr>
                <w:bCs/>
              </w:rPr>
            </w:pPr>
            <w:r w:rsidRPr="00425153">
              <w:rPr>
                <w:color w:val="000000"/>
              </w:rPr>
              <w:t>0.574055</w:t>
            </w:r>
          </w:p>
        </w:tc>
        <w:tc>
          <w:tcPr>
            <w:tcW w:w="1340" w:type="dxa"/>
            <w:vAlign w:val="bottom"/>
          </w:tcPr>
          <w:p w14:paraId="22041884" w14:textId="162D2C7C" w:rsidR="00425153" w:rsidRPr="00425153" w:rsidRDefault="00425153" w:rsidP="00425153">
            <w:pPr>
              <w:spacing w:line="240" w:lineRule="auto"/>
              <w:ind w:firstLine="0"/>
              <w:rPr>
                <w:color w:val="000000"/>
              </w:rPr>
            </w:pPr>
            <w:r w:rsidRPr="00425153">
              <w:rPr>
                <w:color w:val="000000"/>
              </w:rPr>
              <w:t>0.442775</w:t>
            </w:r>
          </w:p>
        </w:tc>
        <w:tc>
          <w:tcPr>
            <w:tcW w:w="1329" w:type="dxa"/>
            <w:noWrap/>
            <w:vAlign w:val="bottom"/>
          </w:tcPr>
          <w:p w14:paraId="122D34B5" w14:textId="314F9849"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6B4BB26F" w14:textId="593E4576"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52092C62" w14:textId="0435FB91" w:rsidR="00425153" w:rsidRPr="00425153" w:rsidRDefault="00425153" w:rsidP="00425153">
            <w:pPr>
              <w:spacing w:line="240" w:lineRule="auto"/>
              <w:ind w:firstLine="0"/>
              <w:rPr>
                <w:bCs/>
              </w:rPr>
            </w:pPr>
            <w:r w:rsidRPr="00425153">
              <w:rPr>
                <w:color w:val="000000"/>
              </w:rPr>
              <w:t>NA</w:t>
            </w:r>
          </w:p>
        </w:tc>
        <w:tc>
          <w:tcPr>
            <w:tcW w:w="2159" w:type="dxa"/>
            <w:vAlign w:val="bottom"/>
          </w:tcPr>
          <w:p w14:paraId="44F88058" w14:textId="0065F52C"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0C609A85" w14:textId="2EBE21B7" w:rsidR="00425153" w:rsidRPr="00425153" w:rsidRDefault="00425153" w:rsidP="00425153">
            <w:pPr>
              <w:spacing w:line="240" w:lineRule="auto"/>
              <w:ind w:firstLine="0"/>
              <w:rPr>
                <w:bCs/>
              </w:rPr>
            </w:pPr>
            <w:r w:rsidRPr="00425153">
              <w:rPr>
                <w:color w:val="000000"/>
              </w:rPr>
              <w:t>6</w:t>
            </w:r>
          </w:p>
        </w:tc>
        <w:tc>
          <w:tcPr>
            <w:tcW w:w="1582" w:type="dxa"/>
            <w:noWrap/>
            <w:vAlign w:val="bottom"/>
            <w:hideMark/>
          </w:tcPr>
          <w:p w14:paraId="71149F07" w14:textId="21CF48F7" w:rsidR="00425153" w:rsidRPr="00425153" w:rsidRDefault="00425153" w:rsidP="00425153">
            <w:pPr>
              <w:spacing w:line="240" w:lineRule="auto"/>
              <w:ind w:firstLine="0"/>
              <w:rPr>
                <w:bCs/>
              </w:rPr>
            </w:pPr>
            <w:r w:rsidRPr="00425153">
              <w:rPr>
                <w:color w:val="000000"/>
              </w:rPr>
              <w:t>-4231.8</w:t>
            </w:r>
          </w:p>
        </w:tc>
        <w:tc>
          <w:tcPr>
            <w:tcW w:w="1417" w:type="dxa"/>
            <w:noWrap/>
            <w:vAlign w:val="bottom"/>
            <w:hideMark/>
          </w:tcPr>
          <w:p w14:paraId="3F25D105" w14:textId="2D1E18EC" w:rsidR="00425153" w:rsidRPr="00425153" w:rsidRDefault="00425153" w:rsidP="00425153">
            <w:pPr>
              <w:spacing w:line="240" w:lineRule="auto"/>
              <w:ind w:firstLine="0"/>
              <w:rPr>
                <w:bCs/>
              </w:rPr>
            </w:pPr>
            <w:r w:rsidRPr="00425153">
              <w:rPr>
                <w:color w:val="000000"/>
              </w:rPr>
              <w:t>8475.674</w:t>
            </w:r>
          </w:p>
        </w:tc>
        <w:tc>
          <w:tcPr>
            <w:tcW w:w="1134" w:type="dxa"/>
            <w:gridSpan w:val="2"/>
            <w:noWrap/>
            <w:vAlign w:val="bottom"/>
            <w:hideMark/>
          </w:tcPr>
          <w:p w14:paraId="28D081DD" w14:textId="2DE50633" w:rsidR="00425153" w:rsidRPr="00425153" w:rsidRDefault="00425153" w:rsidP="00425153">
            <w:pPr>
              <w:spacing w:line="240" w:lineRule="auto"/>
              <w:ind w:firstLine="0"/>
              <w:rPr>
                <w:bCs/>
              </w:rPr>
            </w:pPr>
            <w:r w:rsidRPr="00425153">
              <w:rPr>
                <w:color w:val="000000"/>
              </w:rPr>
              <w:t>0</w:t>
            </w:r>
          </w:p>
        </w:tc>
        <w:tc>
          <w:tcPr>
            <w:tcW w:w="1134" w:type="dxa"/>
            <w:noWrap/>
            <w:vAlign w:val="bottom"/>
            <w:hideMark/>
          </w:tcPr>
          <w:p w14:paraId="6212B4FA" w14:textId="12B47884" w:rsidR="00425153" w:rsidRPr="00425153" w:rsidRDefault="00425153" w:rsidP="00425153">
            <w:pPr>
              <w:spacing w:line="240" w:lineRule="auto"/>
              <w:ind w:firstLine="0"/>
              <w:rPr>
                <w:bCs/>
              </w:rPr>
            </w:pPr>
            <w:r w:rsidRPr="00425153">
              <w:rPr>
                <w:color w:val="000000"/>
              </w:rPr>
              <w:t>0.399925</w:t>
            </w:r>
          </w:p>
        </w:tc>
      </w:tr>
      <w:tr w:rsidR="00425153" w:rsidRPr="000F2CA5" w14:paraId="040BE4FA" w14:textId="77777777" w:rsidTr="00425153">
        <w:trPr>
          <w:trHeight w:val="300"/>
        </w:trPr>
        <w:tc>
          <w:tcPr>
            <w:tcW w:w="960" w:type="dxa"/>
            <w:noWrap/>
            <w:vAlign w:val="bottom"/>
            <w:hideMark/>
          </w:tcPr>
          <w:p w14:paraId="14D70FE8" w14:textId="3D78E8FE" w:rsidR="00425153" w:rsidRPr="00425153" w:rsidRDefault="00425153" w:rsidP="00425153">
            <w:pPr>
              <w:spacing w:line="240" w:lineRule="auto"/>
              <w:ind w:firstLine="0"/>
              <w:rPr>
                <w:bCs/>
              </w:rPr>
            </w:pPr>
            <w:r w:rsidRPr="00425153">
              <w:rPr>
                <w:color w:val="000000"/>
              </w:rPr>
              <w:t>9</w:t>
            </w:r>
          </w:p>
        </w:tc>
        <w:tc>
          <w:tcPr>
            <w:tcW w:w="1145" w:type="dxa"/>
            <w:noWrap/>
            <w:vAlign w:val="bottom"/>
            <w:hideMark/>
          </w:tcPr>
          <w:p w14:paraId="1989FE3E" w14:textId="2C59BF00" w:rsidR="00425153" w:rsidRPr="00425153" w:rsidRDefault="00425153" w:rsidP="00425153">
            <w:pPr>
              <w:spacing w:line="240" w:lineRule="auto"/>
              <w:ind w:firstLine="0"/>
              <w:rPr>
                <w:bCs/>
              </w:rPr>
            </w:pPr>
            <w:r w:rsidRPr="00425153">
              <w:rPr>
                <w:color w:val="000000"/>
              </w:rPr>
              <w:t>37.62351</w:t>
            </w:r>
          </w:p>
        </w:tc>
        <w:tc>
          <w:tcPr>
            <w:tcW w:w="1340" w:type="dxa"/>
            <w:noWrap/>
            <w:vAlign w:val="bottom"/>
            <w:hideMark/>
          </w:tcPr>
          <w:p w14:paraId="5DEB5B86" w14:textId="68EA3F6B" w:rsidR="00425153" w:rsidRPr="00425153" w:rsidRDefault="00425153" w:rsidP="00425153">
            <w:pPr>
              <w:spacing w:line="240" w:lineRule="auto"/>
              <w:ind w:firstLine="0"/>
              <w:rPr>
                <w:bCs/>
              </w:rPr>
            </w:pPr>
            <w:r w:rsidRPr="00425153">
              <w:rPr>
                <w:color w:val="000000"/>
              </w:rPr>
              <w:t>0.56466</w:t>
            </w:r>
          </w:p>
        </w:tc>
        <w:tc>
          <w:tcPr>
            <w:tcW w:w="1340" w:type="dxa"/>
            <w:vAlign w:val="bottom"/>
          </w:tcPr>
          <w:p w14:paraId="29231D11" w14:textId="12F38283"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431ED28B" w14:textId="69B6C3EA"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107FEF46" w14:textId="0531A336"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170AFC91" w14:textId="60AB0663" w:rsidR="00425153" w:rsidRPr="00425153" w:rsidRDefault="00425153" w:rsidP="00425153">
            <w:pPr>
              <w:spacing w:line="240" w:lineRule="auto"/>
              <w:ind w:firstLine="0"/>
              <w:rPr>
                <w:bCs/>
              </w:rPr>
            </w:pPr>
            <w:r w:rsidRPr="00425153">
              <w:rPr>
                <w:color w:val="000000"/>
              </w:rPr>
              <w:t>NA</w:t>
            </w:r>
          </w:p>
        </w:tc>
        <w:tc>
          <w:tcPr>
            <w:tcW w:w="2159" w:type="dxa"/>
            <w:vAlign w:val="bottom"/>
          </w:tcPr>
          <w:p w14:paraId="1B87F9A1" w14:textId="344BB51D"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4A805CBF" w14:textId="79072784" w:rsidR="00425153" w:rsidRPr="00425153" w:rsidRDefault="00425153" w:rsidP="00425153">
            <w:pPr>
              <w:spacing w:line="240" w:lineRule="auto"/>
              <w:ind w:firstLine="0"/>
              <w:rPr>
                <w:bCs/>
              </w:rPr>
            </w:pPr>
            <w:r w:rsidRPr="00425153">
              <w:rPr>
                <w:color w:val="000000"/>
              </w:rPr>
              <w:t>5</w:t>
            </w:r>
          </w:p>
        </w:tc>
        <w:tc>
          <w:tcPr>
            <w:tcW w:w="1582" w:type="dxa"/>
            <w:noWrap/>
            <w:vAlign w:val="bottom"/>
            <w:hideMark/>
          </w:tcPr>
          <w:p w14:paraId="3972DB43" w14:textId="3845779C" w:rsidR="00425153" w:rsidRPr="00425153" w:rsidRDefault="00425153" w:rsidP="00425153">
            <w:pPr>
              <w:spacing w:line="240" w:lineRule="auto"/>
              <w:ind w:firstLine="0"/>
              <w:rPr>
                <w:bCs/>
              </w:rPr>
            </w:pPr>
            <w:r w:rsidRPr="00425153">
              <w:rPr>
                <w:color w:val="000000"/>
              </w:rPr>
              <w:t>-4233.17</w:t>
            </w:r>
          </w:p>
        </w:tc>
        <w:tc>
          <w:tcPr>
            <w:tcW w:w="1417" w:type="dxa"/>
            <w:noWrap/>
            <w:vAlign w:val="bottom"/>
            <w:hideMark/>
          </w:tcPr>
          <w:p w14:paraId="065264F2" w14:textId="18705295" w:rsidR="00425153" w:rsidRPr="00425153" w:rsidRDefault="00425153" w:rsidP="00425153">
            <w:pPr>
              <w:spacing w:line="240" w:lineRule="auto"/>
              <w:ind w:firstLine="0"/>
              <w:rPr>
                <w:bCs/>
              </w:rPr>
            </w:pPr>
            <w:r w:rsidRPr="00425153">
              <w:rPr>
                <w:color w:val="000000"/>
              </w:rPr>
              <w:t>8476.4</w:t>
            </w:r>
          </w:p>
        </w:tc>
        <w:tc>
          <w:tcPr>
            <w:tcW w:w="1134" w:type="dxa"/>
            <w:gridSpan w:val="2"/>
            <w:noWrap/>
            <w:vAlign w:val="bottom"/>
            <w:hideMark/>
          </w:tcPr>
          <w:p w14:paraId="21F755F5" w14:textId="7808F1CB" w:rsidR="00425153" w:rsidRPr="00425153" w:rsidRDefault="00425153" w:rsidP="00425153">
            <w:pPr>
              <w:spacing w:line="240" w:lineRule="auto"/>
              <w:ind w:firstLine="0"/>
              <w:rPr>
                <w:bCs/>
              </w:rPr>
            </w:pPr>
            <w:r w:rsidRPr="00425153">
              <w:rPr>
                <w:color w:val="000000"/>
              </w:rPr>
              <w:t>0.725564</w:t>
            </w:r>
          </w:p>
        </w:tc>
        <w:tc>
          <w:tcPr>
            <w:tcW w:w="1134" w:type="dxa"/>
            <w:noWrap/>
            <w:vAlign w:val="bottom"/>
            <w:hideMark/>
          </w:tcPr>
          <w:p w14:paraId="28A95AC4" w14:textId="10925912" w:rsidR="00425153" w:rsidRPr="00425153" w:rsidRDefault="00425153" w:rsidP="00425153">
            <w:pPr>
              <w:spacing w:line="240" w:lineRule="auto"/>
              <w:ind w:firstLine="0"/>
              <w:rPr>
                <w:bCs/>
              </w:rPr>
            </w:pPr>
            <w:r w:rsidRPr="00425153">
              <w:rPr>
                <w:color w:val="000000"/>
              </w:rPr>
              <w:t>0.278243</w:t>
            </w:r>
          </w:p>
        </w:tc>
      </w:tr>
      <w:tr w:rsidR="00425153" w:rsidRPr="000F2CA5" w14:paraId="303EAC4C" w14:textId="77777777" w:rsidTr="00425153">
        <w:trPr>
          <w:trHeight w:val="300"/>
        </w:trPr>
        <w:tc>
          <w:tcPr>
            <w:tcW w:w="960" w:type="dxa"/>
            <w:noWrap/>
            <w:vAlign w:val="bottom"/>
            <w:hideMark/>
          </w:tcPr>
          <w:p w14:paraId="575C0124" w14:textId="2D5B0627" w:rsidR="00425153" w:rsidRPr="00425153" w:rsidRDefault="00425153" w:rsidP="00425153">
            <w:pPr>
              <w:spacing w:line="240" w:lineRule="auto"/>
              <w:ind w:firstLine="0"/>
              <w:rPr>
                <w:bCs/>
              </w:rPr>
            </w:pPr>
            <w:r w:rsidRPr="00425153">
              <w:rPr>
                <w:color w:val="000000"/>
              </w:rPr>
              <w:t>2</w:t>
            </w:r>
          </w:p>
        </w:tc>
        <w:tc>
          <w:tcPr>
            <w:tcW w:w="1145" w:type="dxa"/>
            <w:noWrap/>
            <w:vAlign w:val="bottom"/>
            <w:hideMark/>
          </w:tcPr>
          <w:p w14:paraId="7FA4B65D" w14:textId="0109DFD3" w:rsidR="00425153" w:rsidRPr="00425153" w:rsidRDefault="00425153" w:rsidP="00425153">
            <w:pPr>
              <w:spacing w:line="240" w:lineRule="auto"/>
              <w:ind w:firstLine="0"/>
              <w:rPr>
                <w:bCs/>
              </w:rPr>
            </w:pPr>
            <w:r w:rsidRPr="00425153">
              <w:rPr>
                <w:color w:val="000000"/>
              </w:rPr>
              <w:t>37.74302</w:t>
            </w:r>
          </w:p>
        </w:tc>
        <w:tc>
          <w:tcPr>
            <w:tcW w:w="1340" w:type="dxa"/>
            <w:noWrap/>
            <w:vAlign w:val="bottom"/>
            <w:hideMark/>
          </w:tcPr>
          <w:p w14:paraId="6CF50A63" w14:textId="0AB4B96A" w:rsidR="00425153" w:rsidRPr="00425153" w:rsidRDefault="00425153" w:rsidP="00425153">
            <w:pPr>
              <w:spacing w:line="240" w:lineRule="auto"/>
              <w:ind w:firstLine="0"/>
              <w:rPr>
                <w:bCs/>
              </w:rPr>
            </w:pPr>
            <w:r w:rsidRPr="00425153">
              <w:rPr>
                <w:color w:val="000000"/>
              </w:rPr>
              <w:t>0.563865</w:t>
            </w:r>
          </w:p>
        </w:tc>
        <w:tc>
          <w:tcPr>
            <w:tcW w:w="1340" w:type="dxa"/>
            <w:vAlign w:val="bottom"/>
          </w:tcPr>
          <w:p w14:paraId="0F9C7ADE" w14:textId="0DDC7AD8"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012256B7" w14:textId="593E4CD8"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1D656993" w14:textId="76069EEB"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568FDDA1" w14:textId="129AAE4F" w:rsidR="00425153" w:rsidRPr="00425153" w:rsidRDefault="00425153" w:rsidP="00425153">
            <w:pPr>
              <w:spacing w:line="240" w:lineRule="auto"/>
              <w:ind w:firstLine="0"/>
              <w:rPr>
                <w:bCs/>
              </w:rPr>
            </w:pPr>
            <w:r w:rsidRPr="00425153">
              <w:rPr>
                <w:color w:val="000000"/>
              </w:rPr>
              <w:t>NA</w:t>
            </w:r>
          </w:p>
        </w:tc>
        <w:tc>
          <w:tcPr>
            <w:tcW w:w="2159" w:type="dxa"/>
            <w:vAlign w:val="bottom"/>
          </w:tcPr>
          <w:p w14:paraId="68365BCA" w14:textId="38EEFE2C"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086C44EE" w14:textId="7C1F6075" w:rsidR="00425153" w:rsidRPr="00425153" w:rsidRDefault="00425153" w:rsidP="00425153">
            <w:pPr>
              <w:spacing w:line="240" w:lineRule="auto"/>
              <w:ind w:firstLine="0"/>
              <w:rPr>
                <w:bCs/>
              </w:rPr>
            </w:pPr>
            <w:r w:rsidRPr="00425153">
              <w:rPr>
                <w:color w:val="000000"/>
              </w:rPr>
              <w:t>4</w:t>
            </w:r>
          </w:p>
        </w:tc>
        <w:tc>
          <w:tcPr>
            <w:tcW w:w="1582" w:type="dxa"/>
            <w:noWrap/>
            <w:vAlign w:val="bottom"/>
            <w:hideMark/>
          </w:tcPr>
          <w:p w14:paraId="3C9D0B32" w14:textId="3BBDFBD4" w:rsidR="00425153" w:rsidRPr="00425153" w:rsidRDefault="00425153" w:rsidP="00425153">
            <w:pPr>
              <w:spacing w:line="240" w:lineRule="auto"/>
              <w:ind w:firstLine="0"/>
              <w:rPr>
                <w:bCs/>
              </w:rPr>
            </w:pPr>
            <w:r w:rsidRPr="00425153">
              <w:rPr>
                <w:color w:val="000000"/>
              </w:rPr>
              <w:t>-4234.87</w:t>
            </w:r>
          </w:p>
        </w:tc>
        <w:tc>
          <w:tcPr>
            <w:tcW w:w="1417" w:type="dxa"/>
            <w:noWrap/>
            <w:vAlign w:val="bottom"/>
            <w:hideMark/>
          </w:tcPr>
          <w:p w14:paraId="6FC3417F" w14:textId="09E87561" w:rsidR="00425153" w:rsidRPr="00425153" w:rsidRDefault="00425153" w:rsidP="00425153">
            <w:pPr>
              <w:spacing w:line="240" w:lineRule="auto"/>
              <w:ind w:firstLine="0"/>
              <w:rPr>
                <w:bCs/>
              </w:rPr>
            </w:pPr>
            <w:r w:rsidRPr="00425153">
              <w:rPr>
                <w:color w:val="000000"/>
              </w:rPr>
              <w:t>8477.774</w:t>
            </w:r>
          </w:p>
        </w:tc>
        <w:tc>
          <w:tcPr>
            <w:tcW w:w="1134" w:type="dxa"/>
            <w:gridSpan w:val="2"/>
            <w:noWrap/>
            <w:vAlign w:val="bottom"/>
            <w:hideMark/>
          </w:tcPr>
          <w:p w14:paraId="30B49827" w14:textId="318C0A9E" w:rsidR="00425153" w:rsidRPr="00425153" w:rsidRDefault="00425153" w:rsidP="00425153">
            <w:pPr>
              <w:spacing w:line="240" w:lineRule="auto"/>
              <w:ind w:firstLine="0"/>
              <w:rPr>
                <w:bCs/>
              </w:rPr>
            </w:pPr>
            <w:r w:rsidRPr="00425153">
              <w:rPr>
                <w:color w:val="000000"/>
              </w:rPr>
              <w:t>2.099238</w:t>
            </w:r>
          </w:p>
        </w:tc>
        <w:tc>
          <w:tcPr>
            <w:tcW w:w="1134" w:type="dxa"/>
            <w:noWrap/>
            <w:vAlign w:val="bottom"/>
            <w:hideMark/>
          </w:tcPr>
          <w:p w14:paraId="1B3DE31E" w14:textId="247E520A" w:rsidR="00425153" w:rsidRPr="00425153" w:rsidRDefault="00425153" w:rsidP="00425153">
            <w:pPr>
              <w:spacing w:line="240" w:lineRule="auto"/>
              <w:ind w:firstLine="0"/>
              <w:rPr>
                <w:bCs/>
              </w:rPr>
            </w:pPr>
            <w:r w:rsidRPr="00425153">
              <w:rPr>
                <w:color w:val="000000"/>
              </w:rPr>
              <w:t>0.140002</w:t>
            </w:r>
          </w:p>
        </w:tc>
      </w:tr>
      <w:tr w:rsidR="00425153" w:rsidRPr="000F2CA5" w14:paraId="73C65A59" w14:textId="77777777" w:rsidTr="00425153">
        <w:trPr>
          <w:trHeight w:val="300"/>
        </w:trPr>
        <w:tc>
          <w:tcPr>
            <w:tcW w:w="960" w:type="dxa"/>
            <w:noWrap/>
            <w:vAlign w:val="bottom"/>
            <w:hideMark/>
          </w:tcPr>
          <w:p w14:paraId="6F64B480" w14:textId="2671FF95" w:rsidR="00425153" w:rsidRPr="00425153" w:rsidRDefault="00425153" w:rsidP="00425153">
            <w:pPr>
              <w:spacing w:line="240" w:lineRule="auto"/>
              <w:ind w:firstLine="0"/>
              <w:rPr>
                <w:bCs/>
              </w:rPr>
            </w:pPr>
            <w:r w:rsidRPr="00425153">
              <w:rPr>
                <w:color w:val="000000"/>
              </w:rPr>
              <w:t>1</w:t>
            </w:r>
          </w:p>
        </w:tc>
        <w:tc>
          <w:tcPr>
            <w:tcW w:w="1145" w:type="dxa"/>
            <w:noWrap/>
            <w:vAlign w:val="bottom"/>
            <w:hideMark/>
          </w:tcPr>
          <w:p w14:paraId="056D8AFD" w14:textId="45EAB41E" w:rsidR="00425153" w:rsidRPr="00425153" w:rsidRDefault="00425153" w:rsidP="00425153">
            <w:pPr>
              <w:spacing w:line="240" w:lineRule="auto"/>
              <w:ind w:firstLine="0"/>
              <w:rPr>
                <w:bCs/>
              </w:rPr>
            </w:pPr>
            <w:r w:rsidRPr="00425153">
              <w:rPr>
                <w:color w:val="000000"/>
              </w:rPr>
              <w:t>26.95177</w:t>
            </w:r>
          </w:p>
        </w:tc>
        <w:tc>
          <w:tcPr>
            <w:tcW w:w="1340" w:type="dxa"/>
            <w:noWrap/>
            <w:vAlign w:val="bottom"/>
            <w:hideMark/>
          </w:tcPr>
          <w:p w14:paraId="5679C262" w14:textId="78DD10EB" w:rsidR="00425153" w:rsidRPr="00425153" w:rsidRDefault="00425153" w:rsidP="00425153">
            <w:pPr>
              <w:spacing w:line="240" w:lineRule="auto"/>
              <w:ind w:firstLine="0"/>
              <w:rPr>
                <w:bCs/>
              </w:rPr>
            </w:pPr>
            <w:r w:rsidRPr="00425153">
              <w:rPr>
                <w:color w:val="000000"/>
              </w:rPr>
              <w:t>0.571678</w:t>
            </w:r>
          </w:p>
        </w:tc>
        <w:tc>
          <w:tcPr>
            <w:tcW w:w="1340" w:type="dxa"/>
            <w:vAlign w:val="bottom"/>
          </w:tcPr>
          <w:p w14:paraId="18230577" w14:textId="2E88A045" w:rsidR="00425153" w:rsidRPr="00425153" w:rsidRDefault="00425153" w:rsidP="00425153">
            <w:pPr>
              <w:spacing w:line="240" w:lineRule="auto"/>
              <w:ind w:firstLine="0"/>
              <w:rPr>
                <w:color w:val="000000"/>
              </w:rPr>
            </w:pPr>
            <w:r w:rsidRPr="00425153">
              <w:rPr>
                <w:color w:val="000000"/>
              </w:rPr>
              <w:t>0.383783</w:t>
            </w:r>
          </w:p>
        </w:tc>
        <w:tc>
          <w:tcPr>
            <w:tcW w:w="1329" w:type="dxa"/>
            <w:noWrap/>
            <w:vAlign w:val="bottom"/>
          </w:tcPr>
          <w:p w14:paraId="1295743C" w14:textId="2AD40972"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0A98D8A6" w14:textId="47EC9AA8"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24BC0A49" w14:textId="29FD2D50" w:rsidR="00425153" w:rsidRPr="00425153" w:rsidRDefault="00425153" w:rsidP="00425153">
            <w:pPr>
              <w:spacing w:line="240" w:lineRule="auto"/>
              <w:ind w:firstLine="0"/>
              <w:rPr>
                <w:bCs/>
              </w:rPr>
            </w:pPr>
            <w:r w:rsidRPr="00425153">
              <w:rPr>
                <w:color w:val="000000"/>
              </w:rPr>
              <w:t>NA</w:t>
            </w:r>
          </w:p>
        </w:tc>
        <w:tc>
          <w:tcPr>
            <w:tcW w:w="2159" w:type="dxa"/>
            <w:vAlign w:val="bottom"/>
          </w:tcPr>
          <w:p w14:paraId="5CE34BEA" w14:textId="17342B84"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16E42F18" w14:textId="1B30E4FF" w:rsidR="00425153" w:rsidRPr="00425153" w:rsidRDefault="00425153" w:rsidP="00425153">
            <w:pPr>
              <w:spacing w:line="240" w:lineRule="auto"/>
              <w:ind w:firstLine="0"/>
              <w:rPr>
                <w:bCs/>
              </w:rPr>
            </w:pPr>
            <w:r w:rsidRPr="00425153">
              <w:rPr>
                <w:color w:val="000000"/>
              </w:rPr>
              <w:t>5</w:t>
            </w:r>
          </w:p>
        </w:tc>
        <w:tc>
          <w:tcPr>
            <w:tcW w:w="1582" w:type="dxa"/>
            <w:noWrap/>
            <w:vAlign w:val="bottom"/>
            <w:hideMark/>
          </w:tcPr>
          <w:p w14:paraId="4AEF7273" w14:textId="18343985" w:rsidR="00425153" w:rsidRPr="00425153" w:rsidRDefault="00425153" w:rsidP="00425153">
            <w:pPr>
              <w:spacing w:line="240" w:lineRule="auto"/>
              <w:ind w:firstLine="0"/>
              <w:rPr>
                <w:bCs/>
              </w:rPr>
            </w:pPr>
            <w:r w:rsidRPr="00425153">
              <w:rPr>
                <w:color w:val="000000"/>
              </w:rPr>
              <w:t>-4233.93</w:t>
            </w:r>
          </w:p>
        </w:tc>
        <w:tc>
          <w:tcPr>
            <w:tcW w:w="1417" w:type="dxa"/>
            <w:noWrap/>
            <w:vAlign w:val="bottom"/>
            <w:hideMark/>
          </w:tcPr>
          <w:p w14:paraId="5F069199" w14:textId="68290B91" w:rsidR="00425153" w:rsidRPr="00425153" w:rsidRDefault="00425153" w:rsidP="00425153">
            <w:pPr>
              <w:spacing w:line="240" w:lineRule="auto"/>
              <w:ind w:firstLine="0"/>
              <w:rPr>
                <w:bCs/>
              </w:rPr>
            </w:pPr>
            <w:r w:rsidRPr="00425153">
              <w:rPr>
                <w:color w:val="000000"/>
              </w:rPr>
              <w:t>8477.925</w:t>
            </w:r>
          </w:p>
        </w:tc>
        <w:tc>
          <w:tcPr>
            <w:tcW w:w="1134" w:type="dxa"/>
            <w:gridSpan w:val="2"/>
            <w:noWrap/>
            <w:vAlign w:val="bottom"/>
            <w:hideMark/>
          </w:tcPr>
          <w:p w14:paraId="1A0C8309" w14:textId="64657096" w:rsidR="00425153" w:rsidRPr="00425153" w:rsidRDefault="00425153" w:rsidP="00425153">
            <w:pPr>
              <w:spacing w:line="240" w:lineRule="auto"/>
              <w:ind w:firstLine="0"/>
              <w:rPr>
                <w:bCs/>
              </w:rPr>
            </w:pPr>
            <w:r w:rsidRPr="00425153">
              <w:rPr>
                <w:color w:val="000000"/>
              </w:rPr>
              <w:t>2.250815</w:t>
            </w:r>
          </w:p>
        </w:tc>
        <w:tc>
          <w:tcPr>
            <w:tcW w:w="1134" w:type="dxa"/>
            <w:noWrap/>
            <w:vAlign w:val="bottom"/>
            <w:hideMark/>
          </w:tcPr>
          <w:p w14:paraId="6D0BABAF" w14:textId="00931653" w:rsidR="00425153" w:rsidRPr="00425153" w:rsidRDefault="00425153" w:rsidP="00425153">
            <w:pPr>
              <w:spacing w:line="240" w:lineRule="auto"/>
              <w:ind w:firstLine="0"/>
              <w:rPr>
                <w:bCs/>
              </w:rPr>
            </w:pPr>
            <w:r w:rsidRPr="00425153">
              <w:rPr>
                <w:color w:val="000000"/>
              </w:rPr>
              <w:t>0.129784</w:t>
            </w:r>
          </w:p>
        </w:tc>
      </w:tr>
      <w:tr w:rsidR="00425153" w:rsidRPr="000F2CA5" w14:paraId="07DDAA1B" w14:textId="77777777" w:rsidTr="00425153">
        <w:trPr>
          <w:trHeight w:val="300"/>
        </w:trPr>
        <w:tc>
          <w:tcPr>
            <w:tcW w:w="960" w:type="dxa"/>
            <w:noWrap/>
            <w:vAlign w:val="bottom"/>
            <w:hideMark/>
          </w:tcPr>
          <w:p w14:paraId="1B84F940" w14:textId="24A2DE9C" w:rsidR="00425153" w:rsidRPr="00425153" w:rsidRDefault="00425153" w:rsidP="00425153">
            <w:pPr>
              <w:spacing w:line="240" w:lineRule="auto"/>
              <w:ind w:firstLine="0"/>
              <w:rPr>
                <w:bCs/>
              </w:rPr>
            </w:pPr>
            <w:r w:rsidRPr="00425153">
              <w:rPr>
                <w:color w:val="000000"/>
              </w:rPr>
              <w:t>4</w:t>
            </w:r>
          </w:p>
        </w:tc>
        <w:tc>
          <w:tcPr>
            <w:tcW w:w="1145" w:type="dxa"/>
            <w:noWrap/>
            <w:vAlign w:val="bottom"/>
            <w:hideMark/>
          </w:tcPr>
          <w:p w14:paraId="575ADBE6" w14:textId="790401D8" w:rsidR="00425153" w:rsidRPr="00425153" w:rsidRDefault="00425153" w:rsidP="00425153">
            <w:pPr>
              <w:spacing w:line="240" w:lineRule="auto"/>
              <w:ind w:firstLine="0"/>
              <w:rPr>
                <w:bCs/>
              </w:rPr>
            </w:pPr>
            <w:r w:rsidRPr="00425153">
              <w:rPr>
                <w:color w:val="000000"/>
              </w:rPr>
              <w:t>29.10262</w:t>
            </w:r>
          </w:p>
        </w:tc>
        <w:tc>
          <w:tcPr>
            <w:tcW w:w="1340" w:type="dxa"/>
            <w:noWrap/>
            <w:vAlign w:val="bottom"/>
            <w:hideMark/>
          </w:tcPr>
          <w:p w14:paraId="53B2E39D" w14:textId="6DDADE50" w:rsidR="00425153" w:rsidRPr="00425153" w:rsidRDefault="00425153" w:rsidP="00425153">
            <w:pPr>
              <w:spacing w:line="240" w:lineRule="auto"/>
              <w:ind w:firstLine="0"/>
              <w:rPr>
                <w:bCs/>
              </w:rPr>
            </w:pPr>
            <w:r w:rsidRPr="00425153">
              <w:rPr>
                <w:color w:val="000000"/>
              </w:rPr>
              <w:t>0.559778</w:t>
            </w:r>
          </w:p>
        </w:tc>
        <w:tc>
          <w:tcPr>
            <w:tcW w:w="1340" w:type="dxa"/>
            <w:vAlign w:val="bottom"/>
          </w:tcPr>
          <w:p w14:paraId="10D2EECE" w14:textId="2220D1E6" w:rsidR="00425153" w:rsidRPr="00425153" w:rsidRDefault="00425153" w:rsidP="00425153">
            <w:pPr>
              <w:spacing w:line="240" w:lineRule="auto"/>
              <w:ind w:firstLine="0"/>
              <w:rPr>
                <w:color w:val="000000"/>
              </w:rPr>
            </w:pPr>
            <w:r w:rsidRPr="00425153">
              <w:rPr>
                <w:color w:val="000000"/>
              </w:rPr>
              <w:t>0.317895</w:t>
            </w:r>
          </w:p>
        </w:tc>
        <w:tc>
          <w:tcPr>
            <w:tcW w:w="1329" w:type="dxa"/>
            <w:noWrap/>
            <w:vAlign w:val="bottom"/>
          </w:tcPr>
          <w:p w14:paraId="0720167A" w14:textId="70B7E72C" w:rsidR="00425153" w:rsidRPr="00425153" w:rsidRDefault="00425153" w:rsidP="00425153">
            <w:pPr>
              <w:spacing w:line="240" w:lineRule="auto"/>
              <w:ind w:firstLine="0"/>
              <w:rPr>
                <w:bCs/>
              </w:rPr>
            </w:pPr>
            <w:r w:rsidRPr="00425153">
              <w:rPr>
                <w:color w:val="000000"/>
              </w:rPr>
              <w:t>-0.16156</w:t>
            </w:r>
          </w:p>
        </w:tc>
        <w:tc>
          <w:tcPr>
            <w:tcW w:w="1053" w:type="dxa"/>
            <w:noWrap/>
            <w:vAlign w:val="bottom"/>
          </w:tcPr>
          <w:p w14:paraId="750AFE4A" w14:textId="76811353"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41CA5106" w14:textId="3CF83426" w:rsidR="00425153" w:rsidRPr="00425153" w:rsidRDefault="00425153" w:rsidP="00425153">
            <w:pPr>
              <w:spacing w:line="240" w:lineRule="auto"/>
              <w:ind w:firstLine="0"/>
              <w:rPr>
                <w:bCs/>
              </w:rPr>
            </w:pPr>
            <w:r w:rsidRPr="00425153">
              <w:rPr>
                <w:color w:val="000000"/>
              </w:rPr>
              <w:t>NA</w:t>
            </w:r>
          </w:p>
        </w:tc>
        <w:tc>
          <w:tcPr>
            <w:tcW w:w="2159" w:type="dxa"/>
            <w:vAlign w:val="bottom"/>
          </w:tcPr>
          <w:p w14:paraId="09931BA4" w14:textId="1A308578"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6B98087D" w14:textId="2463B714" w:rsidR="00425153" w:rsidRPr="00425153" w:rsidRDefault="00425153" w:rsidP="00425153">
            <w:pPr>
              <w:spacing w:line="240" w:lineRule="auto"/>
              <w:ind w:firstLine="0"/>
              <w:rPr>
                <w:bCs/>
              </w:rPr>
            </w:pPr>
            <w:r w:rsidRPr="00425153">
              <w:rPr>
                <w:color w:val="000000"/>
              </w:rPr>
              <w:t>6</w:t>
            </w:r>
          </w:p>
        </w:tc>
        <w:tc>
          <w:tcPr>
            <w:tcW w:w="1582" w:type="dxa"/>
            <w:noWrap/>
            <w:vAlign w:val="bottom"/>
            <w:hideMark/>
          </w:tcPr>
          <w:p w14:paraId="428AA02A" w14:textId="008BA2B9" w:rsidR="00425153" w:rsidRPr="00425153" w:rsidRDefault="00425153" w:rsidP="00425153">
            <w:pPr>
              <w:spacing w:line="240" w:lineRule="auto"/>
              <w:ind w:firstLine="0"/>
              <w:rPr>
                <w:bCs/>
              </w:rPr>
            </w:pPr>
            <w:r w:rsidRPr="00425153">
              <w:rPr>
                <w:color w:val="000000"/>
              </w:rPr>
              <w:t>-4234.07</w:t>
            </w:r>
          </w:p>
        </w:tc>
        <w:tc>
          <w:tcPr>
            <w:tcW w:w="1417" w:type="dxa"/>
            <w:noWrap/>
            <w:vAlign w:val="bottom"/>
            <w:hideMark/>
          </w:tcPr>
          <w:p w14:paraId="5B2F55BB" w14:textId="58C77404" w:rsidR="00425153" w:rsidRPr="00425153" w:rsidRDefault="00425153" w:rsidP="00425153">
            <w:pPr>
              <w:spacing w:line="240" w:lineRule="auto"/>
              <w:ind w:firstLine="0"/>
              <w:rPr>
                <w:bCs/>
              </w:rPr>
            </w:pPr>
            <w:r w:rsidRPr="00425153">
              <w:rPr>
                <w:color w:val="000000"/>
              </w:rPr>
              <w:t>8480.23</w:t>
            </w:r>
          </w:p>
        </w:tc>
        <w:tc>
          <w:tcPr>
            <w:tcW w:w="1134" w:type="dxa"/>
            <w:gridSpan w:val="2"/>
            <w:noWrap/>
            <w:vAlign w:val="bottom"/>
            <w:hideMark/>
          </w:tcPr>
          <w:p w14:paraId="41F8C50B" w14:textId="724EB727" w:rsidR="00425153" w:rsidRPr="00425153" w:rsidRDefault="00425153" w:rsidP="00425153">
            <w:pPr>
              <w:spacing w:line="240" w:lineRule="auto"/>
              <w:ind w:firstLine="0"/>
              <w:rPr>
                <w:bCs/>
              </w:rPr>
            </w:pPr>
            <w:r w:rsidRPr="00425153">
              <w:rPr>
                <w:color w:val="000000"/>
              </w:rPr>
              <w:t>4.555455</w:t>
            </w:r>
          </w:p>
        </w:tc>
        <w:tc>
          <w:tcPr>
            <w:tcW w:w="1134" w:type="dxa"/>
            <w:noWrap/>
            <w:vAlign w:val="bottom"/>
            <w:hideMark/>
          </w:tcPr>
          <w:p w14:paraId="7FAC163A" w14:textId="233CB1A4" w:rsidR="00425153" w:rsidRPr="00425153" w:rsidRDefault="00425153" w:rsidP="00425153">
            <w:pPr>
              <w:spacing w:line="240" w:lineRule="auto"/>
              <w:ind w:firstLine="0"/>
              <w:rPr>
                <w:bCs/>
              </w:rPr>
            </w:pPr>
            <w:r w:rsidRPr="00425153">
              <w:rPr>
                <w:color w:val="000000"/>
              </w:rPr>
              <w:t>0.040999</w:t>
            </w:r>
          </w:p>
        </w:tc>
      </w:tr>
      <w:tr w:rsidR="00425153" w:rsidRPr="000F2CA5" w14:paraId="15C30D05" w14:textId="77777777" w:rsidTr="00425153">
        <w:trPr>
          <w:trHeight w:val="300"/>
        </w:trPr>
        <w:tc>
          <w:tcPr>
            <w:tcW w:w="960" w:type="dxa"/>
            <w:noWrap/>
            <w:vAlign w:val="bottom"/>
            <w:hideMark/>
          </w:tcPr>
          <w:p w14:paraId="5DD38B2C" w14:textId="09664407" w:rsidR="00425153" w:rsidRPr="00425153" w:rsidRDefault="00425153" w:rsidP="00425153">
            <w:pPr>
              <w:spacing w:line="240" w:lineRule="auto"/>
              <w:ind w:firstLine="0"/>
              <w:rPr>
                <w:bCs/>
              </w:rPr>
            </w:pPr>
            <w:r w:rsidRPr="00425153">
              <w:rPr>
                <w:color w:val="000000"/>
              </w:rPr>
              <w:t>6</w:t>
            </w:r>
          </w:p>
        </w:tc>
        <w:tc>
          <w:tcPr>
            <w:tcW w:w="1145" w:type="dxa"/>
            <w:noWrap/>
            <w:vAlign w:val="bottom"/>
            <w:hideMark/>
          </w:tcPr>
          <w:p w14:paraId="178F0E20" w14:textId="177610B5" w:rsidR="00425153" w:rsidRPr="00425153" w:rsidRDefault="00425153" w:rsidP="00425153">
            <w:pPr>
              <w:spacing w:line="240" w:lineRule="auto"/>
              <w:ind w:firstLine="0"/>
              <w:rPr>
                <w:bCs/>
              </w:rPr>
            </w:pPr>
            <w:r w:rsidRPr="00425153">
              <w:rPr>
                <w:color w:val="000000"/>
              </w:rPr>
              <w:t>27.6654</w:t>
            </w:r>
          </w:p>
        </w:tc>
        <w:tc>
          <w:tcPr>
            <w:tcW w:w="1340" w:type="dxa"/>
            <w:noWrap/>
            <w:vAlign w:val="bottom"/>
            <w:hideMark/>
          </w:tcPr>
          <w:p w14:paraId="661D8DC1" w14:textId="6775FF33" w:rsidR="00425153" w:rsidRPr="00425153" w:rsidRDefault="00425153" w:rsidP="00425153">
            <w:pPr>
              <w:spacing w:line="240" w:lineRule="auto"/>
              <w:ind w:firstLine="0"/>
              <w:rPr>
                <w:bCs/>
              </w:rPr>
            </w:pPr>
            <w:r w:rsidRPr="00425153">
              <w:rPr>
                <w:color w:val="000000"/>
              </w:rPr>
              <w:t>0.571977</w:t>
            </w:r>
          </w:p>
        </w:tc>
        <w:tc>
          <w:tcPr>
            <w:tcW w:w="1340" w:type="dxa"/>
            <w:vAlign w:val="bottom"/>
          </w:tcPr>
          <w:p w14:paraId="16D424CB" w14:textId="1784B52D" w:rsidR="00425153" w:rsidRPr="00425153" w:rsidRDefault="00425153" w:rsidP="00425153">
            <w:pPr>
              <w:spacing w:line="240" w:lineRule="auto"/>
              <w:ind w:firstLine="0"/>
              <w:rPr>
                <w:color w:val="000000"/>
              </w:rPr>
            </w:pPr>
            <w:r w:rsidRPr="00425153">
              <w:rPr>
                <w:color w:val="000000"/>
              </w:rPr>
              <w:t>0.361433</w:t>
            </w:r>
          </w:p>
        </w:tc>
        <w:tc>
          <w:tcPr>
            <w:tcW w:w="1329" w:type="dxa"/>
            <w:noWrap/>
            <w:vAlign w:val="bottom"/>
          </w:tcPr>
          <w:p w14:paraId="63944700" w14:textId="4FC73AF8" w:rsidR="00425153" w:rsidRPr="00425153" w:rsidRDefault="00425153" w:rsidP="00425153">
            <w:pPr>
              <w:spacing w:line="240" w:lineRule="auto"/>
              <w:ind w:firstLine="0"/>
              <w:rPr>
                <w:bCs/>
              </w:rPr>
            </w:pPr>
            <w:r w:rsidRPr="00425153">
              <w:rPr>
                <w:color w:val="000000"/>
              </w:rPr>
              <w:t>0.269839</w:t>
            </w:r>
          </w:p>
        </w:tc>
        <w:tc>
          <w:tcPr>
            <w:tcW w:w="1053" w:type="dxa"/>
            <w:noWrap/>
            <w:vAlign w:val="bottom"/>
          </w:tcPr>
          <w:p w14:paraId="4A74C13D" w14:textId="6B1180B5"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7C260CC2" w14:textId="6463A7F6" w:rsidR="00425153" w:rsidRPr="00425153" w:rsidRDefault="00425153" w:rsidP="00425153">
            <w:pPr>
              <w:spacing w:line="240" w:lineRule="auto"/>
              <w:ind w:firstLine="0"/>
              <w:rPr>
                <w:bCs/>
              </w:rPr>
            </w:pPr>
            <w:r w:rsidRPr="00425153">
              <w:rPr>
                <w:color w:val="000000"/>
              </w:rPr>
              <w:t>-0.01622</w:t>
            </w:r>
          </w:p>
        </w:tc>
        <w:tc>
          <w:tcPr>
            <w:tcW w:w="2159" w:type="dxa"/>
            <w:vAlign w:val="bottom"/>
          </w:tcPr>
          <w:p w14:paraId="5AC4793E" w14:textId="5C94E8E1" w:rsidR="00425153" w:rsidRPr="00425153" w:rsidRDefault="00425153" w:rsidP="00425153">
            <w:pPr>
              <w:spacing w:line="240" w:lineRule="auto"/>
              <w:ind w:firstLine="0"/>
              <w:rPr>
                <w:bCs/>
              </w:rPr>
            </w:pPr>
            <w:r w:rsidRPr="00425153">
              <w:rPr>
                <w:color w:val="000000"/>
              </w:rPr>
              <w:t>+</w:t>
            </w:r>
          </w:p>
        </w:tc>
        <w:tc>
          <w:tcPr>
            <w:tcW w:w="403" w:type="dxa"/>
            <w:noWrap/>
            <w:vAlign w:val="bottom"/>
            <w:hideMark/>
          </w:tcPr>
          <w:p w14:paraId="3E6C28A6" w14:textId="1EB71E11" w:rsidR="00425153" w:rsidRPr="00425153" w:rsidRDefault="00425153" w:rsidP="00425153">
            <w:pPr>
              <w:spacing w:line="240" w:lineRule="auto"/>
              <w:ind w:firstLine="0"/>
              <w:rPr>
                <w:bCs/>
              </w:rPr>
            </w:pPr>
            <w:r w:rsidRPr="00425153">
              <w:rPr>
                <w:color w:val="000000"/>
              </w:rPr>
              <w:t>9</w:t>
            </w:r>
          </w:p>
        </w:tc>
        <w:tc>
          <w:tcPr>
            <w:tcW w:w="1582" w:type="dxa"/>
            <w:noWrap/>
            <w:vAlign w:val="bottom"/>
            <w:hideMark/>
          </w:tcPr>
          <w:p w14:paraId="56603C13" w14:textId="66494E91" w:rsidR="00425153" w:rsidRPr="00425153" w:rsidRDefault="00425153" w:rsidP="00425153">
            <w:pPr>
              <w:spacing w:line="240" w:lineRule="auto"/>
              <w:ind w:firstLine="0"/>
              <w:rPr>
                <w:bCs/>
              </w:rPr>
            </w:pPr>
            <w:r w:rsidRPr="00425153">
              <w:rPr>
                <w:color w:val="000000"/>
              </w:rPr>
              <w:t>-4232.97</w:t>
            </w:r>
          </w:p>
        </w:tc>
        <w:tc>
          <w:tcPr>
            <w:tcW w:w="1417" w:type="dxa"/>
            <w:noWrap/>
            <w:vAlign w:val="bottom"/>
            <w:hideMark/>
          </w:tcPr>
          <w:p w14:paraId="44ED8197" w14:textId="3D2229B5" w:rsidR="00425153" w:rsidRPr="00425153" w:rsidRDefault="00425153" w:rsidP="00425153">
            <w:pPr>
              <w:spacing w:line="240" w:lineRule="auto"/>
              <w:ind w:firstLine="0"/>
              <w:rPr>
                <w:bCs/>
              </w:rPr>
            </w:pPr>
            <w:r w:rsidRPr="00425153">
              <w:rPr>
                <w:color w:val="000000"/>
              </w:rPr>
              <w:t>8484.112</w:t>
            </w:r>
          </w:p>
        </w:tc>
        <w:tc>
          <w:tcPr>
            <w:tcW w:w="1134" w:type="dxa"/>
            <w:gridSpan w:val="2"/>
            <w:noWrap/>
            <w:vAlign w:val="bottom"/>
            <w:hideMark/>
          </w:tcPr>
          <w:p w14:paraId="66914BC7" w14:textId="33F8DE72" w:rsidR="00425153" w:rsidRPr="00425153" w:rsidRDefault="00425153" w:rsidP="00425153">
            <w:pPr>
              <w:spacing w:line="240" w:lineRule="auto"/>
              <w:ind w:firstLine="0"/>
              <w:rPr>
                <w:bCs/>
              </w:rPr>
            </w:pPr>
            <w:r w:rsidRPr="00425153">
              <w:rPr>
                <w:color w:val="000000"/>
              </w:rPr>
              <w:t>8.437704</w:t>
            </w:r>
          </w:p>
        </w:tc>
        <w:tc>
          <w:tcPr>
            <w:tcW w:w="1134" w:type="dxa"/>
            <w:noWrap/>
            <w:vAlign w:val="bottom"/>
            <w:hideMark/>
          </w:tcPr>
          <w:p w14:paraId="6F150DE5" w14:textId="13E1E319" w:rsidR="00425153" w:rsidRPr="00425153" w:rsidRDefault="00425153" w:rsidP="00425153">
            <w:pPr>
              <w:spacing w:line="240" w:lineRule="auto"/>
              <w:ind w:firstLine="0"/>
              <w:rPr>
                <w:bCs/>
              </w:rPr>
            </w:pPr>
            <w:r w:rsidRPr="00425153">
              <w:rPr>
                <w:color w:val="000000"/>
              </w:rPr>
              <w:t>0.005885</w:t>
            </w:r>
          </w:p>
        </w:tc>
      </w:tr>
      <w:tr w:rsidR="00425153" w:rsidRPr="000F2CA5" w14:paraId="7857FD96" w14:textId="77777777" w:rsidTr="00425153">
        <w:trPr>
          <w:trHeight w:val="300"/>
        </w:trPr>
        <w:tc>
          <w:tcPr>
            <w:tcW w:w="960" w:type="dxa"/>
            <w:noWrap/>
            <w:vAlign w:val="bottom"/>
            <w:hideMark/>
          </w:tcPr>
          <w:p w14:paraId="76D731FC" w14:textId="1F27E28E" w:rsidR="00425153" w:rsidRPr="00425153" w:rsidRDefault="00425153" w:rsidP="00425153">
            <w:pPr>
              <w:spacing w:line="240" w:lineRule="auto"/>
              <w:ind w:firstLine="0"/>
              <w:rPr>
                <w:bCs/>
              </w:rPr>
            </w:pPr>
            <w:r w:rsidRPr="00425153">
              <w:rPr>
                <w:color w:val="000000"/>
              </w:rPr>
              <w:t>5</w:t>
            </w:r>
          </w:p>
        </w:tc>
        <w:tc>
          <w:tcPr>
            <w:tcW w:w="1145" w:type="dxa"/>
            <w:noWrap/>
            <w:vAlign w:val="bottom"/>
            <w:hideMark/>
          </w:tcPr>
          <w:p w14:paraId="38A58117" w14:textId="096086A4" w:rsidR="00425153" w:rsidRPr="00425153" w:rsidRDefault="00425153" w:rsidP="00425153">
            <w:pPr>
              <w:spacing w:line="240" w:lineRule="auto"/>
              <w:ind w:firstLine="0"/>
              <w:rPr>
                <w:bCs/>
              </w:rPr>
            </w:pPr>
            <w:r w:rsidRPr="00425153">
              <w:rPr>
                <w:color w:val="000000"/>
              </w:rPr>
              <w:t>26.77696</w:t>
            </w:r>
          </w:p>
        </w:tc>
        <w:tc>
          <w:tcPr>
            <w:tcW w:w="1340" w:type="dxa"/>
            <w:noWrap/>
            <w:vAlign w:val="bottom"/>
            <w:hideMark/>
          </w:tcPr>
          <w:p w14:paraId="4056229A" w14:textId="1ACC60E6" w:rsidR="00425153" w:rsidRPr="00425153" w:rsidRDefault="00425153" w:rsidP="00425153">
            <w:pPr>
              <w:spacing w:line="240" w:lineRule="auto"/>
              <w:ind w:firstLine="0"/>
              <w:rPr>
                <w:bCs/>
              </w:rPr>
            </w:pPr>
            <w:r w:rsidRPr="00425153">
              <w:rPr>
                <w:color w:val="000000"/>
              </w:rPr>
              <w:t>0.562518</w:t>
            </w:r>
          </w:p>
        </w:tc>
        <w:tc>
          <w:tcPr>
            <w:tcW w:w="1340" w:type="dxa"/>
            <w:vAlign w:val="bottom"/>
          </w:tcPr>
          <w:p w14:paraId="437A4037" w14:textId="08B645E9" w:rsidR="00425153" w:rsidRPr="00425153" w:rsidRDefault="00425153" w:rsidP="00425153">
            <w:pPr>
              <w:spacing w:line="240" w:lineRule="auto"/>
              <w:ind w:firstLine="0"/>
              <w:rPr>
                <w:color w:val="000000"/>
              </w:rPr>
            </w:pPr>
            <w:r w:rsidRPr="00425153">
              <w:rPr>
                <w:color w:val="000000"/>
              </w:rPr>
              <w:t>0.394042</w:t>
            </w:r>
          </w:p>
        </w:tc>
        <w:tc>
          <w:tcPr>
            <w:tcW w:w="1329" w:type="dxa"/>
            <w:noWrap/>
            <w:vAlign w:val="bottom"/>
          </w:tcPr>
          <w:p w14:paraId="43FE68C1" w14:textId="6F6C0F1B" w:rsidR="00425153" w:rsidRPr="00425153" w:rsidRDefault="00425153" w:rsidP="00425153">
            <w:pPr>
              <w:spacing w:line="240" w:lineRule="auto"/>
              <w:ind w:firstLine="0"/>
              <w:rPr>
                <w:bCs/>
              </w:rPr>
            </w:pPr>
            <w:r w:rsidRPr="00425153">
              <w:rPr>
                <w:color w:val="000000"/>
              </w:rPr>
              <w:t>0.183041</w:t>
            </w:r>
          </w:p>
        </w:tc>
        <w:tc>
          <w:tcPr>
            <w:tcW w:w="1053" w:type="dxa"/>
            <w:noWrap/>
            <w:vAlign w:val="bottom"/>
          </w:tcPr>
          <w:p w14:paraId="120587BD" w14:textId="67D5572B"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7935060B" w14:textId="41CACE56" w:rsidR="00425153" w:rsidRPr="00425153" w:rsidRDefault="00425153" w:rsidP="00425153">
            <w:pPr>
              <w:spacing w:line="240" w:lineRule="auto"/>
              <w:ind w:firstLine="0"/>
              <w:rPr>
                <w:bCs/>
              </w:rPr>
            </w:pPr>
            <w:r w:rsidRPr="00425153">
              <w:rPr>
                <w:color w:val="000000"/>
              </w:rPr>
              <w:t>-0.01305</w:t>
            </w:r>
          </w:p>
        </w:tc>
        <w:tc>
          <w:tcPr>
            <w:tcW w:w="2159" w:type="dxa"/>
            <w:vAlign w:val="bottom"/>
          </w:tcPr>
          <w:p w14:paraId="0235D088" w14:textId="5B2DCE43"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658DA0AF" w14:textId="76205C26" w:rsidR="00425153" w:rsidRPr="00425153" w:rsidRDefault="00425153" w:rsidP="00425153">
            <w:pPr>
              <w:spacing w:line="240" w:lineRule="auto"/>
              <w:ind w:firstLine="0"/>
              <w:rPr>
                <w:bCs/>
              </w:rPr>
            </w:pPr>
            <w:r w:rsidRPr="00425153">
              <w:rPr>
                <w:color w:val="000000"/>
              </w:rPr>
              <w:t>8</w:t>
            </w:r>
          </w:p>
        </w:tc>
        <w:tc>
          <w:tcPr>
            <w:tcW w:w="1582" w:type="dxa"/>
            <w:noWrap/>
            <w:vAlign w:val="bottom"/>
            <w:hideMark/>
          </w:tcPr>
          <w:p w14:paraId="055A4B06" w14:textId="0007F3ED" w:rsidR="00425153" w:rsidRPr="00425153" w:rsidRDefault="00425153" w:rsidP="00425153">
            <w:pPr>
              <w:spacing w:line="240" w:lineRule="auto"/>
              <w:ind w:firstLine="0"/>
              <w:rPr>
                <w:bCs/>
              </w:rPr>
            </w:pPr>
            <w:r w:rsidRPr="00425153">
              <w:rPr>
                <w:color w:val="000000"/>
              </w:rPr>
              <w:t>-4234.12</w:t>
            </w:r>
          </w:p>
        </w:tc>
        <w:tc>
          <w:tcPr>
            <w:tcW w:w="1417" w:type="dxa"/>
            <w:noWrap/>
            <w:vAlign w:val="bottom"/>
            <w:hideMark/>
          </w:tcPr>
          <w:p w14:paraId="73FCC971" w14:textId="521FE57C" w:rsidR="00425153" w:rsidRPr="00425153" w:rsidRDefault="00425153" w:rsidP="00425153">
            <w:pPr>
              <w:spacing w:line="240" w:lineRule="auto"/>
              <w:ind w:firstLine="0"/>
              <w:rPr>
                <w:bCs/>
              </w:rPr>
            </w:pPr>
            <w:r w:rsidRPr="00425153">
              <w:rPr>
                <w:color w:val="000000"/>
              </w:rPr>
              <w:t>8484.378</w:t>
            </w:r>
          </w:p>
        </w:tc>
        <w:tc>
          <w:tcPr>
            <w:tcW w:w="1134" w:type="dxa"/>
            <w:gridSpan w:val="2"/>
            <w:noWrap/>
            <w:vAlign w:val="bottom"/>
            <w:hideMark/>
          </w:tcPr>
          <w:p w14:paraId="43C8F0F5" w14:textId="0376A8B7" w:rsidR="00425153" w:rsidRPr="00425153" w:rsidRDefault="00425153" w:rsidP="00425153">
            <w:pPr>
              <w:spacing w:line="240" w:lineRule="auto"/>
              <w:ind w:firstLine="0"/>
              <w:rPr>
                <w:bCs/>
              </w:rPr>
            </w:pPr>
            <w:r w:rsidRPr="00425153">
              <w:rPr>
                <w:color w:val="000000"/>
              </w:rPr>
              <w:t>8.703706</w:t>
            </w:r>
          </w:p>
        </w:tc>
        <w:tc>
          <w:tcPr>
            <w:tcW w:w="1134" w:type="dxa"/>
            <w:noWrap/>
            <w:vAlign w:val="bottom"/>
            <w:hideMark/>
          </w:tcPr>
          <w:p w14:paraId="0ED0B90E" w14:textId="198D7CCA" w:rsidR="00425153" w:rsidRPr="00425153" w:rsidRDefault="00425153" w:rsidP="00425153">
            <w:pPr>
              <w:spacing w:line="240" w:lineRule="auto"/>
              <w:ind w:firstLine="0"/>
              <w:rPr>
                <w:bCs/>
              </w:rPr>
            </w:pPr>
            <w:r w:rsidRPr="00425153">
              <w:rPr>
                <w:color w:val="000000"/>
              </w:rPr>
              <w:t>0.005152</w:t>
            </w:r>
          </w:p>
        </w:tc>
      </w:tr>
      <w:tr w:rsidR="00425153" w:rsidRPr="000F2CA5" w14:paraId="26CC5BF5" w14:textId="77777777" w:rsidTr="00425153">
        <w:trPr>
          <w:trHeight w:val="300"/>
        </w:trPr>
        <w:tc>
          <w:tcPr>
            <w:tcW w:w="960" w:type="dxa"/>
            <w:noWrap/>
            <w:vAlign w:val="bottom"/>
            <w:hideMark/>
          </w:tcPr>
          <w:p w14:paraId="62A869D6" w14:textId="6319BF25" w:rsidR="00425153" w:rsidRPr="00425153" w:rsidRDefault="00425153" w:rsidP="00425153">
            <w:pPr>
              <w:spacing w:line="240" w:lineRule="auto"/>
              <w:ind w:firstLine="0"/>
              <w:rPr>
                <w:bCs/>
              </w:rPr>
            </w:pPr>
            <w:r w:rsidRPr="00425153">
              <w:rPr>
                <w:color w:val="000000"/>
              </w:rPr>
              <w:t>10</w:t>
            </w:r>
          </w:p>
        </w:tc>
        <w:tc>
          <w:tcPr>
            <w:tcW w:w="1145" w:type="dxa"/>
            <w:noWrap/>
            <w:vAlign w:val="bottom"/>
            <w:hideMark/>
          </w:tcPr>
          <w:p w14:paraId="71F12ACE" w14:textId="7F967176" w:rsidR="00425153" w:rsidRPr="00425153" w:rsidRDefault="00425153" w:rsidP="00425153">
            <w:pPr>
              <w:spacing w:line="240" w:lineRule="auto"/>
              <w:ind w:firstLine="0"/>
              <w:rPr>
                <w:bCs/>
              </w:rPr>
            </w:pPr>
            <w:r w:rsidRPr="00425153">
              <w:rPr>
                <w:color w:val="000000"/>
              </w:rPr>
              <w:t>40.91005</w:t>
            </w:r>
          </w:p>
        </w:tc>
        <w:tc>
          <w:tcPr>
            <w:tcW w:w="1340" w:type="dxa"/>
            <w:noWrap/>
            <w:vAlign w:val="bottom"/>
            <w:hideMark/>
          </w:tcPr>
          <w:p w14:paraId="4C040889" w14:textId="0F33E1E1" w:rsidR="00425153" w:rsidRPr="00425153" w:rsidRDefault="00425153" w:rsidP="00425153">
            <w:pPr>
              <w:spacing w:line="240" w:lineRule="auto"/>
              <w:ind w:firstLine="0"/>
              <w:rPr>
                <w:bCs/>
              </w:rPr>
            </w:pPr>
            <w:r w:rsidRPr="00425153">
              <w:rPr>
                <w:color w:val="000000"/>
              </w:rPr>
              <w:t>NA</w:t>
            </w:r>
          </w:p>
        </w:tc>
        <w:tc>
          <w:tcPr>
            <w:tcW w:w="1340" w:type="dxa"/>
            <w:vAlign w:val="bottom"/>
          </w:tcPr>
          <w:p w14:paraId="51C85898" w14:textId="7967C643"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0DFB9D7B" w14:textId="085F95C4"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08D53E7F" w14:textId="07310B80"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77CB3432" w14:textId="3EE21E9B" w:rsidR="00425153" w:rsidRPr="00425153" w:rsidRDefault="00425153" w:rsidP="00425153">
            <w:pPr>
              <w:spacing w:line="240" w:lineRule="auto"/>
              <w:ind w:firstLine="0"/>
              <w:rPr>
                <w:bCs/>
              </w:rPr>
            </w:pPr>
            <w:r w:rsidRPr="00425153">
              <w:rPr>
                <w:color w:val="000000"/>
              </w:rPr>
              <w:t>NA</w:t>
            </w:r>
          </w:p>
        </w:tc>
        <w:tc>
          <w:tcPr>
            <w:tcW w:w="2159" w:type="dxa"/>
            <w:vAlign w:val="bottom"/>
          </w:tcPr>
          <w:p w14:paraId="499E6CDB" w14:textId="05E63DAF"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5DC2EFCA" w14:textId="607773A6" w:rsidR="00425153" w:rsidRPr="00425153" w:rsidRDefault="00425153" w:rsidP="00425153">
            <w:pPr>
              <w:spacing w:line="240" w:lineRule="auto"/>
              <w:ind w:firstLine="0"/>
              <w:rPr>
                <w:bCs/>
              </w:rPr>
            </w:pPr>
            <w:r w:rsidRPr="00425153">
              <w:rPr>
                <w:color w:val="000000"/>
              </w:rPr>
              <w:t>4</w:t>
            </w:r>
          </w:p>
        </w:tc>
        <w:tc>
          <w:tcPr>
            <w:tcW w:w="1582" w:type="dxa"/>
            <w:noWrap/>
            <w:vAlign w:val="bottom"/>
            <w:hideMark/>
          </w:tcPr>
          <w:p w14:paraId="1A75F73F" w14:textId="505788F8" w:rsidR="00425153" w:rsidRPr="00425153" w:rsidRDefault="00425153" w:rsidP="00425153">
            <w:pPr>
              <w:spacing w:line="240" w:lineRule="auto"/>
              <w:ind w:firstLine="0"/>
              <w:rPr>
                <w:bCs/>
              </w:rPr>
            </w:pPr>
            <w:r w:rsidRPr="00425153">
              <w:rPr>
                <w:color w:val="000000"/>
              </w:rPr>
              <w:t>-4245.44</w:t>
            </w:r>
          </w:p>
        </w:tc>
        <w:tc>
          <w:tcPr>
            <w:tcW w:w="1417" w:type="dxa"/>
            <w:noWrap/>
            <w:vAlign w:val="bottom"/>
            <w:hideMark/>
          </w:tcPr>
          <w:p w14:paraId="3A9ADDB7" w14:textId="15E6B660" w:rsidR="00425153" w:rsidRPr="00425153" w:rsidRDefault="00425153" w:rsidP="00425153">
            <w:pPr>
              <w:spacing w:line="240" w:lineRule="auto"/>
              <w:ind w:firstLine="0"/>
              <w:rPr>
                <w:bCs/>
              </w:rPr>
            </w:pPr>
            <w:r w:rsidRPr="00425153">
              <w:rPr>
                <w:color w:val="000000"/>
              </w:rPr>
              <w:t>8498.927</w:t>
            </w:r>
          </w:p>
        </w:tc>
        <w:tc>
          <w:tcPr>
            <w:tcW w:w="1134" w:type="dxa"/>
            <w:gridSpan w:val="2"/>
            <w:noWrap/>
            <w:vAlign w:val="bottom"/>
            <w:hideMark/>
          </w:tcPr>
          <w:p w14:paraId="6238874D" w14:textId="4E0800B5" w:rsidR="00425153" w:rsidRPr="00425153" w:rsidRDefault="00425153" w:rsidP="00425153">
            <w:pPr>
              <w:spacing w:line="240" w:lineRule="auto"/>
              <w:ind w:firstLine="0"/>
              <w:rPr>
                <w:bCs/>
              </w:rPr>
            </w:pPr>
            <w:r w:rsidRPr="00425153">
              <w:rPr>
                <w:color w:val="000000"/>
              </w:rPr>
              <w:t>23.2527</w:t>
            </w:r>
          </w:p>
        </w:tc>
        <w:tc>
          <w:tcPr>
            <w:tcW w:w="1134" w:type="dxa"/>
            <w:noWrap/>
            <w:vAlign w:val="bottom"/>
            <w:hideMark/>
          </w:tcPr>
          <w:p w14:paraId="2DAB7C4D" w14:textId="1265DF39" w:rsidR="00425153" w:rsidRPr="00425153" w:rsidRDefault="00425153" w:rsidP="00425153">
            <w:pPr>
              <w:spacing w:line="240" w:lineRule="auto"/>
              <w:ind w:firstLine="0"/>
              <w:rPr>
                <w:bCs/>
              </w:rPr>
            </w:pPr>
            <w:r w:rsidRPr="00425153">
              <w:rPr>
                <w:color w:val="000000"/>
              </w:rPr>
              <w:t>3.57E-06</w:t>
            </w:r>
          </w:p>
        </w:tc>
      </w:tr>
      <w:tr w:rsidR="00425153" w:rsidRPr="000F2CA5" w14:paraId="1F1017E9" w14:textId="77777777" w:rsidTr="00425153">
        <w:trPr>
          <w:trHeight w:val="300"/>
        </w:trPr>
        <w:tc>
          <w:tcPr>
            <w:tcW w:w="960" w:type="dxa"/>
            <w:noWrap/>
            <w:vAlign w:val="bottom"/>
            <w:hideMark/>
          </w:tcPr>
          <w:p w14:paraId="08F09282" w14:textId="23D1E066" w:rsidR="00425153" w:rsidRPr="00425153" w:rsidRDefault="00425153" w:rsidP="00425153">
            <w:pPr>
              <w:spacing w:line="240" w:lineRule="auto"/>
              <w:ind w:firstLine="0"/>
              <w:rPr>
                <w:bCs/>
              </w:rPr>
            </w:pPr>
            <w:r w:rsidRPr="00425153">
              <w:rPr>
                <w:color w:val="000000"/>
              </w:rPr>
              <w:t>8</w:t>
            </w:r>
          </w:p>
        </w:tc>
        <w:tc>
          <w:tcPr>
            <w:tcW w:w="1145" w:type="dxa"/>
            <w:noWrap/>
            <w:vAlign w:val="bottom"/>
            <w:hideMark/>
          </w:tcPr>
          <w:p w14:paraId="10314A2A" w14:textId="533AA142" w:rsidR="00425153" w:rsidRPr="00425153" w:rsidRDefault="00425153" w:rsidP="00425153">
            <w:pPr>
              <w:spacing w:line="240" w:lineRule="auto"/>
              <w:ind w:firstLine="0"/>
              <w:rPr>
                <w:bCs/>
              </w:rPr>
            </w:pPr>
            <w:r w:rsidRPr="00425153">
              <w:rPr>
                <w:color w:val="000000"/>
              </w:rPr>
              <w:t>29.91897</w:t>
            </w:r>
          </w:p>
        </w:tc>
        <w:tc>
          <w:tcPr>
            <w:tcW w:w="1340" w:type="dxa"/>
            <w:noWrap/>
            <w:vAlign w:val="bottom"/>
            <w:hideMark/>
          </w:tcPr>
          <w:p w14:paraId="4DF6E4EE" w14:textId="17110B2E" w:rsidR="00425153" w:rsidRPr="00425153" w:rsidRDefault="00425153" w:rsidP="00425153">
            <w:pPr>
              <w:spacing w:line="240" w:lineRule="auto"/>
              <w:ind w:firstLine="0"/>
              <w:rPr>
                <w:bCs/>
              </w:rPr>
            </w:pPr>
            <w:r w:rsidRPr="00425153">
              <w:rPr>
                <w:color w:val="000000"/>
              </w:rPr>
              <w:t>NA</w:t>
            </w:r>
          </w:p>
        </w:tc>
        <w:tc>
          <w:tcPr>
            <w:tcW w:w="1340" w:type="dxa"/>
            <w:vAlign w:val="bottom"/>
          </w:tcPr>
          <w:p w14:paraId="13B956BB" w14:textId="44986C31" w:rsidR="00425153" w:rsidRPr="00425153" w:rsidRDefault="00425153" w:rsidP="00425153">
            <w:pPr>
              <w:spacing w:line="240" w:lineRule="auto"/>
              <w:ind w:firstLine="0"/>
              <w:rPr>
                <w:color w:val="000000"/>
              </w:rPr>
            </w:pPr>
            <w:r w:rsidRPr="00425153">
              <w:rPr>
                <w:color w:val="000000"/>
              </w:rPr>
              <w:t>0.390812</w:t>
            </w:r>
          </w:p>
        </w:tc>
        <w:tc>
          <w:tcPr>
            <w:tcW w:w="1329" w:type="dxa"/>
            <w:noWrap/>
            <w:vAlign w:val="bottom"/>
          </w:tcPr>
          <w:p w14:paraId="4840F65C" w14:textId="656C9DCE"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7F380AA0" w14:textId="6DAE0E53"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23FC88D9" w14:textId="4A2520BC" w:rsidR="00425153" w:rsidRPr="00425153" w:rsidRDefault="00425153" w:rsidP="00425153">
            <w:pPr>
              <w:spacing w:line="240" w:lineRule="auto"/>
              <w:ind w:firstLine="0"/>
              <w:rPr>
                <w:bCs/>
              </w:rPr>
            </w:pPr>
            <w:r w:rsidRPr="00425153">
              <w:rPr>
                <w:color w:val="000000"/>
              </w:rPr>
              <w:t>NA</w:t>
            </w:r>
          </w:p>
        </w:tc>
        <w:tc>
          <w:tcPr>
            <w:tcW w:w="2159" w:type="dxa"/>
            <w:vAlign w:val="bottom"/>
          </w:tcPr>
          <w:p w14:paraId="2A1AB5E4" w14:textId="123B6084"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5DC0A320" w14:textId="0FAA3120" w:rsidR="00425153" w:rsidRPr="00425153" w:rsidRDefault="00425153" w:rsidP="00425153">
            <w:pPr>
              <w:spacing w:line="240" w:lineRule="auto"/>
              <w:ind w:firstLine="0"/>
              <w:rPr>
                <w:bCs/>
              </w:rPr>
            </w:pPr>
            <w:r w:rsidRPr="00425153">
              <w:rPr>
                <w:color w:val="000000"/>
              </w:rPr>
              <w:t>5</w:t>
            </w:r>
          </w:p>
        </w:tc>
        <w:tc>
          <w:tcPr>
            <w:tcW w:w="1582" w:type="dxa"/>
            <w:noWrap/>
            <w:vAlign w:val="bottom"/>
            <w:hideMark/>
          </w:tcPr>
          <w:p w14:paraId="423EDE6A" w14:textId="0D88D6CC" w:rsidR="00425153" w:rsidRPr="00425153" w:rsidRDefault="00425153" w:rsidP="00425153">
            <w:pPr>
              <w:spacing w:line="240" w:lineRule="auto"/>
              <w:ind w:firstLine="0"/>
              <w:rPr>
                <w:bCs/>
              </w:rPr>
            </w:pPr>
            <w:r w:rsidRPr="00425153">
              <w:rPr>
                <w:color w:val="000000"/>
              </w:rPr>
              <w:t>-4244.53</w:t>
            </w:r>
          </w:p>
        </w:tc>
        <w:tc>
          <w:tcPr>
            <w:tcW w:w="1417" w:type="dxa"/>
            <w:noWrap/>
            <w:vAlign w:val="bottom"/>
            <w:hideMark/>
          </w:tcPr>
          <w:p w14:paraId="00E74F8B" w14:textId="3930A484" w:rsidR="00425153" w:rsidRPr="00425153" w:rsidRDefault="00425153" w:rsidP="00425153">
            <w:pPr>
              <w:spacing w:line="240" w:lineRule="auto"/>
              <w:ind w:firstLine="0"/>
              <w:rPr>
                <w:bCs/>
              </w:rPr>
            </w:pPr>
            <w:r w:rsidRPr="00425153">
              <w:rPr>
                <w:color w:val="000000"/>
              </w:rPr>
              <w:t>8499.11</w:t>
            </w:r>
          </w:p>
        </w:tc>
        <w:tc>
          <w:tcPr>
            <w:tcW w:w="1134" w:type="dxa"/>
            <w:gridSpan w:val="2"/>
            <w:noWrap/>
            <w:vAlign w:val="bottom"/>
            <w:hideMark/>
          </w:tcPr>
          <w:p w14:paraId="44E34277" w14:textId="777BBD95" w:rsidR="00425153" w:rsidRPr="00425153" w:rsidRDefault="00425153" w:rsidP="00425153">
            <w:pPr>
              <w:spacing w:line="240" w:lineRule="auto"/>
              <w:ind w:firstLine="0"/>
              <w:rPr>
                <w:bCs/>
              </w:rPr>
            </w:pPr>
            <w:r w:rsidRPr="00425153">
              <w:rPr>
                <w:color w:val="000000"/>
              </w:rPr>
              <w:t>23.43521</w:t>
            </w:r>
          </w:p>
        </w:tc>
        <w:tc>
          <w:tcPr>
            <w:tcW w:w="1134" w:type="dxa"/>
            <w:noWrap/>
            <w:vAlign w:val="bottom"/>
            <w:hideMark/>
          </w:tcPr>
          <w:p w14:paraId="5D79A732" w14:textId="62625FB2" w:rsidR="00425153" w:rsidRPr="00425153" w:rsidRDefault="00425153" w:rsidP="00425153">
            <w:pPr>
              <w:spacing w:line="240" w:lineRule="auto"/>
              <w:ind w:firstLine="0"/>
              <w:rPr>
                <w:bCs/>
              </w:rPr>
            </w:pPr>
            <w:r w:rsidRPr="00425153">
              <w:rPr>
                <w:color w:val="000000"/>
              </w:rPr>
              <w:t>3.26E-06</w:t>
            </w:r>
          </w:p>
        </w:tc>
      </w:tr>
      <w:tr w:rsidR="00425153" w:rsidRPr="000F2CA5" w14:paraId="47B28253" w14:textId="77777777" w:rsidTr="00425153">
        <w:trPr>
          <w:trHeight w:val="300"/>
        </w:trPr>
        <w:tc>
          <w:tcPr>
            <w:tcW w:w="960" w:type="dxa"/>
            <w:noWrap/>
            <w:vAlign w:val="bottom"/>
          </w:tcPr>
          <w:p w14:paraId="47720AF4" w14:textId="1B17D97D" w:rsidR="00425153" w:rsidRPr="00425153" w:rsidRDefault="00425153" w:rsidP="00425153">
            <w:pPr>
              <w:spacing w:line="240" w:lineRule="auto"/>
              <w:ind w:firstLine="0"/>
              <w:rPr>
                <w:bCs/>
              </w:rPr>
            </w:pPr>
            <w:r w:rsidRPr="00425153">
              <w:rPr>
                <w:color w:val="000000"/>
              </w:rPr>
              <w:t>11</w:t>
            </w:r>
          </w:p>
        </w:tc>
        <w:tc>
          <w:tcPr>
            <w:tcW w:w="1145" w:type="dxa"/>
            <w:noWrap/>
            <w:vAlign w:val="bottom"/>
          </w:tcPr>
          <w:p w14:paraId="7D1B0D27" w14:textId="6A435175" w:rsidR="00425153" w:rsidRPr="00425153" w:rsidRDefault="00425153" w:rsidP="00425153">
            <w:pPr>
              <w:spacing w:line="240" w:lineRule="auto"/>
              <w:ind w:firstLine="0"/>
              <w:rPr>
                <w:bCs/>
              </w:rPr>
            </w:pPr>
            <w:r w:rsidRPr="00425153">
              <w:rPr>
                <w:color w:val="000000"/>
              </w:rPr>
              <w:t>41.01939</w:t>
            </w:r>
          </w:p>
        </w:tc>
        <w:tc>
          <w:tcPr>
            <w:tcW w:w="1340" w:type="dxa"/>
            <w:noWrap/>
            <w:vAlign w:val="bottom"/>
          </w:tcPr>
          <w:p w14:paraId="11D47B32" w14:textId="0E16F26E" w:rsidR="00425153" w:rsidRPr="00425153" w:rsidRDefault="00425153" w:rsidP="00425153">
            <w:pPr>
              <w:spacing w:line="240" w:lineRule="auto"/>
              <w:ind w:firstLine="0"/>
              <w:rPr>
                <w:bCs/>
              </w:rPr>
            </w:pPr>
            <w:r w:rsidRPr="00425153">
              <w:rPr>
                <w:color w:val="000000"/>
              </w:rPr>
              <w:t>NA</w:t>
            </w:r>
          </w:p>
        </w:tc>
        <w:tc>
          <w:tcPr>
            <w:tcW w:w="1340" w:type="dxa"/>
            <w:vAlign w:val="bottom"/>
          </w:tcPr>
          <w:p w14:paraId="1F86E18B" w14:textId="584E7022"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148743B3" w14:textId="6C6E5992"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243CF854" w14:textId="20CF3055"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520F813C" w14:textId="437F2FF2" w:rsidR="00425153" w:rsidRPr="00425153" w:rsidRDefault="00425153" w:rsidP="00425153">
            <w:pPr>
              <w:spacing w:line="240" w:lineRule="auto"/>
              <w:ind w:firstLine="0"/>
              <w:rPr>
                <w:bCs/>
              </w:rPr>
            </w:pPr>
            <w:r w:rsidRPr="00425153">
              <w:rPr>
                <w:color w:val="000000"/>
              </w:rPr>
              <w:t>NA</w:t>
            </w:r>
          </w:p>
        </w:tc>
        <w:tc>
          <w:tcPr>
            <w:tcW w:w="2159" w:type="dxa"/>
            <w:vAlign w:val="bottom"/>
          </w:tcPr>
          <w:p w14:paraId="37DDC904" w14:textId="3BF24CE1" w:rsidR="00425153" w:rsidRPr="00425153" w:rsidRDefault="00425153" w:rsidP="00425153">
            <w:pPr>
              <w:spacing w:line="240" w:lineRule="auto"/>
              <w:ind w:firstLine="0"/>
              <w:rPr>
                <w:bCs/>
              </w:rPr>
            </w:pPr>
            <w:r w:rsidRPr="00425153">
              <w:rPr>
                <w:color w:val="000000"/>
              </w:rPr>
              <w:t>NA</w:t>
            </w:r>
          </w:p>
        </w:tc>
        <w:tc>
          <w:tcPr>
            <w:tcW w:w="403" w:type="dxa"/>
            <w:noWrap/>
            <w:vAlign w:val="bottom"/>
          </w:tcPr>
          <w:p w14:paraId="52757FB6" w14:textId="0D493442" w:rsidR="00425153" w:rsidRPr="00425153" w:rsidRDefault="00425153" w:rsidP="00425153">
            <w:pPr>
              <w:spacing w:line="240" w:lineRule="auto"/>
              <w:ind w:firstLine="0"/>
              <w:rPr>
                <w:bCs/>
              </w:rPr>
            </w:pPr>
            <w:r w:rsidRPr="00425153">
              <w:rPr>
                <w:color w:val="000000"/>
              </w:rPr>
              <w:t>3</w:t>
            </w:r>
          </w:p>
        </w:tc>
        <w:tc>
          <w:tcPr>
            <w:tcW w:w="1582" w:type="dxa"/>
            <w:noWrap/>
            <w:vAlign w:val="bottom"/>
          </w:tcPr>
          <w:p w14:paraId="00B13A1E" w14:textId="1158F14D" w:rsidR="00425153" w:rsidRPr="00425153" w:rsidRDefault="00425153" w:rsidP="00425153">
            <w:pPr>
              <w:spacing w:line="240" w:lineRule="auto"/>
              <w:ind w:firstLine="0"/>
              <w:rPr>
                <w:bCs/>
              </w:rPr>
            </w:pPr>
            <w:r w:rsidRPr="00425153">
              <w:rPr>
                <w:color w:val="000000"/>
              </w:rPr>
              <w:t>-4247.11</w:t>
            </w:r>
          </w:p>
        </w:tc>
        <w:tc>
          <w:tcPr>
            <w:tcW w:w="1417" w:type="dxa"/>
            <w:noWrap/>
            <w:vAlign w:val="bottom"/>
          </w:tcPr>
          <w:p w14:paraId="2A0F51F0" w14:textId="23D92E28" w:rsidR="00425153" w:rsidRPr="00425153" w:rsidRDefault="00425153" w:rsidP="00425153">
            <w:pPr>
              <w:spacing w:line="240" w:lineRule="auto"/>
              <w:ind w:firstLine="0"/>
              <w:rPr>
                <w:bCs/>
              </w:rPr>
            </w:pPr>
            <w:r w:rsidRPr="00425153">
              <w:rPr>
                <w:color w:val="000000"/>
              </w:rPr>
              <w:t>8500.233</w:t>
            </w:r>
          </w:p>
        </w:tc>
        <w:tc>
          <w:tcPr>
            <w:tcW w:w="1134" w:type="dxa"/>
            <w:gridSpan w:val="2"/>
            <w:noWrap/>
            <w:vAlign w:val="bottom"/>
          </w:tcPr>
          <w:p w14:paraId="28C73124" w14:textId="0B0029E1" w:rsidR="00425153" w:rsidRPr="00425153" w:rsidRDefault="00425153" w:rsidP="00425153">
            <w:pPr>
              <w:spacing w:line="240" w:lineRule="auto"/>
              <w:ind w:firstLine="0"/>
              <w:rPr>
                <w:bCs/>
              </w:rPr>
            </w:pPr>
            <w:r w:rsidRPr="00425153">
              <w:rPr>
                <w:color w:val="000000"/>
              </w:rPr>
              <w:t>24.55845</w:t>
            </w:r>
          </w:p>
        </w:tc>
        <w:tc>
          <w:tcPr>
            <w:tcW w:w="1134" w:type="dxa"/>
            <w:noWrap/>
            <w:vAlign w:val="bottom"/>
          </w:tcPr>
          <w:p w14:paraId="7CB505F5" w14:textId="35957289" w:rsidR="00425153" w:rsidRPr="00425153" w:rsidRDefault="00425153" w:rsidP="00425153">
            <w:pPr>
              <w:spacing w:line="240" w:lineRule="auto"/>
              <w:ind w:firstLine="0"/>
              <w:rPr>
                <w:bCs/>
              </w:rPr>
            </w:pPr>
            <w:r w:rsidRPr="00425153">
              <w:rPr>
                <w:color w:val="000000"/>
              </w:rPr>
              <w:t>1.86E-06</w:t>
            </w:r>
          </w:p>
        </w:tc>
      </w:tr>
    </w:tbl>
    <w:p w14:paraId="23658904" w14:textId="00DF2D03" w:rsidR="00611411" w:rsidRPr="000F2CA5" w:rsidRDefault="00611411">
      <w:pPr>
        <w:spacing w:line="240" w:lineRule="auto"/>
        <w:ind w:firstLine="0"/>
        <w:rPr>
          <w:b/>
          <w:bCs/>
          <w:sz w:val="22"/>
          <w:szCs w:val="22"/>
        </w:rPr>
      </w:pPr>
      <w:r w:rsidRPr="000F2CA5">
        <w:rPr>
          <w:b/>
          <w:bCs/>
          <w:sz w:val="22"/>
          <w:szCs w:val="22"/>
        </w:rPr>
        <w:br w:type="page"/>
      </w:r>
    </w:p>
    <w:p w14:paraId="1C8DE52F" w14:textId="756A5046" w:rsidR="00F60E09" w:rsidRDefault="00F60E09" w:rsidP="00F60E09">
      <w:pPr>
        <w:spacing w:line="240" w:lineRule="auto"/>
        <w:ind w:firstLine="0"/>
        <w:rPr>
          <w:bCs/>
        </w:rPr>
      </w:pPr>
      <w:r w:rsidRPr="0050086D">
        <w:rPr>
          <w:b/>
          <w:bCs/>
        </w:rPr>
        <w:lastRenderedPageBreak/>
        <w:t xml:space="preserve">Table </w:t>
      </w:r>
      <w:r>
        <w:rPr>
          <w:b/>
          <w:bCs/>
        </w:rPr>
        <w:t>S1</w:t>
      </w:r>
      <w:r w:rsidR="00425153">
        <w:rPr>
          <w:b/>
          <w:bCs/>
        </w:rPr>
        <w:t>5</w:t>
      </w:r>
      <w:r>
        <w:rPr>
          <w:b/>
          <w:bCs/>
        </w:rPr>
        <w:t xml:space="preserve"> </w:t>
      </w:r>
      <w:r>
        <w:rPr>
          <w:bCs/>
        </w:rPr>
        <w:t>Model selection tables for models of wild dog diet</w:t>
      </w:r>
    </w:p>
    <w:tbl>
      <w:tblPr>
        <w:tblStyle w:val="TableGrid"/>
        <w:tblW w:w="0" w:type="auto"/>
        <w:tblInd w:w="93" w:type="dxa"/>
        <w:tblLook w:val="04A0" w:firstRow="1" w:lastRow="0" w:firstColumn="1" w:lastColumn="0" w:noHBand="0" w:noVBand="1"/>
      </w:tblPr>
      <w:tblGrid>
        <w:gridCol w:w="931"/>
        <w:gridCol w:w="1041"/>
        <w:gridCol w:w="2467"/>
        <w:gridCol w:w="930"/>
        <w:gridCol w:w="1043"/>
        <w:gridCol w:w="1258"/>
        <w:gridCol w:w="992"/>
        <w:gridCol w:w="851"/>
        <w:gridCol w:w="1275"/>
        <w:gridCol w:w="1276"/>
        <w:gridCol w:w="1134"/>
        <w:gridCol w:w="992"/>
      </w:tblGrid>
      <w:tr w:rsidR="003F7D4E" w:rsidRPr="003F7D4E" w14:paraId="17AFC3B2" w14:textId="77777777" w:rsidTr="002049B5">
        <w:trPr>
          <w:trHeight w:val="300"/>
        </w:trPr>
        <w:tc>
          <w:tcPr>
            <w:tcW w:w="931" w:type="dxa"/>
            <w:noWrap/>
            <w:hideMark/>
          </w:tcPr>
          <w:p w14:paraId="3EE49DE7" w14:textId="77777777" w:rsidR="003F7D4E" w:rsidRPr="003F7D4E" w:rsidRDefault="003F7D4E" w:rsidP="003F7D4E">
            <w:pPr>
              <w:spacing w:line="240" w:lineRule="auto"/>
              <w:ind w:firstLine="0"/>
            </w:pPr>
          </w:p>
        </w:tc>
        <w:tc>
          <w:tcPr>
            <w:tcW w:w="1041" w:type="dxa"/>
            <w:noWrap/>
            <w:hideMark/>
          </w:tcPr>
          <w:p w14:paraId="638A8567" w14:textId="297775FC" w:rsidR="003F7D4E" w:rsidRPr="003F7D4E" w:rsidRDefault="003F7D4E" w:rsidP="003F7D4E">
            <w:pPr>
              <w:spacing w:line="240" w:lineRule="auto"/>
              <w:ind w:firstLine="0"/>
            </w:pPr>
            <w:r>
              <w:t>Intercept</w:t>
            </w:r>
          </w:p>
        </w:tc>
        <w:tc>
          <w:tcPr>
            <w:tcW w:w="2467" w:type="dxa"/>
            <w:noWrap/>
            <w:hideMark/>
          </w:tcPr>
          <w:p w14:paraId="542C9C21" w14:textId="57046F52" w:rsidR="003F7D4E" w:rsidRPr="003F7D4E" w:rsidRDefault="003F7D4E" w:rsidP="003F7D4E">
            <w:pPr>
              <w:spacing w:line="240" w:lineRule="auto"/>
              <w:ind w:firstLine="0"/>
            </w:pPr>
            <w:r>
              <w:t>Mean maximum temperature (7 days)</w:t>
            </w:r>
          </w:p>
        </w:tc>
        <w:tc>
          <w:tcPr>
            <w:tcW w:w="930" w:type="dxa"/>
            <w:noWrap/>
            <w:hideMark/>
          </w:tcPr>
          <w:p w14:paraId="4E6E846A" w14:textId="1A3BE7D7" w:rsidR="003F7D4E" w:rsidRPr="003F7D4E" w:rsidRDefault="003F7D4E" w:rsidP="003F7D4E">
            <w:pPr>
              <w:spacing w:line="240" w:lineRule="auto"/>
              <w:ind w:firstLine="0"/>
            </w:pPr>
            <w:r>
              <w:t>Land Use</w:t>
            </w:r>
          </w:p>
        </w:tc>
        <w:tc>
          <w:tcPr>
            <w:tcW w:w="1043" w:type="dxa"/>
            <w:noWrap/>
            <w:hideMark/>
          </w:tcPr>
          <w:p w14:paraId="00DABBF7" w14:textId="298BE390" w:rsidR="003F7D4E" w:rsidRPr="003F7D4E" w:rsidRDefault="003F7D4E" w:rsidP="003F7D4E">
            <w:pPr>
              <w:spacing w:line="240" w:lineRule="auto"/>
              <w:ind w:firstLine="0"/>
            </w:pPr>
            <w:r>
              <w:t>Denning</w:t>
            </w:r>
          </w:p>
        </w:tc>
        <w:tc>
          <w:tcPr>
            <w:tcW w:w="1258" w:type="dxa"/>
            <w:noWrap/>
            <w:hideMark/>
          </w:tcPr>
          <w:p w14:paraId="6269A3F5" w14:textId="00D113F4" w:rsidR="003F7D4E" w:rsidRPr="003F7D4E" w:rsidRDefault="003F7D4E" w:rsidP="003F7D4E">
            <w:pPr>
              <w:spacing w:line="240" w:lineRule="auto"/>
              <w:ind w:firstLine="0"/>
            </w:pPr>
            <w:r>
              <w:t>Moonlight (7 days)</w:t>
            </w:r>
          </w:p>
        </w:tc>
        <w:tc>
          <w:tcPr>
            <w:tcW w:w="992" w:type="dxa"/>
            <w:noWrap/>
            <w:hideMark/>
          </w:tcPr>
          <w:p w14:paraId="09C3D4CF" w14:textId="6FD25D9D" w:rsidR="003F7D4E" w:rsidRPr="003F7D4E" w:rsidRDefault="003F7D4E" w:rsidP="003F7D4E">
            <w:pPr>
              <w:spacing w:line="240" w:lineRule="auto"/>
              <w:ind w:firstLine="0"/>
            </w:pPr>
            <w:r>
              <w:t>Rainfall (7 days)</w:t>
            </w:r>
          </w:p>
        </w:tc>
        <w:tc>
          <w:tcPr>
            <w:tcW w:w="851" w:type="dxa"/>
            <w:noWrap/>
            <w:hideMark/>
          </w:tcPr>
          <w:p w14:paraId="38C7D03B" w14:textId="77777777" w:rsidR="003F7D4E" w:rsidRPr="003F7D4E" w:rsidRDefault="003F7D4E" w:rsidP="003F7D4E">
            <w:pPr>
              <w:spacing w:line="240" w:lineRule="auto"/>
              <w:ind w:firstLine="0"/>
            </w:pPr>
            <w:r w:rsidRPr="003F7D4E">
              <w:t>df</w:t>
            </w:r>
          </w:p>
        </w:tc>
        <w:tc>
          <w:tcPr>
            <w:tcW w:w="1275" w:type="dxa"/>
            <w:noWrap/>
            <w:hideMark/>
          </w:tcPr>
          <w:p w14:paraId="648C48C3" w14:textId="77777777" w:rsidR="003F7D4E" w:rsidRPr="003F7D4E" w:rsidRDefault="003F7D4E" w:rsidP="003F7D4E">
            <w:pPr>
              <w:spacing w:line="240" w:lineRule="auto"/>
              <w:ind w:firstLine="0"/>
            </w:pPr>
            <w:r w:rsidRPr="003F7D4E">
              <w:t>logLik</w:t>
            </w:r>
          </w:p>
        </w:tc>
        <w:tc>
          <w:tcPr>
            <w:tcW w:w="1276" w:type="dxa"/>
            <w:noWrap/>
            <w:hideMark/>
          </w:tcPr>
          <w:p w14:paraId="74D05F2B" w14:textId="77777777" w:rsidR="003F7D4E" w:rsidRPr="003F7D4E" w:rsidRDefault="003F7D4E" w:rsidP="003F7D4E">
            <w:pPr>
              <w:spacing w:line="240" w:lineRule="auto"/>
              <w:ind w:firstLine="0"/>
            </w:pPr>
            <w:r w:rsidRPr="003F7D4E">
              <w:t>AICc</w:t>
            </w:r>
          </w:p>
        </w:tc>
        <w:tc>
          <w:tcPr>
            <w:tcW w:w="1134" w:type="dxa"/>
            <w:noWrap/>
            <w:hideMark/>
          </w:tcPr>
          <w:p w14:paraId="78DFD7E6" w14:textId="77777777" w:rsidR="003F7D4E" w:rsidRPr="003F7D4E" w:rsidRDefault="003F7D4E" w:rsidP="003F7D4E">
            <w:pPr>
              <w:spacing w:line="240" w:lineRule="auto"/>
              <w:ind w:firstLine="0"/>
            </w:pPr>
            <w:r w:rsidRPr="003F7D4E">
              <w:t>delta</w:t>
            </w:r>
          </w:p>
        </w:tc>
        <w:tc>
          <w:tcPr>
            <w:tcW w:w="992" w:type="dxa"/>
            <w:noWrap/>
            <w:hideMark/>
          </w:tcPr>
          <w:p w14:paraId="3E6A8652" w14:textId="77777777" w:rsidR="003F7D4E" w:rsidRPr="003F7D4E" w:rsidRDefault="003F7D4E" w:rsidP="003F7D4E">
            <w:pPr>
              <w:spacing w:line="240" w:lineRule="auto"/>
              <w:ind w:firstLine="0"/>
            </w:pPr>
            <w:r w:rsidRPr="003F7D4E">
              <w:t>weight</w:t>
            </w:r>
          </w:p>
        </w:tc>
      </w:tr>
      <w:tr w:rsidR="002049B5" w:rsidRPr="003F7D4E" w14:paraId="4522ECA0" w14:textId="77777777" w:rsidTr="002049B5">
        <w:trPr>
          <w:trHeight w:val="300"/>
        </w:trPr>
        <w:tc>
          <w:tcPr>
            <w:tcW w:w="931" w:type="dxa"/>
            <w:noWrap/>
            <w:hideMark/>
          </w:tcPr>
          <w:p w14:paraId="4CF33737" w14:textId="77777777" w:rsidR="002049B5" w:rsidRPr="003F7D4E" w:rsidRDefault="002049B5" w:rsidP="003F7D4E">
            <w:pPr>
              <w:spacing w:line="240" w:lineRule="auto"/>
              <w:ind w:firstLine="0"/>
            </w:pPr>
            <w:r w:rsidRPr="003F7D4E">
              <w:t>1</w:t>
            </w:r>
          </w:p>
        </w:tc>
        <w:tc>
          <w:tcPr>
            <w:tcW w:w="1041" w:type="dxa"/>
            <w:noWrap/>
            <w:hideMark/>
          </w:tcPr>
          <w:p w14:paraId="299A119F" w14:textId="5144032B" w:rsidR="002049B5" w:rsidRPr="003F7D4E" w:rsidRDefault="002049B5" w:rsidP="003F7D4E">
            <w:pPr>
              <w:spacing w:line="240" w:lineRule="auto"/>
              <w:ind w:firstLine="0"/>
            </w:pPr>
            <w:r w:rsidRPr="000555EA">
              <w:t>0.7427</w:t>
            </w:r>
          </w:p>
        </w:tc>
        <w:tc>
          <w:tcPr>
            <w:tcW w:w="2467" w:type="dxa"/>
            <w:noWrap/>
            <w:hideMark/>
          </w:tcPr>
          <w:p w14:paraId="16A2D608" w14:textId="3A4F6843" w:rsidR="002049B5" w:rsidRPr="003F7D4E" w:rsidRDefault="002049B5" w:rsidP="003F7D4E">
            <w:pPr>
              <w:spacing w:line="240" w:lineRule="auto"/>
              <w:ind w:firstLine="0"/>
            </w:pPr>
            <w:r w:rsidRPr="00B00DA7">
              <w:t>-0.0207</w:t>
            </w:r>
          </w:p>
        </w:tc>
        <w:tc>
          <w:tcPr>
            <w:tcW w:w="930" w:type="dxa"/>
            <w:noWrap/>
            <w:hideMark/>
          </w:tcPr>
          <w:p w14:paraId="7FF9BF81" w14:textId="59124A3C" w:rsidR="002049B5" w:rsidRPr="003F7D4E" w:rsidRDefault="002049B5" w:rsidP="003F7D4E">
            <w:pPr>
              <w:spacing w:line="240" w:lineRule="auto"/>
              <w:ind w:firstLine="0"/>
            </w:pPr>
            <w:r w:rsidRPr="00B00DA7">
              <w:t>NA</w:t>
            </w:r>
          </w:p>
        </w:tc>
        <w:tc>
          <w:tcPr>
            <w:tcW w:w="1043" w:type="dxa"/>
            <w:noWrap/>
            <w:hideMark/>
          </w:tcPr>
          <w:p w14:paraId="2B34A676" w14:textId="57414546" w:rsidR="002049B5" w:rsidRPr="003F7D4E" w:rsidRDefault="002049B5" w:rsidP="003F7D4E">
            <w:pPr>
              <w:spacing w:line="240" w:lineRule="auto"/>
              <w:ind w:firstLine="0"/>
            </w:pPr>
            <w:r w:rsidRPr="00B00DA7">
              <w:t>NA</w:t>
            </w:r>
          </w:p>
        </w:tc>
        <w:tc>
          <w:tcPr>
            <w:tcW w:w="1258" w:type="dxa"/>
            <w:noWrap/>
            <w:hideMark/>
          </w:tcPr>
          <w:p w14:paraId="1DE2B43E" w14:textId="15CE9AB3" w:rsidR="002049B5" w:rsidRPr="003F7D4E" w:rsidRDefault="002049B5" w:rsidP="003F7D4E">
            <w:pPr>
              <w:spacing w:line="240" w:lineRule="auto"/>
              <w:ind w:firstLine="0"/>
            </w:pPr>
            <w:r w:rsidRPr="00B00DA7">
              <w:t>NA</w:t>
            </w:r>
          </w:p>
        </w:tc>
        <w:tc>
          <w:tcPr>
            <w:tcW w:w="992" w:type="dxa"/>
            <w:noWrap/>
            <w:hideMark/>
          </w:tcPr>
          <w:p w14:paraId="1D296AEB" w14:textId="64C9ED34" w:rsidR="002049B5" w:rsidRPr="003F7D4E" w:rsidRDefault="002049B5" w:rsidP="003F7D4E">
            <w:pPr>
              <w:spacing w:line="240" w:lineRule="auto"/>
              <w:ind w:firstLine="0"/>
            </w:pPr>
            <w:r w:rsidRPr="00B00DA7">
              <w:t>NA</w:t>
            </w:r>
          </w:p>
        </w:tc>
        <w:tc>
          <w:tcPr>
            <w:tcW w:w="851" w:type="dxa"/>
            <w:noWrap/>
            <w:hideMark/>
          </w:tcPr>
          <w:p w14:paraId="58F77C48" w14:textId="0EEE594B" w:rsidR="002049B5" w:rsidRPr="003F7D4E" w:rsidRDefault="002049B5" w:rsidP="003F7D4E">
            <w:pPr>
              <w:spacing w:line="240" w:lineRule="auto"/>
              <w:ind w:firstLine="0"/>
            </w:pPr>
            <w:r w:rsidRPr="00B00DA7">
              <w:t>4</w:t>
            </w:r>
          </w:p>
        </w:tc>
        <w:tc>
          <w:tcPr>
            <w:tcW w:w="1275" w:type="dxa"/>
            <w:noWrap/>
            <w:hideMark/>
          </w:tcPr>
          <w:p w14:paraId="2967B7DD" w14:textId="1A3C45E5" w:rsidR="002049B5" w:rsidRPr="003F7D4E" w:rsidRDefault="002049B5" w:rsidP="003F7D4E">
            <w:pPr>
              <w:spacing w:line="240" w:lineRule="auto"/>
              <w:ind w:firstLine="0"/>
            </w:pPr>
            <w:r w:rsidRPr="00B00DA7">
              <w:t>-141.00</w:t>
            </w:r>
          </w:p>
        </w:tc>
        <w:tc>
          <w:tcPr>
            <w:tcW w:w="1276" w:type="dxa"/>
            <w:noWrap/>
            <w:hideMark/>
          </w:tcPr>
          <w:p w14:paraId="0B056DBC" w14:textId="0D4362B0" w:rsidR="002049B5" w:rsidRPr="003F7D4E" w:rsidRDefault="002049B5" w:rsidP="003F7D4E">
            <w:pPr>
              <w:spacing w:line="240" w:lineRule="auto"/>
              <w:ind w:firstLine="0"/>
            </w:pPr>
            <w:r w:rsidRPr="00B00DA7">
              <w:t>290.07</w:t>
            </w:r>
          </w:p>
        </w:tc>
        <w:tc>
          <w:tcPr>
            <w:tcW w:w="1134" w:type="dxa"/>
            <w:noWrap/>
            <w:hideMark/>
          </w:tcPr>
          <w:p w14:paraId="6A4F6D9B" w14:textId="0C8ACB5F" w:rsidR="002049B5" w:rsidRPr="003F7D4E" w:rsidRDefault="002049B5" w:rsidP="003F7D4E">
            <w:pPr>
              <w:spacing w:line="240" w:lineRule="auto"/>
              <w:ind w:firstLine="0"/>
            </w:pPr>
            <w:r w:rsidRPr="00B00DA7">
              <w:t>0.00</w:t>
            </w:r>
          </w:p>
        </w:tc>
        <w:tc>
          <w:tcPr>
            <w:tcW w:w="992" w:type="dxa"/>
            <w:noWrap/>
            <w:hideMark/>
          </w:tcPr>
          <w:p w14:paraId="042CC8E0" w14:textId="3C16D182" w:rsidR="002049B5" w:rsidRPr="003F7D4E" w:rsidRDefault="002049B5" w:rsidP="003F7D4E">
            <w:pPr>
              <w:spacing w:line="240" w:lineRule="auto"/>
              <w:ind w:firstLine="0"/>
            </w:pPr>
            <w:r w:rsidRPr="00B00DA7">
              <w:t>0.90</w:t>
            </w:r>
          </w:p>
        </w:tc>
      </w:tr>
      <w:tr w:rsidR="002049B5" w:rsidRPr="003F7D4E" w14:paraId="11A04742" w14:textId="77777777" w:rsidTr="002049B5">
        <w:trPr>
          <w:trHeight w:val="300"/>
        </w:trPr>
        <w:tc>
          <w:tcPr>
            <w:tcW w:w="931" w:type="dxa"/>
            <w:noWrap/>
            <w:hideMark/>
          </w:tcPr>
          <w:p w14:paraId="67DC9941" w14:textId="77777777" w:rsidR="002049B5" w:rsidRPr="003F7D4E" w:rsidRDefault="002049B5" w:rsidP="003F7D4E">
            <w:pPr>
              <w:spacing w:line="240" w:lineRule="auto"/>
              <w:ind w:firstLine="0"/>
            </w:pPr>
            <w:r w:rsidRPr="003F7D4E">
              <w:t>2</w:t>
            </w:r>
          </w:p>
        </w:tc>
        <w:tc>
          <w:tcPr>
            <w:tcW w:w="1041" w:type="dxa"/>
            <w:noWrap/>
            <w:hideMark/>
          </w:tcPr>
          <w:p w14:paraId="14F0385E" w14:textId="11A3663D" w:rsidR="002049B5" w:rsidRPr="003F7D4E" w:rsidRDefault="002049B5" w:rsidP="003F7D4E">
            <w:pPr>
              <w:spacing w:line="240" w:lineRule="auto"/>
              <w:ind w:firstLine="0"/>
            </w:pPr>
            <w:r w:rsidRPr="000555EA">
              <w:t>0.7731</w:t>
            </w:r>
          </w:p>
        </w:tc>
        <w:tc>
          <w:tcPr>
            <w:tcW w:w="2467" w:type="dxa"/>
            <w:noWrap/>
            <w:hideMark/>
          </w:tcPr>
          <w:p w14:paraId="5EAF3B40" w14:textId="39A300D4" w:rsidR="002049B5" w:rsidRPr="003F7D4E" w:rsidRDefault="002049B5" w:rsidP="003F7D4E">
            <w:pPr>
              <w:spacing w:line="240" w:lineRule="auto"/>
              <w:ind w:firstLine="0"/>
            </w:pPr>
            <w:r w:rsidRPr="00B00DA7">
              <w:t>-0.0203</w:t>
            </w:r>
          </w:p>
        </w:tc>
        <w:tc>
          <w:tcPr>
            <w:tcW w:w="930" w:type="dxa"/>
            <w:noWrap/>
            <w:hideMark/>
          </w:tcPr>
          <w:p w14:paraId="0380DC92" w14:textId="310E9207" w:rsidR="002049B5" w:rsidRPr="003F7D4E" w:rsidRDefault="002049B5" w:rsidP="003F7D4E">
            <w:pPr>
              <w:spacing w:line="240" w:lineRule="auto"/>
              <w:ind w:firstLine="0"/>
            </w:pPr>
            <w:r w:rsidRPr="00B00DA7">
              <w:t>+</w:t>
            </w:r>
          </w:p>
        </w:tc>
        <w:tc>
          <w:tcPr>
            <w:tcW w:w="1043" w:type="dxa"/>
            <w:noWrap/>
            <w:hideMark/>
          </w:tcPr>
          <w:p w14:paraId="019A8A1C" w14:textId="2F762017" w:rsidR="002049B5" w:rsidRPr="003F7D4E" w:rsidRDefault="002049B5" w:rsidP="003F7D4E">
            <w:pPr>
              <w:spacing w:line="240" w:lineRule="auto"/>
              <w:ind w:firstLine="0"/>
            </w:pPr>
            <w:r w:rsidRPr="00B00DA7">
              <w:t>NA</w:t>
            </w:r>
          </w:p>
        </w:tc>
        <w:tc>
          <w:tcPr>
            <w:tcW w:w="1258" w:type="dxa"/>
            <w:noWrap/>
            <w:hideMark/>
          </w:tcPr>
          <w:p w14:paraId="20B10913" w14:textId="33EF141D" w:rsidR="002049B5" w:rsidRPr="003F7D4E" w:rsidRDefault="002049B5" w:rsidP="003F7D4E">
            <w:pPr>
              <w:spacing w:line="240" w:lineRule="auto"/>
              <w:ind w:firstLine="0"/>
            </w:pPr>
            <w:r w:rsidRPr="00B00DA7">
              <w:t>NA</w:t>
            </w:r>
          </w:p>
        </w:tc>
        <w:tc>
          <w:tcPr>
            <w:tcW w:w="992" w:type="dxa"/>
            <w:noWrap/>
            <w:hideMark/>
          </w:tcPr>
          <w:p w14:paraId="42B5DA85" w14:textId="3177DB9A" w:rsidR="002049B5" w:rsidRPr="003F7D4E" w:rsidRDefault="002049B5" w:rsidP="003F7D4E">
            <w:pPr>
              <w:spacing w:line="240" w:lineRule="auto"/>
              <w:ind w:firstLine="0"/>
            </w:pPr>
            <w:r w:rsidRPr="00B00DA7">
              <w:t>NA</w:t>
            </w:r>
          </w:p>
        </w:tc>
        <w:tc>
          <w:tcPr>
            <w:tcW w:w="851" w:type="dxa"/>
            <w:noWrap/>
            <w:hideMark/>
          </w:tcPr>
          <w:p w14:paraId="558D03A2" w14:textId="025B9D49" w:rsidR="002049B5" w:rsidRPr="003F7D4E" w:rsidRDefault="002049B5" w:rsidP="003F7D4E">
            <w:pPr>
              <w:spacing w:line="240" w:lineRule="auto"/>
              <w:ind w:firstLine="0"/>
            </w:pPr>
            <w:r w:rsidRPr="00B00DA7">
              <w:t>5</w:t>
            </w:r>
          </w:p>
        </w:tc>
        <w:tc>
          <w:tcPr>
            <w:tcW w:w="1275" w:type="dxa"/>
            <w:noWrap/>
            <w:hideMark/>
          </w:tcPr>
          <w:p w14:paraId="1DD141E2" w14:textId="1528C06F" w:rsidR="002049B5" w:rsidRPr="003F7D4E" w:rsidRDefault="002049B5" w:rsidP="003F7D4E">
            <w:pPr>
              <w:spacing w:line="240" w:lineRule="auto"/>
              <w:ind w:firstLine="0"/>
            </w:pPr>
            <w:r w:rsidRPr="00B00DA7">
              <w:t>-142.28</w:t>
            </w:r>
          </w:p>
        </w:tc>
        <w:tc>
          <w:tcPr>
            <w:tcW w:w="1276" w:type="dxa"/>
            <w:noWrap/>
            <w:hideMark/>
          </w:tcPr>
          <w:p w14:paraId="7FD94161" w14:textId="4449B2F6" w:rsidR="002049B5" w:rsidRPr="003F7D4E" w:rsidRDefault="002049B5" w:rsidP="003F7D4E">
            <w:pPr>
              <w:spacing w:line="240" w:lineRule="auto"/>
              <w:ind w:firstLine="0"/>
            </w:pPr>
            <w:r w:rsidRPr="00B00DA7">
              <w:t>294.65</w:t>
            </w:r>
          </w:p>
        </w:tc>
        <w:tc>
          <w:tcPr>
            <w:tcW w:w="1134" w:type="dxa"/>
            <w:noWrap/>
            <w:hideMark/>
          </w:tcPr>
          <w:p w14:paraId="4CAE34FA" w14:textId="31026686" w:rsidR="002049B5" w:rsidRPr="003F7D4E" w:rsidRDefault="002049B5" w:rsidP="003F7D4E">
            <w:pPr>
              <w:spacing w:line="240" w:lineRule="auto"/>
              <w:ind w:firstLine="0"/>
            </w:pPr>
            <w:r w:rsidRPr="00B00DA7">
              <w:t>4.58</w:t>
            </w:r>
          </w:p>
        </w:tc>
        <w:tc>
          <w:tcPr>
            <w:tcW w:w="992" w:type="dxa"/>
            <w:noWrap/>
            <w:hideMark/>
          </w:tcPr>
          <w:p w14:paraId="523335B5" w14:textId="308A8F4C" w:rsidR="002049B5" w:rsidRPr="003F7D4E" w:rsidRDefault="002049B5" w:rsidP="003F7D4E">
            <w:pPr>
              <w:spacing w:line="240" w:lineRule="auto"/>
              <w:ind w:firstLine="0"/>
            </w:pPr>
            <w:r w:rsidRPr="00B00DA7">
              <w:t>0.09</w:t>
            </w:r>
          </w:p>
        </w:tc>
      </w:tr>
      <w:tr w:rsidR="002049B5" w:rsidRPr="003F7D4E" w14:paraId="5FB8A1B4" w14:textId="77777777" w:rsidTr="002049B5">
        <w:trPr>
          <w:trHeight w:val="300"/>
        </w:trPr>
        <w:tc>
          <w:tcPr>
            <w:tcW w:w="931" w:type="dxa"/>
            <w:noWrap/>
            <w:hideMark/>
          </w:tcPr>
          <w:p w14:paraId="4CDA7509" w14:textId="77777777" w:rsidR="002049B5" w:rsidRPr="003F7D4E" w:rsidRDefault="002049B5" w:rsidP="003F7D4E">
            <w:pPr>
              <w:spacing w:line="240" w:lineRule="auto"/>
              <w:ind w:firstLine="0"/>
            </w:pPr>
            <w:r w:rsidRPr="003F7D4E">
              <w:t>3</w:t>
            </w:r>
          </w:p>
        </w:tc>
        <w:tc>
          <w:tcPr>
            <w:tcW w:w="1041" w:type="dxa"/>
            <w:noWrap/>
            <w:hideMark/>
          </w:tcPr>
          <w:p w14:paraId="73C8ADBD" w14:textId="464C87BD" w:rsidR="002049B5" w:rsidRPr="003F7D4E" w:rsidRDefault="002049B5" w:rsidP="003F7D4E">
            <w:pPr>
              <w:spacing w:line="240" w:lineRule="auto"/>
              <w:ind w:firstLine="0"/>
            </w:pPr>
            <w:r w:rsidRPr="000555EA">
              <w:t>0.7163</w:t>
            </w:r>
          </w:p>
        </w:tc>
        <w:tc>
          <w:tcPr>
            <w:tcW w:w="2467" w:type="dxa"/>
            <w:noWrap/>
            <w:hideMark/>
          </w:tcPr>
          <w:p w14:paraId="74BE12D5" w14:textId="21668AD8" w:rsidR="002049B5" w:rsidRPr="003F7D4E" w:rsidRDefault="002049B5" w:rsidP="003F7D4E">
            <w:pPr>
              <w:spacing w:line="240" w:lineRule="auto"/>
              <w:ind w:firstLine="0"/>
            </w:pPr>
            <w:r w:rsidRPr="00B00DA7">
              <w:t>-0.0195</w:t>
            </w:r>
          </w:p>
        </w:tc>
        <w:tc>
          <w:tcPr>
            <w:tcW w:w="930" w:type="dxa"/>
            <w:noWrap/>
            <w:hideMark/>
          </w:tcPr>
          <w:p w14:paraId="3AE57A3A" w14:textId="12770EAE" w:rsidR="002049B5" w:rsidRPr="003F7D4E" w:rsidRDefault="002049B5" w:rsidP="003F7D4E">
            <w:pPr>
              <w:spacing w:line="240" w:lineRule="auto"/>
              <w:ind w:firstLine="0"/>
            </w:pPr>
            <w:r w:rsidRPr="00B00DA7">
              <w:t>+</w:t>
            </w:r>
          </w:p>
        </w:tc>
        <w:tc>
          <w:tcPr>
            <w:tcW w:w="1043" w:type="dxa"/>
            <w:noWrap/>
            <w:hideMark/>
          </w:tcPr>
          <w:p w14:paraId="108EDEDC" w14:textId="0F9C672F" w:rsidR="002049B5" w:rsidRPr="003F7D4E" w:rsidRDefault="002049B5" w:rsidP="003F7D4E">
            <w:pPr>
              <w:spacing w:line="240" w:lineRule="auto"/>
              <w:ind w:firstLine="0"/>
            </w:pPr>
            <w:r w:rsidRPr="00B00DA7">
              <w:t>+</w:t>
            </w:r>
          </w:p>
        </w:tc>
        <w:tc>
          <w:tcPr>
            <w:tcW w:w="1258" w:type="dxa"/>
            <w:noWrap/>
            <w:hideMark/>
          </w:tcPr>
          <w:p w14:paraId="540864F4" w14:textId="71FDDC08" w:rsidR="002049B5" w:rsidRPr="003F7D4E" w:rsidRDefault="002049B5" w:rsidP="003F7D4E">
            <w:pPr>
              <w:spacing w:line="240" w:lineRule="auto"/>
              <w:ind w:firstLine="0"/>
            </w:pPr>
            <w:r w:rsidRPr="00B00DA7">
              <w:t>NA</w:t>
            </w:r>
          </w:p>
        </w:tc>
        <w:tc>
          <w:tcPr>
            <w:tcW w:w="992" w:type="dxa"/>
            <w:noWrap/>
            <w:hideMark/>
          </w:tcPr>
          <w:p w14:paraId="6115C5F9" w14:textId="173C2CF1" w:rsidR="002049B5" w:rsidRPr="003F7D4E" w:rsidRDefault="002049B5" w:rsidP="003F7D4E">
            <w:pPr>
              <w:spacing w:line="240" w:lineRule="auto"/>
              <w:ind w:firstLine="0"/>
            </w:pPr>
            <w:r w:rsidRPr="00B00DA7">
              <w:t>NA</w:t>
            </w:r>
          </w:p>
        </w:tc>
        <w:tc>
          <w:tcPr>
            <w:tcW w:w="851" w:type="dxa"/>
            <w:noWrap/>
            <w:hideMark/>
          </w:tcPr>
          <w:p w14:paraId="1B58B96D" w14:textId="3DDD056D" w:rsidR="002049B5" w:rsidRPr="003F7D4E" w:rsidRDefault="002049B5" w:rsidP="003F7D4E">
            <w:pPr>
              <w:spacing w:line="240" w:lineRule="auto"/>
              <w:ind w:firstLine="0"/>
            </w:pPr>
            <w:r w:rsidRPr="00B00DA7">
              <w:t>6</w:t>
            </w:r>
          </w:p>
        </w:tc>
        <w:tc>
          <w:tcPr>
            <w:tcW w:w="1275" w:type="dxa"/>
            <w:noWrap/>
            <w:hideMark/>
          </w:tcPr>
          <w:p w14:paraId="35CE4784" w14:textId="41CF32AC" w:rsidR="002049B5" w:rsidRPr="003F7D4E" w:rsidRDefault="002049B5" w:rsidP="003F7D4E">
            <w:pPr>
              <w:spacing w:line="240" w:lineRule="auto"/>
              <w:ind w:firstLine="0"/>
            </w:pPr>
            <w:r w:rsidRPr="00B00DA7">
              <w:t>-143.47</w:t>
            </w:r>
          </w:p>
        </w:tc>
        <w:tc>
          <w:tcPr>
            <w:tcW w:w="1276" w:type="dxa"/>
            <w:noWrap/>
            <w:hideMark/>
          </w:tcPr>
          <w:p w14:paraId="459A6047" w14:textId="2687D7AB" w:rsidR="002049B5" w:rsidRPr="003F7D4E" w:rsidRDefault="002049B5" w:rsidP="003F7D4E">
            <w:pPr>
              <w:spacing w:line="240" w:lineRule="auto"/>
              <w:ind w:firstLine="0"/>
            </w:pPr>
            <w:r w:rsidRPr="00B00DA7">
              <w:t>299.06</w:t>
            </w:r>
          </w:p>
        </w:tc>
        <w:tc>
          <w:tcPr>
            <w:tcW w:w="1134" w:type="dxa"/>
            <w:noWrap/>
            <w:hideMark/>
          </w:tcPr>
          <w:p w14:paraId="4E6C6F04" w14:textId="20E37A49" w:rsidR="002049B5" w:rsidRPr="003F7D4E" w:rsidRDefault="002049B5" w:rsidP="003F7D4E">
            <w:pPr>
              <w:spacing w:line="240" w:lineRule="auto"/>
              <w:ind w:firstLine="0"/>
            </w:pPr>
            <w:r w:rsidRPr="00B00DA7">
              <w:t>8.99</w:t>
            </w:r>
          </w:p>
        </w:tc>
        <w:tc>
          <w:tcPr>
            <w:tcW w:w="992" w:type="dxa"/>
            <w:noWrap/>
            <w:hideMark/>
          </w:tcPr>
          <w:p w14:paraId="30EBC385" w14:textId="3EADC90D" w:rsidR="002049B5" w:rsidRPr="003F7D4E" w:rsidRDefault="002049B5" w:rsidP="003F7D4E">
            <w:pPr>
              <w:spacing w:line="240" w:lineRule="auto"/>
              <w:ind w:firstLine="0"/>
            </w:pPr>
            <w:r w:rsidRPr="00B00DA7">
              <w:t>0.01</w:t>
            </w:r>
          </w:p>
        </w:tc>
      </w:tr>
      <w:tr w:rsidR="002049B5" w:rsidRPr="003F7D4E" w14:paraId="190227E5" w14:textId="77777777" w:rsidTr="002049B5">
        <w:trPr>
          <w:trHeight w:val="300"/>
        </w:trPr>
        <w:tc>
          <w:tcPr>
            <w:tcW w:w="931" w:type="dxa"/>
            <w:noWrap/>
            <w:hideMark/>
          </w:tcPr>
          <w:p w14:paraId="49204ECE" w14:textId="77777777" w:rsidR="002049B5" w:rsidRPr="003F7D4E" w:rsidRDefault="002049B5" w:rsidP="003F7D4E">
            <w:pPr>
              <w:spacing w:line="240" w:lineRule="auto"/>
              <w:ind w:firstLine="0"/>
            </w:pPr>
            <w:r w:rsidRPr="003F7D4E">
              <w:t>4</w:t>
            </w:r>
          </w:p>
        </w:tc>
        <w:tc>
          <w:tcPr>
            <w:tcW w:w="1041" w:type="dxa"/>
            <w:noWrap/>
            <w:hideMark/>
          </w:tcPr>
          <w:p w14:paraId="777C1B8F" w14:textId="01A2CC90" w:rsidR="002049B5" w:rsidRPr="003F7D4E" w:rsidRDefault="002049B5" w:rsidP="003F7D4E">
            <w:pPr>
              <w:spacing w:line="240" w:lineRule="auto"/>
              <w:ind w:firstLine="0"/>
            </w:pPr>
            <w:r w:rsidRPr="000555EA">
              <w:t>0.7781</w:t>
            </w:r>
          </w:p>
        </w:tc>
        <w:tc>
          <w:tcPr>
            <w:tcW w:w="2467" w:type="dxa"/>
            <w:noWrap/>
            <w:hideMark/>
          </w:tcPr>
          <w:p w14:paraId="6F3A3E46" w14:textId="1B54E1FD" w:rsidR="002049B5" w:rsidRPr="003F7D4E" w:rsidRDefault="002049B5" w:rsidP="003F7D4E">
            <w:pPr>
              <w:spacing w:line="240" w:lineRule="auto"/>
              <w:ind w:firstLine="0"/>
            </w:pPr>
            <w:r w:rsidRPr="00B00DA7">
              <w:t>-0.0205</w:t>
            </w:r>
          </w:p>
        </w:tc>
        <w:tc>
          <w:tcPr>
            <w:tcW w:w="930" w:type="dxa"/>
            <w:noWrap/>
            <w:hideMark/>
          </w:tcPr>
          <w:p w14:paraId="2873F0E7" w14:textId="01237BE5" w:rsidR="002049B5" w:rsidRPr="003F7D4E" w:rsidRDefault="002049B5" w:rsidP="003F7D4E">
            <w:pPr>
              <w:spacing w:line="240" w:lineRule="auto"/>
              <w:ind w:firstLine="0"/>
            </w:pPr>
            <w:r w:rsidRPr="00B00DA7">
              <w:t>+</w:t>
            </w:r>
          </w:p>
        </w:tc>
        <w:tc>
          <w:tcPr>
            <w:tcW w:w="1043" w:type="dxa"/>
            <w:noWrap/>
            <w:hideMark/>
          </w:tcPr>
          <w:p w14:paraId="02ED8FEF" w14:textId="531B662C" w:rsidR="002049B5" w:rsidRPr="003F7D4E" w:rsidRDefault="002049B5" w:rsidP="003F7D4E">
            <w:pPr>
              <w:spacing w:line="240" w:lineRule="auto"/>
              <w:ind w:firstLine="0"/>
            </w:pPr>
            <w:r w:rsidRPr="00B00DA7">
              <w:t>NA</w:t>
            </w:r>
          </w:p>
        </w:tc>
        <w:tc>
          <w:tcPr>
            <w:tcW w:w="1258" w:type="dxa"/>
            <w:noWrap/>
            <w:hideMark/>
          </w:tcPr>
          <w:p w14:paraId="6EB77846" w14:textId="67C83F59" w:rsidR="002049B5" w:rsidRPr="003F7D4E" w:rsidRDefault="002049B5" w:rsidP="002049B5">
            <w:pPr>
              <w:spacing w:line="240" w:lineRule="auto"/>
              <w:ind w:firstLine="0"/>
            </w:pPr>
            <w:r w:rsidRPr="00B00DA7">
              <w:t>NA</w:t>
            </w:r>
          </w:p>
        </w:tc>
        <w:tc>
          <w:tcPr>
            <w:tcW w:w="992" w:type="dxa"/>
            <w:noWrap/>
            <w:hideMark/>
          </w:tcPr>
          <w:p w14:paraId="0F8DF4F8" w14:textId="30136FDE" w:rsidR="002049B5" w:rsidRPr="003F7D4E" w:rsidRDefault="002049B5" w:rsidP="003F7D4E">
            <w:pPr>
              <w:spacing w:line="240" w:lineRule="auto"/>
              <w:ind w:firstLine="0"/>
            </w:pPr>
            <w:r w:rsidRPr="00B00DA7">
              <w:t>0.0000</w:t>
            </w:r>
          </w:p>
        </w:tc>
        <w:tc>
          <w:tcPr>
            <w:tcW w:w="851" w:type="dxa"/>
            <w:noWrap/>
            <w:hideMark/>
          </w:tcPr>
          <w:p w14:paraId="53FB88E9" w14:textId="37C3F10C" w:rsidR="002049B5" w:rsidRPr="003F7D4E" w:rsidRDefault="002049B5" w:rsidP="003F7D4E">
            <w:pPr>
              <w:spacing w:line="240" w:lineRule="auto"/>
              <w:ind w:firstLine="0"/>
            </w:pPr>
            <w:r w:rsidRPr="00B00DA7">
              <w:t>6</w:t>
            </w:r>
          </w:p>
        </w:tc>
        <w:tc>
          <w:tcPr>
            <w:tcW w:w="1275" w:type="dxa"/>
            <w:noWrap/>
            <w:hideMark/>
          </w:tcPr>
          <w:p w14:paraId="73C04309" w14:textId="5AC4D4BC" w:rsidR="002049B5" w:rsidRPr="003F7D4E" w:rsidRDefault="002049B5" w:rsidP="003F7D4E">
            <w:pPr>
              <w:spacing w:line="240" w:lineRule="auto"/>
              <w:ind w:firstLine="0"/>
            </w:pPr>
            <w:r w:rsidRPr="00B00DA7">
              <w:t>-149.43</w:t>
            </w:r>
          </w:p>
        </w:tc>
        <w:tc>
          <w:tcPr>
            <w:tcW w:w="1276" w:type="dxa"/>
            <w:noWrap/>
            <w:hideMark/>
          </w:tcPr>
          <w:p w14:paraId="31D89BCB" w14:textId="54050EB1" w:rsidR="002049B5" w:rsidRPr="003F7D4E" w:rsidRDefault="002049B5" w:rsidP="003F7D4E">
            <w:pPr>
              <w:spacing w:line="240" w:lineRule="auto"/>
              <w:ind w:firstLine="0"/>
            </w:pPr>
            <w:r w:rsidRPr="00B00DA7">
              <w:t>310.98</w:t>
            </w:r>
          </w:p>
        </w:tc>
        <w:tc>
          <w:tcPr>
            <w:tcW w:w="1134" w:type="dxa"/>
            <w:noWrap/>
            <w:hideMark/>
          </w:tcPr>
          <w:p w14:paraId="5DDD8765" w14:textId="77E23E3F" w:rsidR="002049B5" w:rsidRPr="003F7D4E" w:rsidRDefault="002049B5" w:rsidP="003F7D4E">
            <w:pPr>
              <w:spacing w:line="240" w:lineRule="auto"/>
              <w:ind w:firstLine="0"/>
            </w:pPr>
            <w:r w:rsidRPr="00B00DA7">
              <w:t>20.91</w:t>
            </w:r>
          </w:p>
        </w:tc>
        <w:tc>
          <w:tcPr>
            <w:tcW w:w="992" w:type="dxa"/>
            <w:noWrap/>
            <w:hideMark/>
          </w:tcPr>
          <w:p w14:paraId="16A026EE" w14:textId="2D5B2DA9" w:rsidR="002049B5" w:rsidRPr="003F7D4E" w:rsidRDefault="002049B5" w:rsidP="003F7D4E">
            <w:pPr>
              <w:spacing w:line="240" w:lineRule="auto"/>
              <w:ind w:firstLine="0"/>
            </w:pPr>
            <w:r w:rsidRPr="00B00DA7">
              <w:t>0.00</w:t>
            </w:r>
          </w:p>
        </w:tc>
      </w:tr>
      <w:tr w:rsidR="002049B5" w:rsidRPr="003F7D4E" w14:paraId="4628C661" w14:textId="77777777" w:rsidTr="002049B5">
        <w:trPr>
          <w:trHeight w:val="300"/>
        </w:trPr>
        <w:tc>
          <w:tcPr>
            <w:tcW w:w="931" w:type="dxa"/>
            <w:noWrap/>
            <w:hideMark/>
          </w:tcPr>
          <w:p w14:paraId="02C12ED9" w14:textId="77777777" w:rsidR="002049B5" w:rsidRPr="003F7D4E" w:rsidRDefault="002049B5" w:rsidP="003F7D4E">
            <w:pPr>
              <w:spacing w:line="240" w:lineRule="auto"/>
              <w:ind w:firstLine="0"/>
            </w:pPr>
            <w:r w:rsidRPr="003F7D4E">
              <w:t>7</w:t>
            </w:r>
          </w:p>
        </w:tc>
        <w:tc>
          <w:tcPr>
            <w:tcW w:w="1041" w:type="dxa"/>
            <w:noWrap/>
            <w:hideMark/>
          </w:tcPr>
          <w:p w14:paraId="482EE637" w14:textId="39B9C383" w:rsidR="002049B5" w:rsidRPr="003F7D4E" w:rsidRDefault="002049B5" w:rsidP="003F7D4E">
            <w:pPr>
              <w:spacing w:line="240" w:lineRule="auto"/>
              <w:ind w:firstLine="0"/>
            </w:pPr>
            <w:r w:rsidRPr="000555EA">
              <w:t>0.7235</w:t>
            </w:r>
          </w:p>
        </w:tc>
        <w:tc>
          <w:tcPr>
            <w:tcW w:w="2467" w:type="dxa"/>
            <w:noWrap/>
            <w:hideMark/>
          </w:tcPr>
          <w:p w14:paraId="4A42AC57" w14:textId="2188A7F2" w:rsidR="002049B5" w:rsidRPr="003F7D4E" w:rsidRDefault="002049B5" w:rsidP="003F7D4E">
            <w:pPr>
              <w:spacing w:line="240" w:lineRule="auto"/>
              <w:ind w:firstLine="0"/>
            </w:pPr>
            <w:r w:rsidRPr="00B00DA7">
              <w:t>-0.0197</w:t>
            </w:r>
          </w:p>
        </w:tc>
        <w:tc>
          <w:tcPr>
            <w:tcW w:w="930" w:type="dxa"/>
            <w:noWrap/>
            <w:hideMark/>
          </w:tcPr>
          <w:p w14:paraId="7ADA66B6" w14:textId="151C5A5A" w:rsidR="002049B5" w:rsidRPr="003F7D4E" w:rsidRDefault="002049B5" w:rsidP="003F7D4E">
            <w:pPr>
              <w:spacing w:line="240" w:lineRule="auto"/>
              <w:ind w:firstLine="0"/>
            </w:pPr>
            <w:r w:rsidRPr="00B00DA7">
              <w:t>+</w:t>
            </w:r>
          </w:p>
        </w:tc>
        <w:tc>
          <w:tcPr>
            <w:tcW w:w="1043" w:type="dxa"/>
            <w:noWrap/>
            <w:hideMark/>
          </w:tcPr>
          <w:p w14:paraId="27A33D8B" w14:textId="7ED01F20" w:rsidR="002049B5" w:rsidRPr="003F7D4E" w:rsidRDefault="002049B5" w:rsidP="003F7D4E">
            <w:pPr>
              <w:spacing w:line="240" w:lineRule="auto"/>
              <w:ind w:firstLine="0"/>
            </w:pPr>
            <w:r w:rsidRPr="00B00DA7">
              <w:t>+</w:t>
            </w:r>
          </w:p>
        </w:tc>
        <w:tc>
          <w:tcPr>
            <w:tcW w:w="1258" w:type="dxa"/>
            <w:noWrap/>
            <w:hideMark/>
          </w:tcPr>
          <w:p w14:paraId="3C7CC6DA" w14:textId="6F63DD80" w:rsidR="002049B5" w:rsidRPr="003F7D4E" w:rsidRDefault="002049B5" w:rsidP="003F7D4E">
            <w:pPr>
              <w:spacing w:line="240" w:lineRule="auto"/>
              <w:ind w:firstLine="0"/>
            </w:pPr>
            <w:r w:rsidRPr="00B00DA7">
              <w:t>NA</w:t>
            </w:r>
          </w:p>
        </w:tc>
        <w:tc>
          <w:tcPr>
            <w:tcW w:w="992" w:type="dxa"/>
            <w:noWrap/>
            <w:hideMark/>
          </w:tcPr>
          <w:p w14:paraId="19E56C5E" w14:textId="4C55878F" w:rsidR="002049B5" w:rsidRPr="003F7D4E" w:rsidRDefault="002049B5" w:rsidP="003F7D4E">
            <w:pPr>
              <w:spacing w:line="240" w:lineRule="auto"/>
              <w:ind w:firstLine="0"/>
            </w:pPr>
            <w:r w:rsidRPr="00B00DA7">
              <w:t>0.0000</w:t>
            </w:r>
          </w:p>
        </w:tc>
        <w:tc>
          <w:tcPr>
            <w:tcW w:w="851" w:type="dxa"/>
            <w:noWrap/>
            <w:hideMark/>
          </w:tcPr>
          <w:p w14:paraId="117B1D74" w14:textId="58E40D99" w:rsidR="002049B5" w:rsidRPr="003F7D4E" w:rsidRDefault="002049B5" w:rsidP="003F7D4E">
            <w:pPr>
              <w:spacing w:line="240" w:lineRule="auto"/>
              <w:ind w:firstLine="0"/>
            </w:pPr>
            <w:r w:rsidRPr="00B00DA7">
              <w:t>7</w:t>
            </w:r>
          </w:p>
        </w:tc>
        <w:tc>
          <w:tcPr>
            <w:tcW w:w="1275" w:type="dxa"/>
            <w:noWrap/>
            <w:hideMark/>
          </w:tcPr>
          <w:p w14:paraId="3B25B3AC" w14:textId="24A645E1" w:rsidR="002049B5" w:rsidRPr="003F7D4E" w:rsidRDefault="002049B5" w:rsidP="003F7D4E">
            <w:pPr>
              <w:spacing w:line="240" w:lineRule="auto"/>
              <w:ind w:firstLine="0"/>
            </w:pPr>
            <w:r w:rsidRPr="00B00DA7">
              <w:t>-150.61</w:t>
            </w:r>
          </w:p>
        </w:tc>
        <w:tc>
          <w:tcPr>
            <w:tcW w:w="1276" w:type="dxa"/>
            <w:noWrap/>
            <w:hideMark/>
          </w:tcPr>
          <w:p w14:paraId="306AA0BB" w14:textId="64679816" w:rsidR="002049B5" w:rsidRPr="003F7D4E" w:rsidRDefault="002049B5" w:rsidP="003F7D4E">
            <w:pPr>
              <w:spacing w:line="240" w:lineRule="auto"/>
              <w:ind w:firstLine="0"/>
            </w:pPr>
            <w:r w:rsidRPr="00B00DA7">
              <w:t>315.39</w:t>
            </w:r>
          </w:p>
        </w:tc>
        <w:tc>
          <w:tcPr>
            <w:tcW w:w="1134" w:type="dxa"/>
            <w:noWrap/>
            <w:hideMark/>
          </w:tcPr>
          <w:p w14:paraId="05A4F835" w14:textId="10A8C870" w:rsidR="002049B5" w:rsidRPr="003F7D4E" w:rsidRDefault="002049B5" w:rsidP="003F7D4E">
            <w:pPr>
              <w:spacing w:line="240" w:lineRule="auto"/>
              <w:ind w:firstLine="0"/>
            </w:pPr>
            <w:r w:rsidRPr="00B00DA7">
              <w:t>25.32</w:t>
            </w:r>
          </w:p>
        </w:tc>
        <w:tc>
          <w:tcPr>
            <w:tcW w:w="992" w:type="dxa"/>
            <w:noWrap/>
            <w:hideMark/>
          </w:tcPr>
          <w:p w14:paraId="24D2CDAA" w14:textId="3F9D1711" w:rsidR="002049B5" w:rsidRPr="003F7D4E" w:rsidRDefault="002049B5" w:rsidP="003F7D4E">
            <w:pPr>
              <w:spacing w:line="240" w:lineRule="auto"/>
              <w:ind w:firstLine="0"/>
            </w:pPr>
            <w:r w:rsidRPr="00B00DA7">
              <w:t>0.00</w:t>
            </w:r>
          </w:p>
        </w:tc>
      </w:tr>
      <w:tr w:rsidR="002049B5" w:rsidRPr="003F7D4E" w14:paraId="4AB6CF08" w14:textId="77777777" w:rsidTr="002049B5">
        <w:trPr>
          <w:trHeight w:val="300"/>
        </w:trPr>
        <w:tc>
          <w:tcPr>
            <w:tcW w:w="931" w:type="dxa"/>
            <w:noWrap/>
            <w:hideMark/>
          </w:tcPr>
          <w:p w14:paraId="254F45FD" w14:textId="77777777" w:rsidR="002049B5" w:rsidRPr="003F7D4E" w:rsidRDefault="002049B5" w:rsidP="003F7D4E">
            <w:pPr>
              <w:spacing w:line="240" w:lineRule="auto"/>
              <w:ind w:firstLine="0"/>
            </w:pPr>
            <w:r w:rsidRPr="003F7D4E">
              <w:t>6</w:t>
            </w:r>
          </w:p>
        </w:tc>
        <w:tc>
          <w:tcPr>
            <w:tcW w:w="1041" w:type="dxa"/>
            <w:noWrap/>
            <w:hideMark/>
          </w:tcPr>
          <w:p w14:paraId="6D3CD113" w14:textId="3D3C54CA" w:rsidR="002049B5" w:rsidRPr="003F7D4E" w:rsidRDefault="002049B5" w:rsidP="003F7D4E">
            <w:pPr>
              <w:spacing w:line="240" w:lineRule="auto"/>
              <w:ind w:firstLine="0"/>
            </w:pPr>
            <w:r w:rsidRPr="000555EA">
              <w:t>0.7466</w:t>
            </w:r>
          </w:p>
        </w:tc>
        <w:tc>
          <w:tcPr>
            <w:tcW w:w="2467" w:type="dxa"/>
            <w:noWrap/>
            <w:hideMark/>
          </w:tcPr>
          <w:p w14:paraId="512DC1C2" w14:textId="4B4168F9" w:rsidR="002049B5" w:rsidRPr="003F7D4E" w:rsidRDefault="002049B5" w:rsidP="003F7D4E">
            <w:pPr>
              <w:spacing w:line="240" w:lineRule="auto"/>
              <w:ind w:firstLine="0"/>
            </w:pPr>
            <w:r w:rsidRPr="00B00DA7">
              <w:t>-0.0202</w:t>
            </w:r>
          </w:p>
        </w:tc>
        <w:tc>
          <w:tcPr>
            <w:tcW w:w="930" w:type="dxa"/>
            <w:noWrap/>
            <w:hideMark/>
          </w:tcPr>
          <w:p w14:paraId="636F130E" w14:textId="68428D2C" w:rsidR="002049B5" w:rsidRPr="003F7D4E" w:rsidRDefault="002049B5" w:rsidP="003F7D4E">
            <w:pPr>
              <w:spacing w:line="240" w:lineRule="auto"/>
              <w:ind w:firstLine="0"/>
            </w:pPr>
            <w:r w:rsidRPr="00B00DA7">
              <w:t>+</w:t>
            </w:r>
          </w:p>
        </w:tc>
        <w:tc>
          <w:tcPr>
            <w:tcW w:w="1043" w:type="dxa"/>
            <w:noWrap/>
            <w:hideMark/>
          </w:tcPr>
          <w:p w14:paraId="373AE949" w14:textId="0AD1337A" w:rsidR="002049B5" w:rsidRPr="003F7D4E" w:rsidRDefault="002049B5" w:rsidP="003F7D4E">
            <w:pPr>
              <w:spacing w:line="240" w:lineRule="auto"/>
              <w:ind w:firstLine="0"/>
            </w:pPr>
            <w:r w:rsidRPr="00B00DA7">
              <w:t>+</w:t>
            </w:r>
          </w:p>
        </w:tc>
        <w:tc>
          <w:tcPr>
            <w:tcW w:w="1258" w:type="dxa"/>
            <w:noWrap/>
            <w:hideMark/>
          </w:tcPr>
          <w:p w14:paraId="6A147041" w14:textId="0B54AC45" w:rsidR="002049B5" w:rsidRPr="003F7D4E" w:rsidRDefault="002049B5" w:rsidP="003F7D4E">
            <w:pPr>
              <w:spacing w:line="240" w:lineRule="auto"/>
              <w:ind w:firstLine="0"/>
            </w:pPr>
            <w:r w:rsidRPr="00B00DA7">
              <w:t>0.0000</w:t>
            </w:r>
          </w:p>
        </w:tc>
        <w:tc>
          <w:tcPr>
            <w:tcW w:w="992" w:type="dxa"/>
            <w:noWrap/>
            <w:hideMark/>
          </w:tcPr>
          <w:p w14:paraId="2D236C8B" w14:textId="1A9012E1" w:rsidR="002049B5" w:rsidRPr="003F7D4E" w:rsidRDefault="002049B5" w:rsidP="003F7D4E">
            <w:pPr>
              <w:spacing w:line="240" w:lineRule="auto"/>
              <w:ind w:firstLine="0"/>
            </w:pPr>
            <w:r w:rsidRPr="00B00DA7">
              <w:t>NA</w:t>
            </w:r>
          </w:p>
        </w:tc>
        <w:tc>
          <w:tcPr>
            <w:tcW w:w="851" w:type="dxa"/>
            <w:noWrap/>
            <w:hideMark/>
          </w:tcPr>
          <w:p w14:paraId="4307DECC" w14:textId="04BD9659" w:rsidR="002049B5" w:rsidRPr="003F7D4E" w:rsidRDefault="002049B5" w:rsidP="003F7D4E">
            <w:pPr>
              <w:spacing w:line="240" w:lineRule="auto"/>
              <w:ind w:firstLine="0"/>
            </w:pPr>
            <w:r w:rsidRPr="00B00DA7">
              <w:t>7</w:t>
            </w:r>
          </w:p>
        </w:tc>
        <w:tc>
          <w:tcPr>
            <w:tcW w:w="1275" w:type="dxa"/>
            <w:noWrap/>
            <w:hideMark/>
          </w:tcPr>
          <w:p w14:paraId="1FFB0AD5" w14:textId="69EC34C0" w:rsidR="002049B5" w:rsidRPr="003F7D4E" w:rsidRDefault="002049B5" w:rsidP="003F7D4E">
            <w:pPr>
              <w:spacing w:line="240" w:lineRule="auto"/>
              <w:ind w:firstLine="0"/>
            </w:pPr>
            <w:r w:rsidRPr="00B00DA7">
              <w:t>-151.58</w:t>
            </w:r>
          </w:p>
        </w:tc>
        <w:tc>
          <w:tcPr>
            <w:tcW w:w="1276" w:type="dxa"/>
            <w:noWrap/>
            <w:hideMark/>
          </w:tcPr>
          <w:p w14:paraId="7CDB553B" w14:textId="0391DD0B" w:rsidR="002049B5" w:rsidRPr="003F7D4E" w:rsidRDefault="002049B5" w:rsidP="003F7D4E">
            <w:pPr>
              <w:spacing w:line="240" w:lineRule="auto"/>
              <w:ind w:firstLine="0"/>
            </w:pPr>
            <w:r w:rsidRPr="00B00DA7">
              <w:t>317.34</w:t>
            </w:r>
          </w:p>
        </w:tc>
        <w:tc>
          <w:tcPr>
            <w:tcW w:w="1134" w:type="dxa"/>
            <w:noWrap/>
            <w:hideMark/>
          </w:tcPr>
          <w:p w14:paraId="0561C00F" w14:textId="716E8B4C" w:rsidR="002049B5" w:rsidRPr="003F7D4E" w:rsidRDefault="002049B5" w:rsidP="003F7D4E">
            <w:pPr>
              <w:spacing w:line="240" w:lineRule="auto"/>
              <w:ind w:firstLine="0"/>
            </w:pPr>
            <w:r w:rsidRPr="00B00DA7">
              <w:t>27.27</w:t>
            </w:r>
          </w:p>
        </w:tc>
        <w:tc>
          <w:tcPr>
            <w:tcW w:w="992" w:type="dxa"/>
            <w:noWrap/>
            <w:hideMark/>
          </w:tcPr>
          <w:p w14:paraId="1211AA16" w14:textId="737493AF" w:rsidR="002049B5" w:rsidRPr="003F7D4E" w:rsidRDefault="002049B5" w:rsidP="003F7D4E">
            <w:pPr>
              <w:spacing w:line="240" w:lineRule="auto"/>
              <w:ind w:firstLine="0"/>
            </w:pPr>
            <w:r w:rsidRPr="00B00DA7">
              <w:t>0.00</w:t>
            </w:r>
          </w:p>
        </w:tc>
      </w:tr>
      <w:tr w:rsidR="002049B5" w:rsidRPr="003F7D4E" w14:paraId="33B9AC08" w14:textId="77777777" w:rsidTr="002049B5">
        <w:trPr>
          <w:trHeight w:val="300"/>
        </w:trPr>
        <w:tc>
          <w:tcPr>
            <w:tcW w:w="931" w:type="dxa"/>
            <w:noWrap/>
            <w:hideMark/>
          </w:tcPr>
          <w:p w14:paraId="623132DB" w14:textId="77777777" w:rsidR="002049B5" w:rsidRPr="003F7D4E" w:rsidRDefault="002049B5" w:rsidP="003F7D4E">
            <w:pPr>
              <w:spacing w:line="240" w:lineRule="auto"/>
              <w:ind w:firstLine="0"/>
            </w:pPr>
            <w:r w:rsidRPr="003F7D4E">
              <w:t>5</w:t>
            </w:r>
          </w:p>
        </w:tc>
        <w:tc>
          <w:tcPr>
            <w:tcW w:w="1041" w:type="dxa"/>
            <w:noWrap/>
            <w:hideMark/>
          </w:tcPr>
          <w:p w14:paraId="1478EA4E" w14:textId="2893AC36" w:rsidR="002049B5" w:rsidRPr="003F7D4E" w:rsidRDefault="002049B5" w:rsidP="003F7D4E">
            <w:pPr>
              <w:spacing w:line="240" w:lineRule="auto"/>
              <w:ind w:firstLine="0"/>
            </w:pPr>
            <w:r w:rsidRPr="000555EA">
              <w:t>0.7515</w:t>
            </w:r>
          </w:p>
        </w:tc>
        <w:tc>
          <w:tcPr>
            <w:tcW w:w="2467" w:type="dxa"/>
            <w:noWrap/>
            <w:hideMark/>
          </w:tcPr>
          <w:p w14:paraId="7DC177A4" w14:textId="2FDD593B" w:rsidR="002049B5" w:rsidRPr="003F7D4E" w:rsidRDefault="002049B5" w:rsidP="003F7D4E">
            <w:pPr>
              <w:spacing w:line="240" w:lineRule="auto"/>
              <w:ind w:firstLine="0"/>
            </w:pPr>
            <w:r w:rsidRPr="00B00DA7">
              <w:t>-0.0204</w:t>
            </w:r>
          </w:p>
        </w:tc>
        <w:tc>
          <w:tcPr>
            <w:tcW w:w="930" w:type="dxa"/>
            <w:noWrap/>
            <w:hideMark/>
          </w:tcPr>
          <w:p w14:paraId="0217CF75" w14:textId="1128D852" w:rsidR="002049B5" w:rsidRPr="003F7D4E" w:rsidRDefault="002049B5" w:rsidP="003F7D4E">
            <w:pPr>
              <w:spacing w:line="240" w:lineRule="auto"/>
              <w:ind w:firstLine="0"/>
            </w:pPr>
            <w:r w:rsidRPr="00B00DA7">
              <w:t>+</w:t>
            </w:r>
          </w:p>
        </w:tc>
        <w:tc>
          <w:tcPr>
            <w:tcW w:w="1043" w:type="dxa"/>
            <w:noWrap/>
            <w:hideMark/>
          </w:tcPr>
          <w:p w14:paraId="667E7F2A" w14:textId="7156A278" w:rsidR="002049B5" w:rsidRPr="003F7D4E" w:rsidRDefault="002049B5" w:rsidP="003F7D4E">
            <w:pPr>
              <w:spacing w:line="240" w:lineRule="auto"/>
              <w:ind w:firstLine="0"/>
            </w:pPr>
            <w:r w:rsidRPr="00B00DA7">
              <w:t>+</w:t>
            </w:r>
          </w:p>
        </w:tc>
        <w:tc>
          <w:tcPr>
            <w:tcW w:w="1258" w:type="dxa"/>
            <w:noWrap/>
            <w:hideMark/>
          </w:tcPr>
          <w:p w14:paraId="1DE148ED" w14:textId="5AE9D759" w:rsidR="002049B5" w:rsidRPr="003F7D4E" w:rsidRDefault="002049B5" w:rsidP="003F7D4E">
            <w:pPr>
              <w:spacing w:line="240" w:lineRule="auto"/>
              <w:ind w:firstLine="0"/>
            </w:pPr>
            <w:r w:rsidRPr="00B00DA7">
              <w:t>0.0000</w:t>
            </w:r>
          </w:p>
        </w:tc>
        <w:tc>
          <w:tcPr>
            <w:tcW w:w="992" w:type="dxa"/>
            <w:noWrap/>
            <w:hideMark/>
          </w:tcPr>
          <w:p w14:paraId="66B76E55" w14:textId="44FD494E" w:rsidR="002049B5" w:rsidRPr="003F7D4E" w:rsidRDefault="002049B5" w:rsidP="003F7D4E">
            <w:pPr>
              <w:spacing w:line="240" w:lineRule="auto"/>
              <w:ind w:firstLine="0"/>
            </w:pPr>
            <w:r w:rsidRPr="00B00DA7">
              <w:t>0.0000</w:t>
            </w:r>
          </w:p>
        </w:tc>
        <w:tc>
          <w:tcPr>
            <w:tcW w:w="851" w:type="dxa"/>
            <w:noWrap/>
            <w:hideMark/>
          </w:tcPr>
          <w:p w14:paraId="2610A299" w14:textId="35828272" w:rsidR="002049B5" w:rsidRPr="003F7D4E" w:rsidRDefault="002049B5" w:rsidP="003F7D4E">
            <w:pPr>
              <w:spacing w:line="240" w:lineRule="auto"/>
              <w:ind w:firstLine="0"/>
            </w:pPr>
            <w:r w:rsidRPr="00B00DA7">
              <w:t>8</w:t>
            </w:r>
          </w:p>
        </w:tc>
        <w:tc>
          <w:tcPr>
            <w:tcW w:w="1275" w:type="dxa"/>
            <w:noWrap/>
            <w:hideMark/>
          </w:tcPr>
          <w:p w14:paraId="673A9AC0" w14:textId="42698E35" w:rsidR="002049B5" w:rsidRPr="003F7D4E" w:rsidRDefault="002049B5" w:rsidP="003F7D4E">
            <w:pPr>
              <w:spacing w:line="240" w:lineRule="auto"/>
              <w:ind w:firstLine="0"/>
            </w:pPr>
            <w:r w:rsidRPr="00B00DA7">
              <w:t>-158.73</w:t>
            </w:r>
          </w:p>
        </w:tc>
        <w:tc>
          <w:tcPr>
            <w:tcW w:w="1276" w:type="dxa"/>
            <w:noWrap/>
            <w:hideMark/>
          </w:tcPr>
          <w:p w14:paraId="4E4FA96A" w14:textId="0C206B46" w:rsidR="002049B5" w:rsidRPr="003F7D4E" w:rsidRDefault="002049B5" w:rsidP="003F7D4E">
            <w:pPr>
              <w:spacing w:line="240" w:lineRule="auto"/>
              <w:ind w:firstLine="0"/>
            </w:pPr>
            <w:r w:rsidRPr="00B00DA7">
              <w:t>333.67</w:t>
            </w:r>
          </w:p>
        </w:tc>
        <w:tc>
          <w:tcPr>
            <w:tcW w:w="1134" w:type="dxa"/>
            <w:noWrap/>
            <w:hideMark/>
          </w:tcPr>
          <w:p w14:paraId="61233666" w14:textId="2E657AFD" w:rsidR="002049B5" w:rsidRPr="003F7D4E" w:rsidRDefault="002049B5" w:rsidP="003F7D4E">
            <w:pPr>
              <w:spacing w:line="240" w:lineRule="auto"/>
              <w:ind w:firstLine="0"/>
            </w:pPr>
            <w:r w:rsidRPr="00B00DA7">
              <w:t>43.60</w:t>
            </w:r>
          </w:p>
        </w:tc>
        <w:tc>
          <w:tcPr>
            <w:tcW w:w="992" w:type="dxa"/>
            <w:noWrap/>
            <w:hideMark/>
          </w:tcPr>
          <w:p w14:paraId="1EEAE0AA" w14:textId="60C4A107" w:rsidR="002049B5" w:rsidRPr="003F7D4E" w:rsidRDefault="002049B5" w:rsidP="003F7D4E">
            <w:pPr>
              <w:spacing w:line="240" w:lineRule="auto"/>
              <w:ind w:firstLine="0"/>
            </w:pPr>
            <w:r w:rsidRPr="00B00DA7">
              <w:t>0.00</w:t>
            </w:r>
          </w:p>
        </w:tc>
      </w:tr>
    </w:tbl>
    <w:p w14:paraId="5668D257" w14:textId="35FC2FA2" w:rsidR="003F55E8" w:rsidRPr="003F7D4E" w:rsidRDefault="003F55E8">
      <w:pPr>
        <w:spacing w:line="240" w:lineRule="auto"/>
        <w:ind w:firstLine="0"/>
      </w:pPr>
      <w:r w:rsidRPr="003F7D4E">
        <w:br w:type="page"/>
      </w:r>
    </w:p>
    <w:p w14:paraId="47AD48AE" w14:textId="77777777" w:rsidR="002049B5" w:rsidRDefault="002049B5" w:rsidP="00A87250">
      <w:pPr>
        <w:rPr>
          <w:b/>
        </w:rPr>
        <w:sectPr w:rsidR="002049B5" w:rsidSect="00671662">
          <w:pgSz w:w="16840" w:h="11900" w:orient="landscape"/>
          <w:pgMar w:top="1440" w:right="873" w:bottom="1440" w:left="1440" w:header="709" w:footer="709" w:gutter="0"/>
          <w:cols w:space="708"/>
          <w:titlePg/>
          <w:docGrid w:linePitch="360"/>
        </w:sectPr>
      </w:pPr>
    </w:p>
    <w:p w14:paraId="2FB52317" w14:textId="72627EF4" w:rsidR="00A87250" w:rsidRPr="004F6210" w:rsidRDefault="00A87250" w:rsidP="00A87250">
      <w:pPr>
        <w:rPr>
          <w:b/>
        </w:rPr>
      </w:pPr>
      <w:commentRangeStart w:id="123"/>
      <w:r w:rsidRPr="004F6210">
        <w:rPr>
          <w:b/>
        </w:rPr>
        <w:lastRenderedPageBreak/>
        <w:t>Citations:</w:t>
      </w:r>
    </w:p>
    <w:p w14:paraId="29ADF53A" w14:textId="77777777" w:rsidR="00A87250" w:rsidRDefault="00A87250" w:rsidP="00A87250">
      <w:pPr>
        <w:pStyle w:val="EndNoteBibliography"/>
        <w:rPr>
          <w:rFonts w:ascii="Cambria" w:hAnsi="Cambria"/>
          <w:noProof/>
          <w:sz w:val="23"/>
          <w:szCs w:val="23"/>
        </w:rPr>
      </w:pPr>
      <w:r w:rsidRPr="001A46EE">
        <w:rPr>
          <w:rFonts w:ascii="Cambria" w:hAnsi="Cambria"/>
          <w:noProof/>
          <w:sz w:val="23"/>
          <w:szCs w:val="23"/>
        </w:rPr>
        <w:t>Cozzi, G.</w:t>
      </w:r>
      <w:r>
        <w:rPr>
          <w:rFonts w:ascii="Cambria" w:hAnsi="Cambria"/>
          <w:noProof/>
          <w:sz w:val="23"/>
          <w:szCs w:val="23"/>
        </w:rPr>
        <w:t xml:space="preserve">, </w:t>
      </w:r>
      <w:r w:rsidRPr="001A46EE">
        <w:rPr>
          <w:rFonts w:ascii="Cambria" w:hAnsi="Cambria"/>
          <w:noProof/>
          <w:sz w:val="23"/>
          <w:szCs w:val="23"/>
        </w:rPr>
        <w:t>Broekhuis</w:t>
      </w:r>
      <w:r>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93(12), pp.2590–2599.</w:t>
      </w:r>
      <w:r w:rsidRPr="00A87250">
        <w:rPr>
          <w:rFonts w:ascii="Cambria" w:hAnsi="Cambria"/>
          <w:noProof/>
          <w:sz w:val="23"/>
          <w:szCs w:val="23"/>
        </w:rPr>
        <w:t xml:space="preserve"> </w:t>
      </w:r>
    </w:p>
    <w:p w14:paraId="6135566D" w14:textId="11A58A57" w:rsidR="00A87250" w:rsidRPr="001A46EE" w:rsidRDefault="00A87250" w:rsidP="00A87250">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530FFBED" w14:textId="77777777" w:rsidR="00A87250" w:rsidRDefault="00A87250" w:rsidP="00A87250">
      <w:r w:rsidRPr="00A87250">
        <w:t>Gates, D.M., 2012. Biophysical ecology. Courier Corporation.</w:t>
      </w:r>
    </w:p>
    <w:p w14:paraId="71FF413C" w14:textId="77777777" w:rsidR="00A87250" w:rsidRPr="001A46EE" w:rsidRDefault="00A87250" w:rsidP="00A8725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8(2).</w:t>
      </w:r>
    </w:p>
    <w:p w14:paraId="49A439A0" w14:textId="77777777" w:rsidR="00A87250" w:rsidRPr="001A46EE" w:rsidRDefault="00A87250" w:rsidP="00A8725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commentRangeEnd w:id="123"/>
      <w:r w:rsidR="00974D32">
        <w:rPr>
          <w:rStyle w:val="CommentReference"/>
          <w:rFonts w:ascii="Times New Roman" w:hAnsi="Times New Roman" w:cs="Times New Roman"/>
          <w:lang w:val="en-GB"/>
        </w:rPr>
        <w:commentReference w:id="123"/>
      </w:r>
    </w:p>
    <w:p w14:paraId="3F8A75AE" w14:textId="6AF93064" w:rsidR="00535032" w:rsidRDefault="00535032" w:rsidP="002D202B">
      <w:pPr>
        <w:pStyle w:val="NoSpacing"/>
      </w:pPr>
    </w:p>
    <w:sectPr w:rsidR="00535032" w:rsidSect="002049B5">
      <w:pgSz w:w="11900" w:h="16840"/>
      <w:pgMar w:top="873"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sie Woodroffe" w:date="2021-02-24T14:32:00Z" w:initials="RW">
    <w:p w14:paraId="57191BF6" w14:textId="26276763" w:rsidR="000C771F" w:rsidRDefault="000C771F">
      <w:pPr>
        <w:pStyle w:val="CommentText"/>
      </w:pPr>
      <w:r>
        <w:rPr>
          <w:rStyle w:val="CommentReference"/>
        </w:rPr>
        <w:annotationRef/>
      </w:r>
      <w:r>
        <w:t>Is this described in the Methods?</w:t>
      </w:r>
    </w:p>
  </w:comment>
  <w:comment w:id="1" w:author="Rosie Woodroffe" w:date="2021-02-24T14:33:00Z" w:initials="RW">
    <w:p w14:paraId="15B0637B" w14:textId="4B27C85A" w:rsidR="000C771F" w:rsidRDefault="000C771F">
      <w:pPr>
        <w:pStyle w:val="CommentText"/>
      </w:pPr>
      <w:r>
        <w:rPr>
          <w:rStyle w:val="CommentReference"/>
        </w:rPr>
        <w:annotationRef/>
      </w:r>
      <w:r>
        <w:t>These seem strange – are they similar or are they different? As this is not analysed statistically we don’t know. Do we care? If this is just to illustrate diel rhythms I wonder if all this is better just restricted to a figure?</w:t>
      </w:r>
    </w:p>
  </w:comment>
  <w:comment w:id="2" w:author="Rosie Woodroffe" w:date="2021-02-24T14:36:00Z" w:initials="RW">
    <w:p w14:paraId="32072328" w14:textId="77777777" w:rsidR="000C771F" w:rsidRDefault="000C771F">
      <w:pPr>
        <w:pStyle w:val="CommentText"/>
      </w:pPr>
      <w:r>
        <w:rPr>
          <w:rStyle w:val="CommentReference"/>
        </w:rPr>
        <w:annotationRef/>
      </w:r>
      <w:r>
        <w:t>I am fearing that leaving out the nighttime might raise questions among reviewers… “But didn’t Rabaiotti and Woodroffe show that WD compensate for hot daytimes by hunting more at night? So was hunting time restricted at all?”</w:t>
      </w:r>
    </w:p>
    <w:p w14:paraId="65849948" w14:textId="77777777" w:rsidR="000C771F" w:rsidRDefault="000C771F">
      <w:pPr>
        <w:pStyle w:val="CommentText"/>
      </w:pPr>
    </w:p>
    <w:p w14:paraId="1DEB29A6" w14:textId="7BB7DA89" w:rsidR="000C771F" w:rsidRDefault="000C771F">
      <w:pPr>
        <w:pStyle w:val="CommentText"/>
      </w:pPr>
      <w:r>
        <w:t>I think it might help to put the night-time hunts back in, in a fairly low key way… it lets you scotch that question, and also lets you look at overall hunting time not just daytime.</w:t>
      </w:r>
    </w:p>
  </w:comment>
  <w:comment w:id="3" w:author="Rosie Woodroffe" w:date="2021-02-24T14:38:00Z" w:initials="RW">
    <w:p w14:paraId="27B9D2D5" w14:textId="75DD54EC" w:rsidR="000C771F" w:rsidRDefault="000C771F">
      <w:pPr>
        <w:pStyle w:val="CommentText"/>
      </w:pPr>
      <w:r>
        <w:rPr>
          <w:rStyle w:val="CommentReference"/>
        </w:rPr>
        <w:annotationRef/>
      </w:r>
      <w:r>
        <w:t>This is another reason why ignoring wild dog nocturnality feels weird</w:t>
      </w:r>
    </w:p>
  </w:comment>
  <w:comment w:id="4" w:author="AT F" w:date="2021-02-24T00:06:00Z" w:initials="AF">
    <w:p w14:paraId="47ACB279" w14:textId="1CBDBF7D" w:rsidR="000C771F" w:rsidRDefault="000C771F">
      <w:pPr>
        <w:pStyle w:val="CommentText"/>
      </w:pPr>
      <w:r>
        <w:rPr>
          <w:rStyle w:val="CommentReference"/>
        </w:rPr>
        <w:annotationRef/>
      </w:r>
      <w:r>
        <w:t xml:space="preserve">Here are few formats being used in the ms, my preference is to Title cap the hypothesis name and use it always instead if ‘Hypo 1, Hypo2 etc’’, which is hard to recall for readers. </w:t>
      </w:r>
    </w:p>
    <w:p w14:paraId="6432B9BE" w14:textId="533A2E91" w:rsidR="000C771F" w:rsidRDefault="000C771F">
      <w:pPr>
        <w:pStyle w:val="CommentText"/>
      </w:pPr>
    </w:p>
    <w:p w14:paraId="7A193FDF" w14:textId="71940681" w:rsidR="000C771F" w:rsidRDefault="000C771F">
      <w:pPr>
        <w:pStyle w:val="CommentText"/>
      </w:pPr>
      <w:r>
        <w:t>Eg Reduced Foraging Time Hypothesis</w:t>
      </w:r>
    </w:p>
    <w:p w14:paraId="19877473" w14:textId="77777777" w:rsidR="000C771F" w:rsidRDefault="000C771F">
      <w:pPr>
        <w:pStyle w:val="CommentText"/>
      </w:pPr>
    </w:p>
    <w:p w14:paraId="75E66706" w14:textId="203E852B" w:rsidR="000C771F" w:rsidRDefault="000C771F">
      <w:pPr>
        <w:pStyle w:val="CommentText"/>
      </w:pPr>
    </w:p>
  </w:comment>
  <w:comment w:id="5" w:author="Rosie Woodroffe" w:date="2021-02-24T14:53:00Z" w:initials="RW">
    <w:p w14:paraId="62B8E933" w14:textId="059D1E4F" w:rsidR="000C771F" w:rsidRDefault="000C771F">
      <w:pPr>
        <w:pStyle w:val="CommentText"/>
      </w:pPr>
      <w:r>
        <w:rPr>
          <w:rStyle w:val="CommentReference"/>
        </w:rPr>
        <w:annotationRef/>
      </w:r>
      <w:r>
        <w:t>I think this is not obvious enough. Would we expect these effects to be more intense where dikdiks are absent? I’m not quite sure what the reader is meant to conclude from this sentence.</w:t>
      </w:r>
    </w:p>
  </w:comment>
  <w:comment w:id="6" w:author="Rosie Woodroffe" w:date="2021-02-24T14:57:00Z" w:initials="RW">
    <w:p w14:paraId="2F14929A" w14:textId="13947BA6" w:rsidR="000C771F" w:rsidRDefault="000C771F">
      <w:pPr>
        <w:pStyle w:val="CommentText"/>
      </w:pPr>
      <w:r>
        <w:rPr>
          <w:rStyle w:val="CommentReference"/>
        </w:rPr>
        <w:annotationRef/>
      </w:r>
      <w:r>
        <w:t>Except we need to thank NERC and UKRI!</w:t>
      </w:r>
    </w:p>
  </w:comment>
  <w:comment w:id="7" w:author="AT F" w:date="2021-02-24T00:13:00Z" w:initials="AF">
    <w:p w14:paraId="54F72E3B" w14:textId="2EA9647F" w:rsidR="000C771F" w:rsidRDefault="000C771F">
      <w:pPr>
        <w:pStyle w:val="CommentText"/>
      </w:pPr>
      <w:r>
        <w:rPr>
          <w:rStyle w:val="CommentReference"/>
        </w:rPr>
        <w:annotationRef/>
      </w:r>
      <w:r>
        <w:t>Should be available already via Noonan et al</w:t>
      </w:r>
    </w:p>
  </w:comment>
  <w:comment w:id="84" w:author="Rosie Woodroffe" w:date="2021-02-24T15:04:00Z" w:initials="RW">
    <w:p w14:paraId="149E0D5A" w14:textId="22A729EE" w:rsidR="000C771F" w:rsidRDefault="000C771F">
      <w:pPr>
        <w:pStyle w:val="CommentText"/>
      </w:pPr>
      <w:r>
        <w:rPr>
          <w:rStyle w:val="CommentReference"/>
        </w:rPr>
        <w:annotationRef/>
      </w:r>
      <w:r>
        <w:t>Why combined?</w:t>
      </w:r>
    </w:p>
  </w:comment>
  <w:comment w:id="106" w:author="Rosie Woodroffe" w:date="2021-02-24T15:04:00Z" w:initials="RW">
    <w:p w14:paraId="010A3CA2" w14:textId="54B6005A" w:rsidR="000C771F" w:rsidRDefault="000C771F">
      <w:pPr>
        <w:pStyle w:val="CommentText"/>
      </w:pPr>
      <w:r>
        <w:rPr>
          <w:rStyle w:val="CommentReference"/>
        </w:rPr>
        <w:annotationRef/>
      </w:r>
      <w:r>
        <w:t>Why combined?</w:t>
      </w:r>
    </w:p>
  </w:comment>
  <w:comment w:id="113" w:author="Rosie Woodroffe" w:date="2021-02-24T15:11:00Z" w:initials="RW">
    <w:p w14:paraId="0D5F3E5B" w14:textId="33C442C3" w:rsidR="000C771F" w:rsidRDefault="000C771F">
      <w:pPr>
        <w:pStyle w:val="CommentText"/>
      </w:pPr>
      <w:r>
        <w:rPr>
          <w:rStyle w:val="CommentReference"/>
        </w:rPr>
        <w:annotationRef/>
      </w:r>
      <w:r>
        <w:t>Can you define them?</w:t>
      </w:r>
    </w:p>
  </w:comment>
  <w:comment w:id="115" w:author="Rosie Woodroffe" w:date="2021-02-24T15:13:00Z" w:initials="RW">
    <w:p w14:paraId="2FAA7896" w14:textId="2DFCE981" w:rsidR="000C771F" w:rsidRDefault="000C771F">
      <w:pPr>
        <w:pStyle w:val="CommentText"/>
      </w:pPr>
      <w:r>
        <w:rPr>
          <w:rStyle w:val="CommentReference"/>
        </w:rPr>
        <w:annotationRef/>
      </w:r>
      <w:r>
        <w:t>Nice figure, can you change the x axis label to “daily maximum temperature” just to be clear?</w:t>
      </w:r>
    </w:p>
  </w:comment>
  <w:comment w:id="123" w:author="AT F" w:date="2021-02-20T20:01:00Z" w:initials="AF">
    <w:p w14:paraId="0D043B54" w14:textId="6D024853" w:rsidR="000C771F" w:rsidRDefault="000C771F">
      <w:pPr>
        <w:pStyle w:val="CommentText"/>
      </w:pPr>
      <w:r>
        <w:rPr>
          <w:rStyle w:val="CommentReference"/>
        </w:rPr>
        <w:annotationRef/>
      </w:r>
      <w:r>
        <w:t>Something funny here with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191BF6" w15:done="0"/>
  <w15:commentEx w15:paraId="15B0637B" w15:done="0"/>
  <w15:commentEx w15:paraId="1DEB29A6" w15:done="0"/>
  <w15:commentEx w15:paraId="27B9D2D5" w15:done="0"/>
  <w15:commentEx w15:paraId="75E66706" w15:done="0"/>
  <w15:commentEx w15:paraId="62B8E933" w15:done="0"/>
  <w15:commentEx w15:paraId="2F14929A" w15:done="0"/>
  <w15:commentEx w15:paraId="54F72E3B" w15:done="0"/>
  <w15:commentEx w15:paraId="149E0D5A" w15:done="0"/>
  <w15:commentEx w15:paraId="010A3CA2" w15:done="0"/>
  <w15:commentEx w15:paraId="0D5F3E5B" w15:done="0"/>
  <w15:commentEx w15:paraId="2FAA7896" w15:done="0"/>
  <w15:commentEx w15:paraId="0D043B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0E1E5" w16cex:dateUtc="2021-02-24T14:32:00Z"/>
  <w16cex:commentExtensible w16cex:durableId="23E0E23F" w16cex:dateUtc="2021-02-24T14:33:00Z"/>
  <w16cex:commentExtensible w16cex:durableId="23E0E2E4" w16cex:dateUtc="2021-02-24T14:36:00Z"/>
  <w16cex:commentExtensible w16cex:durableId="23E0E37A" w16cex:dateUtc="2021-02-24T14:38:00Z"/>
  <w16cex:commentExtensible w16cex:durableId="23E0171D" w16cex:dateUtc="2021-02-24T08:06:00Z"/>
  <w16cex:commentExtensible w16cex:durableId="23E0E6F7" w16cex:dateUtc="2021-02-24T14:53:00Z"/>
  <w16cex:commentExtensible w16cex:durableId="23E0E7C4" w16cex:dateUtc="2021-02-24T14:57:00Z"/>
  <w16cex:commentExtensible w16cex:durableId="23E018A5" w16cex:dateUtc="2021-02-24T08:13:00Z"/>
  <w16cex:commentExtensible w16cex:durableId="23E0E96D" w16cex:dateUtc="2021-02-24T15:04:00Z"/>
  <w16cex:commentExtensible w16cex:durableId="23E0E993" w16cex:dateUtc="2021-02-24T15:04:00Z"/>
  <w16cex:commentExtensible w16cex:durableId="23E0EB2C" w16cex:dateUtc="2021-02-24T15:11:00Z"/>
  <w16cex:commentExtensible w16cex:durableId="23E0EB97" w16cex:dateUtc="2021-02-24T15:13:00Z"/>
  <w16cex:commentExtensible w16cex:durableId="23DBE922" w16cex:dateUtc="2021-02-21T0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191BF6" w16cid:durableId="23E0E1E5"/>
  <w16cid:commentId w16cid:paraId="15B0637B" w16cid:durableId="23E0E23F"/>
  <w16cid:commentId w16cid:paraId="1DEB29A6" w16cid:durableId="23E0E2E4"/>
  <w16cid:commentId w16cid:paraId="27B9D2D5" w16cid:durableId="23E0E37A"/>
  <w16cid:commentId w16cid:paraId="75E66706" w16cid:durableId="23E0171D"/>
  <w16cid:commentId w16cid:paraId="62B8E933" w16cid:durableId="23E0E6F7"/>
  <w16cid:commentId w16cid:paraId="2F14929A" w16cid:durableId="23E0E7C4"/>
  <w16cid:commentId w16cid:paraId="54F72E3B" w16cid:durableId="23E018A5"/>
  <w16cid:commentId w16cid:paraId="149E0D5A" w16cid:durableId="23E0E96D"/>
  <w16cid:commentId w16cid:paraId="010A3CA2" w16cid:durableId="23E0E993"/>
  <w16cid:commentId w16cid:paraId="0D5F3E5B" w16cid:durableId="23E0EB2C"/>
  <w16cid:commentId w16cid:paraId="2FAA7896" w16cid:durableId="23E0EB97"/>
  <w16cid:commentId w16cid:paraId="0D043B54" w16cid:durableId="23DBE9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15D55" w14:textId="77777777" w:rsidR="00E546B5" w:rsidRDefault="00E546B5" w:rsidP="007C2A70">
      <w:r>
        <w:separator/>
      </w:r>
    </w:p>
  </w:endnote>
  <w:endnote w:type="continuationSeparator" w:id="0">
    <w:p w14:paraId="38BFB0A0" w14:textId="77777777" w:rsidR="00E546B5" w:rsidRDefault="00E546B5"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03470"/>
      <w:docPartObj>
        <w:docPartGallery w:val="Page Numbers (Bottom of Page)"/>
        <w:docPartUnique/>
      </w:docPartObj>
    </w:sdtPr>
    <w:sdtEndPr>
      <w:rPr>
        <w:rStyle w:val="PageNumber"/>
      </w:rPr>
    </w:sdtEndPr>
    <w:sdtContent>
      <w:p w14:paraId="4C40E816" w14:textId="397582A7" w:rsidR="000C771F" w:rsidRDefault="000C771F"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0C771F" w:rsidRDefault="000C771F" w:rsidP="007C2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mbria" w:hAnsi="Cambria"/>
        <w:sz w:val="24"/>
        <w:szCs w:val="24"/>
      </w:rPr>
      <w:id w:val="1805503146"/>
      <w:docPartObj>
        <w:docPartGallery w:val="Page Numbers (Bottom of Page)"/>
        <w:docPartUnique/>
      </w:docPartObj>
    </w:sdtPr>
    <w:sdtEndPr>
      <w:rPr>
        <w:rStyle w:val="PageNumber"/>
      </w:rPr>
    </w:sdtEndPr>
    <w:sdtContent>
      <w:p w14:paraId="4E7A4DAD" w14:textId="7D1A3230" w:rsidR="000C771F" w:rsidRPr="00C90548" w:rsidRDefault="000C771F"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Pr>
            <w:rStyle w:val="PageNumber"/>
            <w:rFonts w:ascii="Cambria" w:hAnsi="Cambria"/>
            <w:noProof/>
            <w:sz w:val="24"/>
            <w:szCs w:val="24"/>
          </w:rPr>
          <w:t>14</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0C771F" w:rsidRPr="00670977" w:rsidRDefault="000C771F" w:rsidP="007C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E6769" w14:textId="77777777" w:rsidR="00E546B5" w:rsidRDefault="00E546B5" w:rsidP="007C2A70">
      <w:r>
        <w:separator/>
      </w:r>
    </w:p>
  </w:footnote>
  <w:footnote w:type="continuationSeparator" w:id="0">
    <w:p w14:paraId="1FA7D8A4" w14:textId="77777777" w:rsidR="00E546B5" w:rsidRDefault="00E546B5" w:rsidP="007C2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B090E55"/>
    <w:multiLevelType w:val="hybridMultilevel"/>
    <w:tmpl w:val="B096DF50"/>
    <w:lvl w:ilvl="0" w:tplc="4E0A4912">
      <w:start w:val="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DD5521"/>
    <w:multiLevelType w:val="multilevel"/>
    <w:tmpl w:val="46AA559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7D3736"/>
    <w:multiLevelType w:val="hybridMultilevel"/>
    <w:tmpl w:val="393C0196"/>
    <w:lvl w:ilvl="0" w:tplc="1B84150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2"/>
  </w:num>
  <w:num w:numId="4">
    <w:abstractNumId w:val="10"/>
  </w:num>
  <w:num w:numId="5">
    <w:abstractNumId w:val="15"/>
  </w:num>
  <w:num w:numId="6">
    <w:abstractNumId w:val="6"/>
  </w:num>
  <w:num w:numId="7">
    <w:abstractNumId w:val="1"/>
  </w:num>
  <w:num w:numId="8">
    <w:abstractNumId w:val="8"/>
  </w:num>
  <w:num w:numId="9">
    <w:abstractNumId w:val="2"/>
  </w:num>
  <w:num w:numId="10">
    <w:abstractNumId w:val="5"/>
  </w:num>
  <w:num w:numId="11">
    <w:abstractNumId w:val="14"/>
  </w:num>
  <w:num w:numId="12">
    <w:abstractNumId w:val="0"/>
  </w:num>
  <w:num w:numId="13">
    <w:abstractNumId w:val="11"/>
  </w:num>
  <w:num w:numId="14">
    <w:abstractNumId w:val="7"/>
  </w:num>
  <w:num w:numId="15">
    <w:abstractNumId w:val="4"/>
  </w:num>
  <w:num w:numId="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sie Woodroffe">
    <w15:presenceInfo w15:providerId="AD" w15:userId="S::rosie.woodroffe@ioz.ac.uk::84e1d923-8fa3-44c5-884a-65f1d10cb231"/>
  </w15:person>
  <w15:person w15:author="AT F">
    <w15:presenceInfo w15:providerId="Windows Live" w15:userId="48c0db1b8760fcb6"/>
  </w15:person>
  <w15:person w15:author="Daniella Rabaiotti">
    <w15:presenceInfo w15:providerId="None" w15:userId="Daniella Rabaiot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7CF"/>
    <w:rsid w:val="000138D3"/>
    <w:rsid w:val="0001405A"/>
    <w:rsid w:val="00014F37"/>
    <w:rsid w:val="00020A91"/>
    <w:rsid w:val="00021A53"/>
    <w:rsid w:val="00022A05"/>
    <w:rsid w:val="00024B5F"/>
    <w:rsid w:val="000260C5"/>
    <w:rsid w:val="0003051D"/>
    <w:rsid w:val="00031701"/>
    <w:rsid w:val="00032B12"/>
    <w:rsid w:val="000336ED"/>
    <w:rsid w:val="00033CA7"/>
    <w:rsid w:val="00037673"/>
    <w:rsid w:val="000419E6"/>
    <w:rsid w:val="000425E6"/>
    <w:rsid w:val="00044D37"/>
    <w:rsid w:val="00045B42"/>
    <w:rsid w:val="00051F9D"/>
    <w:rsid w:val="0005459C"/>
    <w:rsid w:val="00055821"/>
    <w:rsid w:val="000624DC"/>
    <w:rsid w:val="00063647"/>
    <w:rsid w:val="00063D4C"/>
    <w:rsid w:val="000648A9"/>
    <w:rsid w:val="000668BB"/>
    <w:rsid w:val="00075829"/>
    <w:rsid w:val="000764CD"/>
    <w:rsid w:val="00077F42"/>
    <w:rsid w:val="00084726"/>
    <w:rsid w:val="00086E76"/>
    <w:rsid w:val="0008725C"/>
    <w:rsid w:val="00087A2C"/>
    <w:rsid w:val="00093769"/>
    <w:rsid w:val="00093B3B"/>
    <w:rsid w:val="00093D10"/>
    <w:rsid w:val="00094E95"/>
    <w:rsid w:val="00097B03"/>
    <w:rsid w:val="000A0C30"/>
    <w:rsid w:val="000A16AF"/>
    <w:rsid w:val="000A1855"/>
    <w:rsid w:val="000A247C"/>
    <w:rsid w:val="000A24D2"/>
    <w:rsid w:val="000A5A7B"/>
    <w:rsid w:val="000A6669"/>
    <w:rsid w:val="000A7A29"/>
    <w:rsid w:val="000A7A59"/>
    <w:rsid w:val="000A7FAA"/>
    <w:rsid w:val="000B47E4"/>
    <w:rsid w:val="000B586C"/>
    <w:rsid w:val="000B6A1F"/>
    <w:rsid w:val="000B7784"/>
    <w:rsid w:val="000C2218"/>
    <w:rsid w:val="000C22F8"/>
    <w:rsid w:val="000C44D5"/>
    <w:rsid w:val="000C771F"/>
    <w:rsid w:val="000C7820"/>
    <w:rsid w:val="000D0B5E"/>
    <w:rsid w:val="000D4A6D"/>
    <w:rsid w:val="000D5154"/>
    <w:rsid w:val="000D5B41"/>
    <w:rsid w:val="000D5CF4"/>
    <w:rsid w:val="000D7DC2"/>
    <w:rsid w:val="000E38A8"/>
    <w:rsid w:val="000E6A08"/>
    <w:rsid w:val="000E6B71"/>
    <w:rsid w:val="000E7AE8"/>
    <w:rsid w:val="000E7D60"/>
    <w:rsid w:val="000F0C8A"/>
    <w:rsid w:val="000F105C"/>
    <w:rsid w:val="000F24AB"/>
    <w:rsid w:val="000F2CA5"/>
    <w:rsid w:val="000F39DB"/>
    <w:rsid w:val="000F3F52"/>
    <w:rsid w:val="000F5A23"/>
    <w:rsid w:val="000F6D55"/>
    <w:rsid w:val="000F6DAE"/>
    <w:rsid w:val="00100E2A"/>
    <w:rsid w:val="00104CED"/>
    <w:rsid w:val="00105F5B"/>
    <w:rsid w:val="001066A4"/>
    <w:rsid w:val="00106F22"/>
    <w:rsid w:val="0011044E"/>
    <w:rsid w:val="00110852"/>
    <w:rsid w:val="00112547"/>
    <w:rsid w:val="00112E61"/>
    <w:rsid w:val="00115CEB"/>
    <w:rsid w:val="001202E3"/>
    <w:rsid w:val="00120528"/>
    <w:rsid w:val="00122C05"/>
    <w:rsid w:val="001230FB"/>
    <w:rsid w:val="0012339C"/>
    <w:rsid w:val="00124253"/>
    <w:rsid w:val="001260E1"/>
    <w:rsid w:val="00126FFE"/>
    <w:rsid w:val="00127A02"/>
    <w:rsid w:val="001366CB"/>
    <w:rsid w:val="0014066B"/>
    <w:rsid w:val="00140E38"/>
    <w:rsid w:val="001428EC"/>
    <w:rsid w:val="0014566C"/>
    <w:rsid w:val="00147E09"/>
    <w:rsid w:val="00151AEB"/>
    <w:rsid w:val="00151F46"/>
    <w:rsid w:val="00153590"/>
    <w:rsid w:val="001535F8"/>
    <w:rsid w:val="00162359"/>
    <w:rsid w:val="001635E9"/>
    <w:rsid w:val="00167FC8"/>
    <w:rsid w:val="00173561"/>
    <w:rsid w:val="00174B22"/>
    <w:rsid w:val="00177AA7"/>
    <w:rsid w:val="0018005C"/>
    <w:rsid w:val="00182975"/>
    <w:rsid w:val="001839FE"/>
    <w:rsid w:val="00187264"/>
    <w:rsid w:val="00190567"/>
    <w:rsid w:val="00196FD4"/>
    <w:rsid w:val="001A0A0B"/>
    <w:rsid w:val="001A3728"/>
    <w:rsid w:val="001A4477"/>
    <w:rsid w:val="001A46EE"/>
    <w:rsid w:val="001A6DEB"/>
    <w:rsid w:val="001B0120"/>
    <w:rsid w:val="001B144E"/>
    <w:rsid w:val="001B4A5B"/>
    <w:rsid w:val="001B54F6"/>
    <w:rsid w:val="001C215E"/>
    <w:rsid w:val="001C53E1"/>
    <w:rsid w:val="001C7C81"/>
    <w:rsid w:val="001C7EDD"/>
    <w:rsid w:val="001D233D"/>
    <w:rsid w:val="001E2783"/>
    <w:rsid w:val="001E384E"/>
    <w:rsid w:val="001E4022"/>
    <w:rsid w:val="001E577E"/>
    <w:rsid w:val="001F02A0"/>
    <w:rsid w:val="001F0486"/>
    <w:rsid w:val="001F2605"/>
    <w:rsid w:val="001F461A"/>
    <w:rsid w:val="001F5F69"/>
    <w:rsid w:val="001F632A"/>
    <w:rsid w:val="001F6FAA"/>
    <w:rsid w:val="00202CD7"/>
    <w:rsid w:val="002049B5"/>
    <w:rsid w:val="002056A8"/>
    <w:rsid w:val="00205E74"/>
    <w:rsid w:val="00206F67"/>
    <w:rsid w:val="00207EEF"/>
    <w:rsid w:val="00210511"/>
    <w:rsid w:val="00212468"/>
    <w:rsid w:val="00214189"/>
    <w:rsid w:val="00215256"/>
    <w:rsid w:val="002166EF"/>
    <w:rsid w:val="00220CE8"/>
    <w:rsid w:val="00220E8F"/>
    <w:rsid w:val="0022134B"/>
    <w:rsid w:val="00221E1F"/>
    <w:rsid w:val="00225889"/>
    <w:rsid w:val="00225E64"/>
    <w:rsid w:val="00233A59"/>
    <w:rsid w:val="00234F57"/>
    <w:rsid w:val="00235153"/>
    <w:rsid w:val="00235A6E"/>
    <w:rsid w:val="002409FE"/>
    <w:rsid w:val="002432C0"/>
    <w:rsid w:val="002434EF"/>
    <w:rsid w:val="00243579"/>
    <w:rsid w:val="00244DF8"/>
    <w:rsid w:val="00245C77"/>
    <w:rsid w:val="0024690A"/>
    <w:rsid w:val="002503E2"/>
    <w:rsid w:val="00252C28"/>
    <w:rsid w:val="00254E3D"/>
    <w:rsid w:val="00255333"/>
    <w:rsid w:val="0025749E"/>
    <w:rsid w:val="00257916"/>
    <w:rsid w:val="0026143A"/>
    <w:rsid w:val="00261C1A"/>
    <w:rsid w:val="00262577"/>
    <w:rsid w:val="002640ED"/>
    <w:rsid w:val="002642BE"/>
    <w:rsid w:val="002660FD"/>
    <w:rsid w:val="00270F05"/>
    <w:rsid w:val="0028705B"/>
    <w:rsid w:val="00287220"/>
    <w:rsid w:val="002909D0"/>
    <w:rsid w:val="00290A1B"/>
    <w:rsid w:val="00292488"/>
    <w:rsid w:val="00296182"/>
    <w:rsid w:val="00296539"/>
    <w:rsid w:val="00296887"/>
    <w:rsid w:val="00297182"/>
    <w:rsid w:val="002A1E5D"/>
    <w:rsid w:val="002A2CF0"/>
    <w:rsid w:val="002A41C9"/>
    <w:rsid w:val="002B4E74"/>
    <w:rsid w:val="002B702C"/>
    <w:rsid w:val="002B7D13"/>
    <w:rsid w:val="002C1AB9"/>
    <w:rsid w:val="002D139B"/>
    <w:rsid w:val="002D202B"/>
    <w:rsid w:val="002D5009"/>
    <w:rsid w:val="002D55DC"/>
    <w:rsid w:val="002D699A"/>
    <w:rsid w:val="002D69A7"/>
    <w:rsid w:val="002E1BC9"/>
    <w:rsid w:val="002E27DE"/>
    <w:rsid w:val="002E4EF7"/>
    <w:rsid w:val="002E6926"/>
    <w:rsid w:val="002F0530"/>
    <w:rsid w:val="002F53C0"/>
    <w:rsid w:val="00301111"/>
    <w:rsid w:val="00301C1E"/>
    <w:rsid w:val="00303290"/>
    <w:rsid w:val="00304402"/>
    <w:rsid w:val="003051E8"/>
    <w:rsid w:val="00312518"/>
    <w:rsid w:val="003244F8"/>
    <w:rsid w:val="00324932"/>
    <w:rsid w:val="00324D6F"/>
    <w:rsid w:val="00326A27"/>
    <w:rsid w:val="00326E8D"/>
    <w:rsid w:val="003275C6"/>
    <w:rsid w:val="00331F22"/>
    <w:rsid w:val="00334450"/>
    <w:rsid w:val="0034023A"/>
    <w:rsid w:val="00342165"/>
    <w:rsid w:val="00343365"/>
    <w:rsid w:val="00343ACC"/>
    <w:rsid w:val="00343B13"/>
    <w:rsid w:val="00346098"/>
    <w:rsid w:val="00346EC1"/>
    <w:rsid w:val="003474D7"/>
    <w:rsid w:val="00353270"/>
    <w:rsid w:val="003568E3"/>
    <w:rsid w:val="003579A8"/>
    <w:rsid w:val="0036407B"/>
    <w:rsid w:val="00364B5F"/>
    <w:rsid w:val="00364D6C"/>
    <w:rsid w:val="00370938"/>
    <w:rsid w:val="00371AAD"/>
    <w:rsid w:val="0037275E"/>
    <w:rsid w:val="00374D3F"/>
    <w:rsid w:val="00377155"/>
    <w:rsid w:val="0038033B"/>
    <w:rsid w:val="003806D0"/>
    <w:rsid w:val="003816B4"/>
    <w:rsid w:val="00381A1D"/>
    <w:rsid w:val="003821D5"/>
    <w:rsid w:val="0038308F"/>
    <w:rsid w:val="00383AA5"/>
    <w:rsid w:val="00385249"/>
    <w:rsid w:val="0039102C"/>
    <w:rsid w:val="00391926"/>
    <w:rsid w:val="00391D7A"/>
    <w:rsid w:val="0039752D"/>
    <w:rsid w:val="003A2BF8"/>
    <w:rsid w:val="003A5CF2"/>
    <w:rsid w:val="003A605A"/>
    <w:rsid w:val="003A78F1"/>
    <w:rsid w:val="003B0844"/>
    <w:rsid w:val="003B0F82"/>
    <w:rsid w:val="003B2637"/>
    <w:rsid w:val="003B61DD"/>
    <w:rsid w:val="003C1DC0"/>
    <w:rsid w:val="003C2511"/>
    <w:rsid w:val="003C282E"/>
    <w:rsid w:val="003C3F32"/>
    <w:rsid w:val="003C5D3A"/>
    <w:rsid w:val="003C62FD"/>
    <w:rsid w:val="003C7D90"/>
    <w:rsid w:val="003D1473"/>
    <w:rsid w:val="003E2870"/>
    <w:rsid w:val="003E42EE"/>
    <w:rsid w:val="003E620B"/>
    <w:rsid w:val="003F04E7"/>
    <w:rsid w:val="003F0922"/>
    <w:rsid w:val="003F0A45"/>
    <w:rsid w:val="003F0B92"/>
    <w:rsid w:val="003F49CA"/>
    <w:rsid w:val="003F55E8"/>
    <w:rsid w:val="003F5987"/>
    <w:rsid w:val="003F5D7C"/>
    <w:rsid w:val="003F7D4E"/>
    <w:rsid w:val="00402E59"/>
    <w:rsid w:val="00404DE5"/>
    <w:rsid w:val="004058B2"/>
    <w:rsid w:val="00407745"/>
    <w:rsid w:val="004113A4"/>
    <w:rsid w:val="00414DD0"/>
    <w:rsid w:val="00416AEF"/>
    <w:rsid w:val="00417031"/>
    <w:rsid w:val="00421FA1"/>
    <w:rsid w:val="0042248A"/>
    <w:rsid w:val="0042311E"/>
    <w:rsid w:val="00424CB3"/>
    <w:rsid w:val="00425153"/>
    <w:rsid w:val="004276F6"/>
    <w:rsid w:val="00427C92"/>
    <w:rsid w:val="00430762"/>
    <w:rsid w:val="0043645B"/>
    <w:rsid w:val="00441BDF"/>
    <w:rsid w:val="00443441"/>
    <w:rsid w:val="004434BE"/>
    <w:rsid w:val="00444F54"/>
    <w:rsid w:val="00444FF5"/>
    <w:rsid w:val="00445B7A"/>
    <w:rsid w:val="0044726F"/>
    <w:rsid w:val="00450062"/>
    <w:rsid w:val="0045127E"/>
    <w:rsid w:val="00451839"/>
    <w:rsid w:val="004520C6"/>
    <w:rsid w:val="00452409"/>
    <w:rsid w:val="004524F8"/>
    <w:rsid w:val="0045436F"/>
    <w:rsid w:val="0045442E"/>
    <w:rsid w:val="004545A4"/>
    <w:rsid w:val="004546E5"/>
    <w:rsid w:val="00457800"/>
    <w:rsid w:val="004603A0"/>
    <w:rsid w:val="004619EB"/>
    <w:rsid w:val="00463183"/>
    <w:rsid w:val="004646A2"/>
    <w:rsid w:val="00470DAB"/>
    <w:rsid w:val="004839B0"/>
    <w:rsid w:val="00483EDE"/>
    <w:rsid w:val="004875C8"/>
    <w:rsid w:val="00491DD7"/>
    <w:rsid w:val="00492AEA"/>
    <w:rsid w:val="00494840"/>
    <w:rsid w:val="004A6791"/>
    <w:rsid w:val="004B6878"/>
    <w:rsid w:val="004C064F"/>
    <w:rsid w:val="004C1984"/>
    <w:rsid w:val="004C3D17"/>
    <w:rsid w:val="004C6BE2"/>
    <w:rsid w:val="004D13CE"/>
    <w:rsid w:val="004D431E"/>
    <w:rsid w:val="004D562B"/>
    <w:rsid w:val="004D73D3"/>
    <w:rsid w:val="004E0B4C"/>
    <w:rsid w:val="004E395B"/>
    <w:rsid w:val="004E3B0A"/>
    <w:rsid w:val="004E45BB"/>
    <w:rsid w:val="004E56D5"/>
    <w:rsid w:val="004E5CDD"/>
    <w:rsid w:val="004E6880"/>
    <w:rsid w:val="004E7411"/>
    <w:rsid w:val="004F3803"/>
    <w:rsid w:val="004F4472"/>
    <w:rsid w:val="004F6210"/>
    <w:rsid w:val="004F68EB"/>
    <w:rsid w:val="004F77FA"/>
    <w:rsid w:val="005003B2"/>
    <w:rsid w:val="0050086D"/>
    <w:rsid w:val="0050266E"/>
    <w:rsid w:val="00502AE5"/>
    <w:rsid w:val="00502C29"/>
    <w:rsid w:val="005037DA"/>
    <w:rsid w:val="005054D0"/>
    <w:rsid w:val="00513169"/>
    <w:rsid w:val="0051519F"/>
    <w:rsid w:val="0051595D"/>
    <w:rsid w:val="0051657E"/>
    <w:rsid w:val="0051750E"/>
    <w:rsid w:val="00517D24"/>
    <w:rsid w:val="0052007D"/>
    <w:rsid w:val="00521185"/>
    <w:rsid w:val="00523110"/>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38DC"/>
    <w:rsid w:val="0055546E"/>
    <w:rsid w:val="005561FB"/>
    <w:rsid w:val="005578AA"/>
    <w:rsid w:val="00562A6C"/>
    <w:rsid w:val="005679FF"/>
    <w:rsid w:val="0057014E"/>
    <w:rsid w:val="00570689"/>
    <w:rsid w:val="00570C82"/>
    <w:rsid w:val="00572195"/>
    <w:rsid w:val="005740EF"/>
    <w:rsid w:val="0057577E"/>
    <w:rsid w:val="0057674A"/>
    <w:rsid w:val="00580AAF"/>
    <w:rsid w:val="0058258A"/>
    <w:rsid w:val="005832B9"/>
    <w:rsid w:val="0059137A"/>
    <w:rsid w:val="005915DC"/>
    <w:rsid w:val="00595D24"/>
    <w:rsid w:val="005A053C"/>
    <w:rsid w:val="005A0FBC"/>
    <w:rsid w:val="005A165C"/>
    <w:rsid w:val="005A1847"/>
    <w:rsid w:val="005A5446"/>
    <w:rsid w:val="005A64E5"/>
    <w:rsid w:val="005A6833"/>
    <w:rsid w:val="005A6ED8"/>
    <w:rsid w:val="005A7DF1"/>
    <w:rsid w:val="005A7E4A"/>
    <w:rsid w:val="005B24F8"/>
    <w:rsid w:val="005B2A48"/>
    <w:rsid w:val="005C37FD"/>
    <w:rsid w:val="005C4142"/>
    <w:rsid w:val="005C5674"/>
    <w:rsid w:val="005C5E33"/>
    <w:rsid w:val="005D098C"/>
    <w:rsid w:val="005D10C7"/>
    <w:rsid w:val="005D1584"/>
    <w:rsid w:val="005D2FC9"/>
    <w:rsid w:val="005D5AE4"/>
    <w:rsid w:val="005D63BE"/>
    <w:rsid w:val="005D7FAE"/>
    <w:rsid w:val="005E0C07"/>
    <w:rsid w:val="005E1687"/>
    <w:rsid w:val="005E3E3B"/>
    <w:rsid w:val="005E41AC"/>
    <w:rsid w:val="005E452E"/>
    <w:rsid w:val="005E4FAC"/>
    <w:rsid w:val="005E6219"/>
    <w:rsid w:val="005E62BE"/>
    <w:rsid w:val="005F0658"/>
    <w:rsid w:val="005F06B9"/>
    <w:rsid w:val="005F0815"/>
    <w:rsid w:val="005F168D"/>
    <w:rsid w:val="00600748"/>
    <w:rsid w:val="00600E81"/>
    <w:rsid w:val="00610B4C"/>
    <w:rsid w:val="00611411"/>
    <w:rsid w:val="00614138"/>
    <w:rsid w:val="006177DB"/>
    <w:rsid w:val="006222ED"/>
    <w:rsid w:val="00622DF5"/>
    <w:rsid w:val="00623B52"/>
    <w:rsid w:val="00623DDD"/>
    <w:rsid w:val="00627807"/>
    <w:rsid w:val="006306AC"/>
    <w:rsid w:val="006307E2"/>
    <w:rsid w:val="00630F5E"/>
    <w:rsid w:val="00632392"/>
    <w:rsid w:val="0064181A"/>
    <w:rsid w:val="00644071"/>
    <w:rsid w:val="006445BE"/>
    <w:rsid w:val="00644C68"/>
    <w:rsid w:val="00645329"/>
    <w:rsid w:val="00647DA5"/>
    <w:rsid w:val="00651A4B"/>
    <w:rsid w:val="006543EB"/>
    <w:rsid w:val="00656D6B"/>
    <w:rsid w:val="00656DF4"/>
    <w:rsid w:val="00660CED"/>
    <w:rsid w:val="00661A06"/>
    <w:rsid w:val="00663035"/>
    <w:rsid w:val="006633AE"/>
    <w:rsid w:val="00664523"/>
    <w:rsid w:val="0066760B"/>
    <w:rsid w:val="00670977"/>
    <w:rsid w:val="00671662"/>
    <w:rsid w:val="0067268A"/>
    <w:rsid w:val="00673C9E"/>
    <w:rsid w:val="00675649"/>
    <w:rsid w:val="00677C3E"/>
    <w:rsid w:val="00680E35"/>
    <w:rsid w:val="00681B0A"/>
    <w:rsid w:val="00682361"/>
    <w:rsid w:val="006839FD"/>
    <w:rsid w:val="00683D53"/>
    <w:rsid w:val="00685D1D"/>
    <w:rsid w:val="006914BE"/>
    <w:rsid w:val="00696B0F"/>
    <w:rsid w:val="00697994"/>
    <w:rsid w:val="006B072E"/>
    <w:rsid w:val="006B23BA"/>
    <w:rsid w:val="006B2935"/>
    <w:rsid w:val="006B29B9"/>
    <w:rsid w:val="006B3611"/>
    <w:rsid w:val="006B3E4D"/>
    <w:rsid w:val="006B41ED"/>
    <w:rsid w:val="006B5B0F"/>
    <w:rsid w:val="006B745C"/>
    <w:rsid w:val="006C21D5"/>
    <w:rsid w:val="006C3F2D"/>
    <w:rsid w:val="006C58BC"/>
    <w:rsid w:val="006C62C9"/>
    <w:rsid w:val="006C70DE"/>
    <w:rsid w:val="006D6BA4"/>
    <w:rsid w:val="006E26A5"/>
    <w:rsid w:val="006E30EB"/>
    <w:rsid w:val="006E4862"/>
    <w:rsid w:val="006E4B8E"/>
    <w:rsid w:val="006E67A8"/>
    <w:rsid w:val="006E6858"/>
    <w:rsid w:val="006E71C1"/>
    <w:rsid w:val="006E7833"/>
    <w:rsid w:val="006F06AB"/>
    <w:rsid w:val="006F1B15"/>
    <w:rsid w:val="006F1E18"/>
    <w:rsid w:val="006F3936"/>
    <w:rsid w:val="006F400B"/>
    <w:rsid w:val="006F50D5"/>
    <w:rsid w:val="007011FC"/>
    <w:rsid w:val="00702465"/>
    <w:rsid w:val="00705FAE"/>
    <w:rsid w:val="00706DAF"/>
    <w:rsid w:val="0070783C"/>
    <w:rsid w:val="0071272E"/>
    <w:rsid w:val="0071667F"/>
    <w:rsid w:val="00717DEC"/>
    <w:rsid w:val="0072178E"/>
    <w:rsid w:val="00721C5A"/>
    <w:rsid w:val="00722153"/>
    <w:rsid w:val="007225F7"/>
    <w:rsid w:val="00722BFD"/>
    <w:rsid w:val="007256D5"/>
    <w:rsid w:val="00730EA3"/>
    <w:rsid w:val="00731F53"/>
    <w:rsid w:val="00733B37"/>
    <w:rsid w:val="00741D5D"/>
    <w:rsid w:val="007420E6"/>
    <w:rsid w:val="00745BE8"/>
    <w:rsid w:val="00752719"/>
    <w:rsid w:val="007547BF"/>
    <w:rsid w:val="00754EFF"/>
    <w:rsid w:val="0075529D"/>
    <w:rsid w:val="007552E1"/>
    <w:rsid w:val="00755916"/>
    <w:rsid w:val="00762D27"/>
    <w:rsid w:val="0076557A"/>
    <w:rsid w:val="00766278"/>
    <w:rsid w:val="00770B1A"/>
    <w:rsid w:val="007712FD"/>
    <w:rsid w:val="00771312"/>
    <w:rsid w:val="00771D32"/>
    <w:rsid w:val="0077343E"/>
    <w:rsid w:val="00775A61"/>
    <w:rsid w:val="00777041"/>
    <w:rsid w:val="00781308"/>
    <w:rsid w:val="00781CB2"/>
    <w:rsid w:val="00783C8D"/>
    <w:rsid w:val="00784903"/>
    <w:rsid w:val="007850C7"/>
    <w:rsid w:val="007850F8"/>
    <w:rsid w:val="00792BB0"/>
    <w:rsid w:val="0079494F"/>
    <w:rsid w:val="00795888"/>
    <w:rsid w:val="00795C17"/>
    <w:rsid w:val="00797874"/>
    <w:rsid w:val="007A0FCE"/>
    <w:rsid w:val="007A11AB"/>
    <w:rsid w:val="007A1F08"/>
    <w:rsid w:val="007A1FEA"/>
    <w:rsid w:val="007A2C1F"/>
    <w:rsid w:val="007A49C1"/>
    <w:rsid w:val="007A4B27"/>
    <w:rsid w:val="007C114F"/>
    <w:rsid w:val="007C2A70"/>
    <w:rsid w:val="007C5659"/>
    <w:rsid w:val="007C64D0"/>
    <w:rsid w:val="007C7AC9"/>
    <w:rsid w:val="007D289B"/>
    <w:rsid w:val="007D31C8"/>
    <w:rsid w:val="007D4542"/>
    <w:rsid w:val="007D748C"/>
    <w:rsid w:val="007D7ACC"/>
    <w:rsid w:val="007E1FEF"/>
    <w:rsid w:val="007E30ED"/>
    <w:rsid w:val="007E3733"/>
    <w:rsid w:val="007E6181"/>
    <w:rsid w:val="007E6672"/>
    <w:rsid w:val="007F0771"/>
    <w:rsid w:val="007F0BDC"/>
    <w:rsid w:val="007F0D60"/>
    <w:rsid w:val="007F2E06"/>
    <w:rsid w:val="007F7134"/>
    <w:rsid w:val="007F771F"/>
    <w:rsid w:val="00803F08"/>
    <w:rsid w:val="00812821"/>
    <w:rsid w:val="00816A18"/>
    <w:rsid w:val="00817536"/>
    <w:rsid w:val="00817B03"/>
    <w:rsid w:val="00821A0C"/>
    <w:rsid w:val="00821E9C"/>
    <w:rsid w:val="0082342B"/>
    <w:rsid w:val="00827C02"/>
    <w:rsid w:val="0083426E"/>
    <w:rsid w:val="00834D7C"/>
    <w:rsid w:val="0083619F"/>
    <w:rsid w:val="00842464"/>
    <w:rsid w:val="00843587"/>
    <w:rsid w:val="00846EE8"/>
    <w:rsid w:val="0085076D"/>
    <w:rsid w:val="0085102E"/>
    <w:rsid w:val="00852139"/>
    <w:rsid w:val="00855AA1"/>
    <w:rsid w:val="008631A7"/>
    <w:rsid w:val="008643EC"/>
    <w:rsid w:val="00865A4E"/>
    <w:rsid w:val="008677F9"/>
    <w:rsid w:val="0087093E"/>
    <w:rsid w:val="00871066"/>
    <w:rsid w:val="008816DE"/>
    <w:rsid w:val="008879A8"/>
    <w:rsid w:val="00890873"/>
    <w:rsid w:val="008950BB"/>
    <w:rsid w:val="0089789A"/>
    <w:rsid w:val="008A17B0"/>
    <w:rsid w:val="008A289A"/>
    <w:rsid w:val="008A6A0A"/>
    <w:rsid w:val="008B3B78"/>
    <w:rsid w:val="008B478A"/>
    <w:rsid w:val="008B6662"/>
    <w:rsid w:val="008B757E"/>
    <w:rsid w:val="008B77DC"/>
    <w:rsid w:val="008C0198"/>
    <w:rsid w:val="008C52CC"/>
    <w:rsid w:val="008C52CF"/>
    <w:rsid w:val="008C6C18"/>
    <w:rsid w:val="008C7560"/>
    <w:rsid w:val="008D108F"/>
    <w:rsid w:val="008D261F"/>
    <w:rsid w:val="008D34B1"/>
    <w:rsid w:val="008D5196"/>
    <w:rsid w:val="008D576A"/>
    <w:rsid w:val="008E1C4B"/>
    <w:rsid w:val="008E1D1F"/>
    <w:rsid w:val="008E4A3E"/>
    <w:rsid w:val="008F2F0A"/>
    <w:rsid w:val="008F33C4"/>
    <w:rsid w:val="008F3BF1"/>
    <w:rsid w:val="008F708C"/>
    <w:rsid w:val="00900240"/>
    <w:rsid w:val="00901721"/>
    <w:rsid w:val="009038FB"/>
    <w:rsid w:val="00910366"/>
    <w:rsid w:val="00910E9A"/>
    <w:rsid w:val="009126D4"/>
    <w:rsid w:val="0091775D"/>
    <w:rsid w:val="0092044E"/>
    <w:rsid w:val="00923F88"/>
    <w:rsid w:val="0092406A"/>
    <w:rsid w:val="00925AA4"/>
    <w:rsid w:val="00926770"/>
    <w:rsid w:val="009303C7"/>
    <w:rsid w:val="00932DD4"/>
    <w:rsid w:val="00933DA7"/>
    <w:rsid w:val="00937D51"/>
    <w:rsid w:val="009430FB"/>
    <w:rsid w:val="0094417B"/>
    <w:rsid w:val="009521C8"/>
    <w:rsid w:val="00952CDD"/>
    <w:rsid w:val="009535CB"/>
    <w:rsid w:val="00953C4C"/>
    <w:rsid w:val="00956092"/>
    <w:rsid w:val="009569D5"/>
    <w:rsid w:val="00957FBE"/>
    <w:rsid w:val="009619D4"/>
    <w:rsid w:val="00963025"/>
    <w:rsid w:val="009678F7"/>
    <w:rsid w:val="009710CF"/>
    <w:rsid w:val="0097189F"/>
    <w:rsid w:val="009726C1"/>
    <w:rsid w:val="00972BC9"/>
    <w:rsid w:val="00974D32"/>
    <w:rsid w:val="009756D3"/>
    <w:rsid w:val="00976CFC"/>
    <w:rsid w:val="009778D6"/>
    <w:rsid w:val="009779B9"/>
    <w:rsid w:val="00977F1E"/>
    <w:rsid w:val="009801DB"/>
    <w:rsid w:val="00985133"/>
    <w:rsid w:val="009855EA"/>
    <w:rsid w:val="0099466F"/>
    <w:rsid w:val="00995A8D"/>
    <w:rsid w:val="0099783F"/>
    <w:rsid w:val="009B1B78"/>
    <w:rsid w:val="009B32E0"/>
    <w:rsid w:val="009B598B"/>
    <w:rsid w:val="009B6B69"/>
    <w:rsid w:val="009C0F25"/>
    <w:rsid w:val="009C26D8"/>
    <w:rsid w:val="009C4809"/>
    <w:rsid w:val="009C5959"/>
    <w:rsid w:val="009C62AE"/>
    <w:rsid w:val="009D02E8"/>
    <w:rsid w:val="009D210F"/>
    <w:rsid w:val="009D4D7E"/>
    <w:rsid w:val="009D595B"/>
    <w:rsid w:val="009D6720"/>
    <w:rsid w:val="009D7AB3"/>
    <w:rsid w:val="009E0AB9"/>
    <w:rsid w:val="009E3CEE"/>
    <w:rsid w:val="009E47C2"/>
    <w:rsid w:val="009E6B29"/>
    <w:rsid w:val="009F4328"/>
    <w:rsid w:val="009F447F"/>
    <w:rsid w:val="009F589E"/>
    <w:rsid w:val="009F5E83"/>
    <w:rsid w:val="00A0188B"/>
    <w:rsid w:val="00A036E6"/>
    <w:rsid w:val="00A05253"/>
    <w:rsid w:val="00A071A9"/>
    <w:rsid w:val="00A22946"/>
    <w:rsid w:val="00A238BC"/>
    <w:rsid w:val="00A263F3"/>
    <w:rsid w:val="00A26644"/>
    <w:rsid w:val="00A27A17"/>
    <w:rsid w:val="00A325F6"/>
    <w:rsid w:val="00A33268"/>
    <w:rsid w:val="00A351F3"/>
    <w:rsid w:val="00A42DBB"/>
    <w:rsid w:val="00A440AA"/>
    <w:rsid w:val="00A52F8F"/>
    <w:rsid w:val="00A52FAF"/>
    <w:rsid w:val="00A53792"/>
    <w:rsid w:val="00A5420C"/>
    <w:rsid w:val="00A54D18"/>
    <w:rsid w:val="00A56274"/>
    <w:rsid w:val="00A57218"/>
    <w:rsid w:val="00A6051F"/>
    <w:rsid w:val="00A632C7"/>
    <w:rsid w:val="00A65334"/>
    <w:rsid w:val="00A65976"/>
    <w:rsid w:val="00A6605E"/>
    <w:rsid w:val="00A70848"/>
    <w:rsid w:val="00A70C5E"/>
    <w:rsid w:val="00A71C21"/>
    <w:rsid w:val="00A72D3C"/>
    <w:rsid w:val="00A774AD"/>
    <w:rsid w:val="00A77D26"/>
    <w:rsid w:val="00A82430"/>
    <w:rsid w:val="00A82A66"/>
    <w:rsid w:val="00A85ED3"/>
    <w:rsid w:val="00A87250"/>
    <w:rsid w:val="00A91085"/>
    <w:rsid w:val="00A921E5"/>
    <w:rsid w:val="00A929AA"/>
    <w:rsid w:val="00A92FDB"/>
    <w:rsid w:val="00A95046"/>
    <w:rsid w:val="00A95EE1"/>
    <w:rsid w:val="00A95FD4"/>
    <w:rsid w:val="00A96C6C"/>
    <w:rsid w:val="00AB0D46"/>
    <w:rsid w:val="00AB2042"/>
    <w:rsid w:val="00AC3B1F"/>
    <w:rsid w:val="00AC62FE"/>
    <w:rsid w:val="00AC6FBD"/>
    <w:rsid w:val="00AC73A8"/>
    <w:rsid w:val="00AD1651"/>
    <w:rsid w:val="00AD6D51"/>
    <w:rsid w:val="00AD784D"/>
    <w:rsid w:val="00AD7EA0"/>
    <w:rsid w:val="00AE7ECF"/>
    <w:rsid w:val="00AF32C0"/>
    <w:rsid w:val="00AF385D"/>
    <w:rsid w:val="00B01A44"/>
    <w:rsid w:val="00B01F3F"/>
    <w:rsid w:val="00B024D8"/>
    <w:rsid w:val="00B0345E"/>
    <w:rsid w:val="00B0463F"/>
    <w:rsid w:val="00B04DAF"/>
    <w:rsid w:val="00B06E2E"/>
    <w:rsid w:val="00B1171E"/>
    <w:rsid w:val="00B128C3"/>
    <w:rsid w:val="00B13D67"/>
    <w:rsid w:val="00B22880"/>
    <w:rsid w:val="00B2744D"/>
    <w:rsid w:val="00B34011"/>
    <w:rsid w:val="00B3401D"/>
    <w:rsid w:val="00B359D4"/>
    <w:rsid w:val="00B36407"/>
    <w:rsid w:val="00B37232"/>
    <w:rsid w:val="00B404F7"/>
    <w:rsid w:val="00B40CB0"/>
    <w:rsid w:val="00B413D4"/>
    <w:rsid w:val="00B4169D"/>
    <w:rsid w:val="00B43003"/>
    <w:rsid w:val="00B45455"/>
    <w:rsid w:val="00B47B9F"/>
    <w:rsid w:val="00B47E32"/>
    <w:rsid w:val="00B50B55"/>
    <w:rsid w:val="00B5250B"/>
    <w:rsid w:val="00B55DB8"/>
    <w:rsid w:val="00B6110D"/>
    <w:rsid w:val="00B6263C"/>
    <w:rsid w:val="00B62F89"/>
    <w:rsid w:val="00B63761"/>
    <w:rsid w:val="00B63AD7"/>
    <w:rsid w:val="00B64149"/>
    <w:rsid w:val="00B660D9"/>
    <w:rsid w:val="00B676CA"/>
    <w:rsid w:val="00B71268"/>
    <w:rsid w:val="00B71888"/>
    <w:rsid w:val="00B73444"/>
    <w:rsid w:val="00B73829"/>
    <w:rsid w:val="00B74FD2"/>
    <w:rsid w:val="00B75034"/>
    <w:rsid w:val="00B7615D"/>
    <w:rsid w:val="00B77C55"/>
    <w:rsid w:val="00B77E43"/>
    <w:rsid w:val="00B8274A"/>
    <w:rsid w:val="00B82BC7"/>
    <w:rsid w:val="00B921B1"/>
    <w:rsid w:val="00B92416"/>
    <w:rsid w:val="00B96A2A"/>
    <w:rsid w:val="00B96C13"/>
    <w:rsid w:val="00BA11E2"/>
    <w:rsid w:val="00BA5035"/>
    <w:rsid w:val="00BA685D"/>
    <w:rsid w:val="00BA757C"/>
    <w:rsid w:val="00BB025E"/>
    <w:rsid w:val="00BB11AD"/>
    <w:rsid w:val="00BC0CB8"/>
    <w:rsid w:val="00BC1172"/>
    <w:rsid w:val="00BC1A63"/>
    <w:rsid w:val="00BC1D52"/>
    <w:rsid w:val="00BC3E71"/>
    <w:rsid w:val="00BC5573"/>
    <w:rsid w:val="00BC79CF"/>
    <w:rsid w:val="00BC7D5C"/>
    <w:rsid w:val="00BD3624"/>
    <w:rsid w:val="00BD41DE"/>
    <w:rsid w:val="00BD698D"/>
    <w:rsid w:val="00BE0098"/>
    <w:rsid w:val="00BE3768"/>
    <w:rsid w:val="00BE5A7A"/>
    <w:rsid w:val="00BE7FD0"/>
    <w:rsid w:val="00BF301E"/>
    <w:rsid w:val="00BF33EC"/>
    <w:rsid w:val="00BF55B3"/>
    <w:rsid w:val="00BF7169"/>
    <w:rsid w:val="00C001E1"/>
    <w:rsid w:val="00C00B80"/>
    <w:rsid w:val="00C014D5"/>
    <w:rsid w:val="00C05B39"/>
    <w:rsid w:val="00C107F8"/>
    <w:rsid w:val="00C13693"/>
    <w:rsid w:val="00C17A7B"/>
    <w:rsid w:val="00C20D77"/>
    <w:rsid w:val="00C245C7"/>
    <w:rsid w:val="00C268AB"/>
    <w:rsid w:val="00C34063"/>
    <w:rsid w:val="00C34BD1"/>
    <w:rsid w:val="00C34EAC"/>
    <w:rsid w:val="00C351A8"/>
    <w:rsid w:val="00C36060"/>
    <w:rsid w:val="00C360C6"/>
    <w:rsid w:val="00C428B5"/>
    <w:rsid w:val="00C428F9"/>
    <w:rsid w:val="00C43E23"/>
    <w:rsid w:val="00C444DF"/>
    <w:rsid w:val="00C44959"/>
    <w:rsid w:val="00C47541"/>
    <w:rsid w:val="00C50767"/>
    <w:rsid w:val="00C515BA"/>
    <w:rsid w:val="00C53B7B"/>
    <w:rsid w:val="00C54D7C"/>
    <w:rsid w:val="00C556F2"/>
    <w:rsid w:val="00C570CC"/>
    <w:rsid w:val="00C60972"/>
    <w:rsid w:val="00C61F9A"/>
    <w:rsid w:val="00C629D4"/>
    <w:rsid w:val="00C659A0"/>
    <w:rsid w:val="00C6637E"/>
    <w:rsid w:val="00C679D2"/>
    <w:rsid w:val="00C7137D"/>
    <w:rsid w:val="00C743F6"/>
    <w:rsid w:val="00C77217"/>
    <w:rsid w:val="00C80F00"/>
    <w:rsid w:val="00C822DD"/>
    <w:rsid w:val="00C840A2"/>
    <w:rsid w:val="00C844C0"/>
    <w:rsid w:val="00C84718"/>
    <w:rsid w:val="00C90548"/>
    <w:rsid w:val="00C915D8"/>
    <w:rsid w:val="00C92968"/>
    <w:rsid w:val="00C942C4"/>
    <w:rsid w:val="00C977F7"/>
    <w:rsid w:val="00CA01B1"/>
    <w:rsid w:val="00CA1BB8"/>
    <w:rsid w:val="00CA24A3"/>
    <w:rsid w:val="00CA24CA"/>
    <w:rsid w:val="00CA2D5D"/>
    <w:rsid w:val="00CA64B3"/>
    <w:rsid w:val="00CB07B3"/>
    <w:rsid w:val="00CB0BAC"/>
    <w:rsid w:val="00CB0C0D"/>
    <w:rsid w:val="00CB4678"/>
    <w:rsid w:val="00CC2859"/>
    <w:rsid w:val="00CC2D59"/>
    <w:rsid w:val="00CC374A"/>
    <w:rsid w:val="00CC378F"/>
    <w:rsid w:val="00CC3EFE"/>
    <w:rsid w:val="00CC6CDA"/>
    <w:rsid w:val="00CC7245"/>
    <w:rsid w:val="00CC74AC"/>
    <w:rsid w:val="00CD27D7"/>
    <w:rsid w:val="00CE607C"/>
    <w:rsid w:val="00CE692A"/>
    <w:rsid w:val="00CE6DD1"/>
    <w:rsid w:val="00CE7A1F"/>
    <w:rsid w:val="00CF18E0"/>
    <w:rsid w:val="00CF38D9"/>
    <w:rsid w:val="00D0127C"/>
    <w:rsid w:val="00D05768"/>
    <w:rsid w:val="00D100DF"/>
    <w:rsid w:val="00D11CB9"/>
    <w:rsid w:val="00D129AE"/>
    <w:rsid w:val="00D12CD0"/>
    <w:rsid w:val="00D1373A"/>
    <w:rsid w:val="00D14B10"/>
    <w:rsid w:val="00D15875"/>
    <w:rsid w:val="00D16E98"/>
    <w:rsid w:val="00D1701D"/>
    <w:rsid w:val="00D17CE6"/>
    <w:rsid w:val="00D20ABB"/>
    <w:rsid w:val="00D21BDF"/>
    <w:rsid w:val="00D242ED"/>
    <w:rsid w:val="00D24D26"/>
    <w:rsid w:val="00D25310"/>
    <w:rsid w:val="00D25343"/>
    <w:rsid w:val="00D265A0"/>
    <w:rsid w:val="00D27560"/>
    <w:rsid w:val="00D30063"/>
    <w:rsid w:val="00D32597"/>
    <w:rsid w:val="00D33600"/>
    <w:rsid w:val="00D415BF"/>
    <w:rsid w:val="00D451B4"/>
    <w:rsid w:val="00D464C7"/>
    <w:rsid w:val="00D47CD1"/>
    <w:rsid w:val="00D52007"/>
    <w:rsid w:val="00D53C4E"/>
    <w:rsid w:val="00D54435"/>
    <w:rsid w:val="00D54E86"/>
    <w:rsid w:val="00D608CE"/>
    <w:rsid w:val="00D61DF7"/>
    <w:rsid w:val="00D6289F"/>
    <w:rsid w:val="00D62BE9"/>
    <w:rsid w:val="00D66BEA"/>
    <w:rsid w:val="00D7244C"/>
    <w:rsid w:val="00D73E3F"/>
    <w:rsid w:val="00D7503C"/>
    <w:rsid w:val="00D816B5"/>
    <w:rsid w:val="00D84719"/>
    <w:rsid w:val="00D85B5F"/>
    <w:rsid w:val="00D8675A"/>
    <w:rsid w:val="00D91531"/>
    <w:rsid w:val="00D942CE"/>
    <w:rsid w:val="00D957C1"/>
    <w:rsid w:val="00D95826"/>
    <w:rsid w:val="00D959AF"/>
    <w:rsid w:val="00D95E16"/>
    <w:rsid w:val="00DA105C"/>
    <w:rsid w:val="00DA10DC"/>
    <w:rsid w:val="00DA2000"/>
    <w:rsid w:val="00DA4A1A"/>
    <w:rsid w:val="00DA75A8"/>
    <w:rsid w:val="00DA7E2F"/>
    <w:rsid w:val="00DB0533"/>
    <w:rsid w:val="00DB388E"/>
    <w:rsid w:val="00DB5A4F"/>
    <w:rsid w:val="00DB5DE8"/>
    <w:rsid w:val="00DB636C"/>
    <w:rsid w:val="00DB7DE9"/>
    <w:rsid w:val="00DC0B4E"/>
    <w:rsid w:val="00DC1018"/>
    <w:rsid w:val="00DC1270"/>
    <w:rsid w:val="00DC491C"/>
    <w:rsid w:val="00DC64C3"/>
    <w:rsid w:val="00DD0E72"/>
    <w:rsid w:val="00DD14C3"/>
    <w:rsid w:val="00DD1CA2"/>
    <w:rsid w:val="00DD562F"/>
    <w:rsid w:val="00DD7E8D"/>
    <w:rsid w:val="00DD7EAE"/>
    <w:rsid w:val="00DE486A"/>
    <w:rsid w:val="00DE5BCC"/>
    <w:rsid w:val="00DE61B3"/>
    <w:rsid w:val="00DE6AA4"/>
    <w:rsid w:val="00DE7759"/>
    <w:rsid w:val="00DE7DBF"/>
    <w:rsid w:val="00DF048D"/>
    <w:rsid w:val="00DF2AC7"/>
    <w:rsid w:val="00E01AC7"/>
    <w:rsid w:val="00E042D0"/>
    <w:rsid w:val="00E10746"/>
    <w:rsid w:val="00E1196B"/>
    <w:rsid w:val="00E14829"/>
    <w:rsid w:val="00E14F5C"/>
    <w:rsid w:val="00E15DBE"/>
    <w:rsid w:val="00E17311"/>
    <w:rsid w:val="00E213EF"/>
    <w:rsid w:val="00E21545"/>
    <w:rsid w:val="00E3488E"/>
    <w:rsid w:val="00E35245"/>
    <w:rsid w:val="00E352CD"/>
    <w:rsid w:val="00E377FF"/>
    <w:rsid w:val="00E403F2"/>
    <w:rsid w:val="00E43C2C"/>
    <w:rsid w:val="00E43C93"/>
    <w:rsid w:val="00E44C2E"/>
    <w:rsid w:val="00E45D3D"/>
    <w:rsid w:val="00E51BC2"/>
    <w:rsid w:val="00E51F73"/>
    <w:rsid w:val="00E53A9A"/>
    <w:rsid w:val="00E543C7"/>
    <w:rsid w:val="00E546B5"/>
    <w:rsid w:val="00E57B8C"/>
    <w:rsid w:val="00E60CF4"/>
    <w:rsid w:val="00E62CF2"/>
    <w:rsid w:val="00E666A7"/>
    <w:rsid w:val="00E67FD9"/>
    <w:rsid w:val="00E70875"/>
    <w:rsid w:val="00E71764"/>
    <w:rsid w:val="00E80050"/>
    <w:rsid w:val="00E8108B"/>
    <w:rsid w:val="00E82390"/>
    <w:rsid w:val="00E829CA"/>
    <w:rsid w:val="00E860AB"/>
    <w:rsid w:val="00EA28BC"/>
    <w:rsid w:val="00EA3969"/>
    <w:rsid w:val="00EA4A0C"/>
    <w:rsid w:val="00EA6B8C"/>
    <w:rsid w:val="00EA77D4"/>
    <w:rsid w:val="00EB03C5"/>
    <w:rsid w:val="00EB174F"/>
    <w:rsid w:val="00EB32B9"/>
    <w:rsid w:val="00EC0B27"/>
    <w:rsid w:val="00EC0DAE"/>
    <w:rsid w:val="00EC1A0B"/>
    <w:rsid w:val="00EC4969"/>
    <w:rsid w:val="00EC52CE"/>
    <w:rsid w:val="00EC798B"/>
    <w:rsid w:val="00ED54C6"/>
    <w:rsid w:val="00ED5FED"/>
    <w:rsid w:val="00ED609C"/>
    <w:rsid w:val="00ED7089"/>
    <w:rsid w:val="00ED782A"/>
    <w:rsid w:val="00EE0B80"/>
    <w:rsid w:val="00EE54B2"/>
    <w:rsid w:val="00EE5BE5"/>
    <w:rsid w:val="00EE6C34"/>
    <w:rsid w:val="00EF3BC5"/>
    <w:rsid w:val="00EF7192"/>
    <w:rsid w:val="00F02B83"/>
    <w:rsid w:val="00F0421F"/>
    <w:rsid w:val="00F0700B"/>
    <w:rsid w:val="00F12469"/>
    <w:rsid w:val="00F12879"/>
    <w:rsid w:val="00F13F40"/>
    <w:rsid w:val="00F1431D"/>
    <w:rsid w:val="00F15AA5"/>
    <w:rsid w:val="00F17122"/>
    <w:rsid w:val="00F1773F"/>
    <w:rsid w:val="00F20D29"/>
    <w:rsid w:val="00F2182A"/>
    <w:rsid w:val="00F21996"/>
    <w:rsid w:val="00F236E2"/>
    <w:rsid w:val="00F23B69"/>
    <w:rsid w:val="00F24020"/>
    <w:rsid w:val="00F24206"/>
    <w:rsid w:val="00F245E9"/>
    <w:rsid w:val="00F265D7"/>
    <w:rsid w:val="00F26790"/>
    <w:rsid w:val="00F31523"/>
    <w:rsid w:val="00F317A7"/>
    <w:rsid w:val="00F324F6"/>
    <w:rsid w:val="00F3547A"/>
    <w:rsid w:val="00F364C3"/>
    <w:rsid w:val="00F36954"/>
    <w:rsid w:val="00F41CB1"/>
    <w:rsid w:val="00F44A77"/>
    <w:rsid w:val="00F44E23"/>
    <w:rsid w:val="00F45176"/>
    <w:rsid w:val="00F45CBF"/>
    <w:rsid w:val="00F466F1"/>
    <w:rsid w:val="00F47668"/>
    <w:rsid w:val="00F47D6C"/>
    <w:rsid w:val="00F500D2"/>
    <w:rsid w:val="00F54E70"/>
    <w:rsid w:val="00F60E09"/>
    <w:rsid w:val="00F6133A"/>
    <w:rsid w:val="00F638B4"/>
    <w:rsid w:val="00F64B36"/>
    <w:rsid w:val="00F64D9B"/>
    <w:rsid w:val="00F66957"/>
    <w:rsid w:val="00F6753A"/>
    <w:rsid w:val="00F70E6A"/>
    <w:rsid w:val="00F73C07"/>
    <w:rsid w:val="00F73FD3"/>
    <w:rsid w:val="00F74D89"/>
    <w:rsid w:val="00F76591"/>
    <w:rsid w:val="00F76632"/>
    <w:rsid w:val="00F77CAD"/>
    <w:rsid w:val="00F80CE4"/>
    <w:rsid w:val="00F819BC"/>
    <w:rsid w:val="00F820A2"/>
    <w:rsid w:val="00F8305B"/>
    <w:rsid w:val="00F87F8D"/>
    <w:rsid w:val="00F916DD"/>
    <w:rsid w:val="00F9589D"/>
    <w:rsid w:val="00F97348"/>
    <w:rsid w:val="00FA0216"/>
    <w:rsid w:val="00FA066E"/>
    <w:rsid w:val="00FA0E1A"/>
    <w:rsid w:val="00FA1738"/>
    <w:rsid w:val="00FA6513"/>
    <w:rsid w:val="00FA73AB"/>
    <w:rsid w:val="00FB0F82"/>
    <w:rsid w:val="00FB2B6F"/>
    <w:rsid w:val="00FB2CF9"/>
    <w:rsid w:val="00FB5933"/>
    <w:rsid w:val="00FB7A5F"/>
    <w:rsid w:val="00FC045A"/>
    <w:rsid w:val="00FC217C"/>
    <w:rsid w:val="00FC590B"/>
    <w:rsid w:val="00FC730E"/>
    <w:rsid w:val="00FD1D2E"/>
    <w:rsid w:val="00FD21C0"/>
    <w:rsid w:val="00FD3F4D"/>
    <w:rsid w:val="00FE0A6B"/>
    <w:rsid w:val="00FE212D"/>
    <w:rsid w:val="00FE2BE1"/>
    <w:rsid w:val="00FE64DA"/>
    <w:rsid w:val="00FE7B96"/>
    <w:rsid w:val="00FF5C01"/>
    <w:rsid w:val="00FF65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5C2DF"/>
  <w15:docId w15:val="{14421CEA-155D-4269-A37C-1974F6C5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 w:type="paragraph" w:styleId="NormalWeb">
    <w:name w:val="Normal (Web)"/>
    <w:basedOn w:val="Normal"/>
    <w:uiPriority w:val="99"/>
    <w:unhideWhenUsed/>
    <w:rsid w:val="002B7D13"/>
    <w:pPr>
      <w:spacing w:before="100" w:beforeAutospacing="1" w:after="100" w:afterAutospacing="1" w:line="240" w:lineRule="auto"/>
      <w:ind w:firstLine="0"/>
    </w:pPr>
    <w:rPr>
      <w:rFonts w:eastAsia="Times New Roman"/>
      <w:lang w:val="en-Z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8555">
      <w:bodyDiv w:val="1"/>
      <w:marLeft w:val="0"/>
      <w:marRight w:val="0"/>
      <w:marTop w:val="0"/>
      <w:marBottom w:val="0"/>
      <w:divBdr>
        <w:top w:val="none" w:sz="0" w:space="0" w:color="auto"/>
        <w:left w:val="none" w:sz="0" w:space="0" w:color="auto"/>
        <w:bottom w:val="none" w:sz="0" w:space="0" w:color="auto"/>
        <w:right w:val="none" w:sz="0" w:space="0" w:color="auto"/>
      </w:divBdr>
    </w:div>
    <w:div w:id="212927449">
      <w:bodyDiv w:val="1"/>
      <w:marLeft w:val="0"/>
      <w:marRight w:val="0"/>
      <w:marTop w:val="0"/>
      <w:marBottom w:val="0"/>
      <w:divBdr>
        <w:top w:val="none" w:sz="0" w:space="0" w:color="auto"/>
        <w:left w:val="none" w:sz="0" w:space="0" w:color="auto"/>
        <w:bottom w:val="none" w:sz="0" w:space="0" w:color="auto"/>
        <w:right w:val="none" w:sz="0" w:space="0" w:color="auto"/>
      </w:divBdr>
    </w:div>
    <w:div w:id="242496268">
      <w:bodyDiv w:val="1"/>
      <w:marLeft w:val="0"/>
      <w:marRight w:val="0"/>
      <w:marTop w:val="0"/>
      <w:marBottom w:val="0"/>
      <w:divBdr>
        <w:top w:val="none" w:sz="0" w:space="0" w:color="auto"/>
        <w:left w:val="none" w:sz="0" w:space="0" w:color="auto"/>
        <w:bottom w:val="none" w:sz="0" w:space="0" w:color="auto"/>
        <w:right w:val="none" w:sz="0" w:space="0" w:color="auto"/>
      </w:divBdr>
    </w:div>
    <w:div w:id="265115332">
      <w:bodyDiv w:val="1"/>
      <w:marLeft w:val="0"/>
      <w:marRight w:val="0"/>
      <w:marTop w:val="0"/>
      <w:marBottom w:val="0"/>
      <w:divBdr>
        <w:top w:val="none" w:sz="0" w:space="0" w:color="auto"/>
        <w:left w:val="none" w:sz="0" w:space="0" w:color="auto"/>
        <w:bottom w:val="none" w:sz="0" w:space="0" w:color="auto"/>
        <w:right w:val="none" w:sz="0" w:space="0" w:color="auto"/>
      </w:divBdr>
    </w:div>
    <w:div w:id="313608245">
      <w:bodyDiv w:val="1"/>
      <w:marLeft w:val="0"/>
      <w:marRight w:val="0"/>
      <w:marTop w:val="0"/>
      <w:marBottom w:val="0"/>
      <w:divBdr>
        <w:top w:val="none" w:sz="0" w:space="0" w:color="auto"/>
        <w:left w:val="none" w:sz="0" w:space="0" w:color="auto"/>
        <w:bottom w:val="none" w:sz="0" w:space="0" w:color="auto"/>
        <w:right w:val="none" w:sz="0" w:space="0" w:color="auto"/>
      </w:divBdr>
    </w:div>
    <w:div w:id="372274326">
      <w:bodyDiv w:val="1"/>
      <w:marLeft w:val="0"/>
      <w:marRight w:val="0"/>
      <w:marTop w:val="0"/>
      <w:marBottom w:val="0"/>
      <w:divBdr>
        <w:top w:val="none" w:sz="0" w:space="0" w:color="auto"/>
        <w:left w:val="none" w:sz="0" w:space="0" w:color="auto"/>
        <w:bottom w:val="none" w:sz="0" w:space="0" w:color="auto"/>
        <w:right w:val="none" w:sz="0" w:space="0" w:color="auto"/>
      </w:divBdr>
      <w:divsChild>
        <w:div w:id="146291783">
          <w:marLeft w:val="0"/>
          <w:marRight w:val="0"/>
          <w:marTop w:val="0"/>
          <w:marBottom w:val="0"/>
          <w:divBdr>
            <w:top w:val="none" w:sz="0" w:space="0" w:color="auto"/>
            <w:left w:val="none" w:sz="0" w:space="0" w:color="auto"/>
            <w:bottom w:val="none" w:sz="0" w:space="0" w:color="auto"/>
            <w:right w:val="none" w:sz="0" w:space="0" w:color="auto"/>
          </w:divBdr>
          <w:divsChild>
            <w:div w:id="1138305374">
              <w:marLeft w:val="0"/>
              <w:marRight w:val="0"/>
              <w:marTop w:val="0"/>
              <w:marBottom w:val="0"/>
              <w:divBdr>
                <w:top w:val="none" w:sz="0" w:space="0" w:color="auto"/>
                <w:left w:val="none" w:sz="0" w:space="0" w:color="auto"/>
                <w:bottom w:val="none" w:sz="0" w:space="0" w:color="auto"/>
                <w:right w:val="none" w:sz="0" w:space="0" w:color="auto"/>
              </w:divBdr>
              <w:divsChild>
                <w:div w:id="13560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20697">
      <w:bodyDiv w:val="1"/>
      <w:marLeft w:val="0"/>
      <w:marRight w:val="0"/>
      <w:marTop w:val="0"/>
      <w:marBottom w:val="0"/>
      <w:divBdr>
        <w:top w:val="none" w:sz="0" w:space="0" w:color="auto"/>
        <w:left w:val="none" w:sz="0" w:space="0" w:color="auto"/>
        <w:bottom w:val="none" w:sz="0" w:space="0" w:color="auto"/>
        <w:right w:val="none" w:sz="0" w:space="0" w:color="auto"/>
      </w:divBdr>
    </w:div>
    <w:div w:id="675810698">
      <w:bodyDiv w:val="1"/>
      <w:marLeft w:val="0"/>
      <w:marRight w:val="0"/>
      <w:marTop w:val="0"/>
      <w:marBottom w:val="0"/>
      <w:divBdr>
        <w:top w:val="none" w:sz="0" w:space="0" w:color="auto"/>
        <w:left w:val="none" w:sz="0" w:space="0" w:color="auto"/>
        <w:bottom w:val="none" w:sz="0" w:space="0" w:color="auto"/>
        <w:right w:val="none" w:sz="0" w:space="0" w:color="auto"/>
      </w:divBdr>
    </w:div>
    <w:div w:id="796027052">
      <w:bodyDiv w:val="1"/>
      <w:marLeft w:val="0"/>
      <w:marRight w:val="0"/>
      <w:marTop w:val="0"/>
      <w:marBottom w:val="0"/>
      <w:divBdr>
        <w:top w:val="none" w:sz="0" w:space="0" w:color="auto"/>
        <w:left w:val="none" w:sz="0" w:space="0" w:color="auto"/>
        <w:bottom w:val="none" w:sz="0" w:space="0" w:color="auto"/>
        <w:right w:val="none" w:sz="0" w:space="0" w:color="auto"/>
      </w:divBdr>
    </w:div>
    <w:div w:id="803307416">
      <w:bodyDiv w:val="1"/>
      <w:marLeft w:val="0"/>
      <w:marRight w:val="0"/>
      <w:marTop w:val="0"/>
      <w:marBottom w:val="0"/>
      <w:divBdr>
        <w:top w:val="none" w:sz="0" w:space="0" w:color="auto"/>
        <w:left w:val="none" w:sz="0" w:space="0" w:color="auto"/>
        <w:bottom w:val="none" w:sz="0" w:space="0" w:color="auto"/>
        <w:right w:val="none" w:sz="0" w:space="0" w:color="auto"/>
      </w:divBdr>
    </w:div>
    <w:div w:id="930890986">
      <w:bodyDiv w:val="1"/>
      <w:marLeft w:val="0"/>
      <w:marRight w:val="0"/>
      <w:marTop w:val="0"/>
      <w:marBottom w:val="0"/>
      <w:divBdr>
        <w:top w:val="none" w:sz="0" w:space="0" w:color="auto"/>
        <w:left w:val="none" w:sz="0" w:space="0" w:color="auto"/>
        <w:bottom w:val="none" w:sz="0" w:space="0" w:color="auto"/>
        <w:right w:val="none" w:sz="0" w:space="0" w:color="auto"/>
      </w:divBdr>
    </w:div>
    <w:div w:id="1002928540">
      <w:bodyDiv w:val="1"/>
      <w:marLeft w:val="0"/>
      <w:marRight w:val="0"/>
      <w:marTop w:val="0"/>
      <w:marBottom w:val="0"/>
      <w:divBdr>
        <w:top w:val="none" w:sz="0" w:space="0" w:color="auto"/>
        <w:left w:val="none" w:sz="0" w:space="0" w:color="auto"/>
        <w:bottom w:val="none" w:sz="0" w:space="0" w:color="auto"/>
        <w:right w:val="none" w:sz="0" w:space="0" w:color="auto"/>
      </w:divBdr>
    </w:div>
    <w:div w:id="1087193556">
      <w:bodyDiv w:val="1"/>
      <w:marLeft w:val="0"/>
      <w:marRight w:val="0"/>
      <w:marTop w:val="0"/>
      <w:marBottom w:val="0"/>
      <w:divBdr>
        <w:top w:val="none" w:sz="0" w:space="0" w:color="auto"/>
        <w:left w:val="none" w:sz="0" w:space="0" w:color="auto"/>
        <w:bottom w:val="none" w:sz="0" w:space="0" w:color="auto"/>
        <w:right w:val="none" w:sz="0" w:space="0" w:color="auto"/>
      </w:divBdr>
    </w:div>
    <w:div w:id="1113982137">
      <w:bodyDiv w:val="1"/>
      <w:marLeft w:val="0"/>
      <w:marRight w:val="0"/>
      <w:marTop w:val="0"/>
      <w:marBottom w:val="0"/>
      <w:divBdr>
        <w:top w:val="none" w:sz="0" w:space="0" w:color="auto"/>
        <w:left w:val="none" w:sz="0" w:space="0" w:color="auto"/>
        <w:bottom w:val="none" w:sz="0" w:space="0" w:color="auto"/>
        <w:right w:val="none" w:sz="0" w:space="0" w:color="auto"/>
      </w:divBdr>
    </w:div>
    <w:div w:id="1221594551">
      <w:bodyDiv w:val="1"/>
      <w:marLeft w:val="0"/>
      <w:marRight w:val="0"/>
      <w:marTop w:val="0"/>
      <w:marBottom w:val="0"/>
      <w:divBdr>
        <w:top w:val="none" w:sz="0" w:space="0" w:color="auto"/>
        <w:left w:val="none" w:sz="0" w:space="0" w:color="auto"/>
        <w:bottom w:val="none" w:sz="0" w:space="0" w:color="auto"/>
        <w:right w:val="none" w:sz="0" w:space="0" w:color="auto"/>
      </w:divBdr>
    </w:div>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410420432">
      <w:bodyDiv w:val="1"/>
      <w:marLeft w:val="0"/>
      <w:marRight w:val="0"/>
      <w:marTop w:val="0"/>
      <w:marBottom w:val="0"/>
      <w:divBdr>
        <w:top w:val="none" w:sz="0" w:space="0" w:color="auto"/>
        <w:left w:val="none" w:sz="0" w:space="0" w:color="auto"/>
        <w:bottom w:val="none" w:sz="0" w:space="0" w:color="auto"/>
        <w:right w:val="none" w:sz="0" w:space="0" w:color="auto"/>
      </w:divBdr>
    </w:div>
    <w:div w:id="1540164220">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1595238227">
      <w:bodyDiv w:val="1"/>
      <w:marLeft w:val="0"/>
      <w:marRight w:val="0"/>
      <w:marTop w:val="0"/>
      <w:marBottom w:val="0"/>
      <w:divBdr>
        <w:top w:val="none" w:sz="0" w:space="0" w:color="auto"/>
        <w:left w:val="none" w:sz="0" w:space="0" w:color="auto"/>
        <w:bottom w:val="none" w:sz="0" w:space="0" w:color="auto"/>
        <w:right w:val="none" w:sz="0" w:space="0" w:color="auto"/>
      </w:divBdr>
      <w:divsChild>
        <w:div w:id="1749227704">
          <w:marLeft w:val="0"/>
          <w:marRight w:val="0"/>
          <w:marTop w:val="0"/>
          <w:marBottom w:val="0"/>
          <w:divBdr>
            <w:top w:val="none" w:sz="0" w:space="0" w:color="auto"/>
            <w:left w:val="none" w:sz="0" w:space="0" w:color="auto"/>
            <w:bottom w:val="none" w:sz="0" w:space="0" w:color="auto"/>
            <w:right w:val="none" w:sz="0" w:space="0" w:color="auto"/>
          </w:divBdr>
          <w:divsChild>
            <w:div w:id="930313594">
              <w:marLeft w:val="0"/>
              <w:marRight w:val="0"/>
              <w:marTop w:val="0"/>
              <w:marBottom w:val="0"/>
              <w:divBdr>
                <w:top w:val="none" w:sz="0" w:space="0" w:color="auto"/>
                <w:left w:val="none" w:sz="0" w:space="0" w:color="auto"/>
                <w:bottom w:val="none" w:sz="0" w:space="0" w:color="auto"/>
                <w:right w:val="none" w:sz="0" w:space="0" w:color="auto"/>
              </w:divBdr>
              <w:divsChild>
                <w:div w:id="2117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18490">
      <w:bodyDiv w:val="1"/>
      <w:marLeft w:val="0"/>
      <w:marRight w:val="0"/>
      <w:marTop w:val="0"/>
      <w:marBottom w:val="0"/>
      <w:divBdr>
        <w:top w:val="none" w:sz="0" w:space="0" w:color="auto"/>
        <w:left w:val="none" w:sz="0" w:space="0" w:color="auto"/>
        <w:bottom w:val="none" w:sz="0" w:space="0" w:color="auto"/>
        <w:right w:val="none" w:sz="0" w:space="0" w:color="auto"/>
      </w:divBdr>
    </w:div>
    <w:div w:id="1686789841">
      <w:bodyDiv w:val="1"/>
      <w:marLeft w:val="0"/>
      <w:marRight w:val="0"/>
      <w:marTop w:val="0"/>
      <w:marBottom w:val="0"/>
      <w:divBdr>
        <w:top w:val="none" w:sz="0" w:space="0" w:color="auto"/>
        <w:left w:val="none" w:sz="0" w:space="0" w:color="auto"/>
        <w:bottom w:val="none" w:sz="0" w:space="0" w:color="auto"/>
        <w:right w:val="none" w:sz="0" w:space="0" w:color="auto"/>
      </w:divBdr>
      <w:divsChild>
        <w:div w:id="735051872">
          <w:marLeft w:val="0"/>
          <w:marRight w:val="0"/>
          <w:marTop w:val="0"/>
          <w:marBottom w:val="0"/>
          <w:divBdr>
            <w:top w:val="none" w:sz="0" w:space="0" w:color="auto"/>
            <w:left w:val="none" w:sz="0" w:space="0" w:color="auto"/>
            <w:bottom w:val="none" w:sz="0" w:space="0" w:color="auto"/>
            <w:right w:val="none" w:sz="0" w:space="0" w:color="auto"/>
          </w:divBdr>
        </w:div>
      </w:divsChild>
    </w:div>
    <w:div w:id="1728068474">
      <w:bodyDiv w:val="1"/>
      <w:marLeft w:val="0"/>
      <w:marRight w:val="0"/>
      <w:marTop w:val="0"/>
      <w:marBottom w:val="0"/>
      <w:divBdr>
        <w:top w:val="none" w:sz="0" w:space="0" w:color="auto"/>
        <w:left w:val="none" w:sz="0" w:space="0" w:color="auto"/>
        <w:bottom w:val="none" w:sz="0" w:space="0" w:color="auto"/>
        <w:right w:val="none" w:sz="0" w:space="0" w:color="auto"/>
      </w:divBdr>
    </w:div>
    <w:div w:id="2044163213">
      <w:bodyDiv w:val="1"/>
      <w:marLeft w:val="0"/>
      <w:marRight w:val="0"/>
      <w:marTop w:val="0"/>
      <w:marBottom w:val="0"/>
      <w:divBdr>
        <w:top w:val="none" w:sz="0" w:space="0" w:color="auto"/>
        <w:left w:val="none" w:sz="0" w:space="0" w:color="auto"/>
        <w:bottom w:val="none" w:sz="0" w:space="0" w:color="auto"/>
        <w:right w:val="none" w:sz="0" w:space="0" w:color="auto"/>
      </w:divBdr>
      <w:divsChild>
        <w:div w:id="1417552238">
          <w:marLeft w:val="0"/>
          <w:marRight w:val="0"/>
          <w:marTop w:val="0"/>
          <w:marBottom w:val="0"/>
          <w:divBdr>
            <w:top w:val="none" w:sz="0" w:space="0" w:color="auto"/>
            <w:left w:val="none" w:sz="0" w:space="0" w:color="auto"/>
            <w:bottom w:val="none" w:sz="0" w:space="0" w:color="auto"/>
            <w:right w:val="none" w:sz="0" w:space="0" w:color="auto"/>
          </w:divBdr>
          <w:divsChild>
            <w:div w:id="1429811826">
              <w:marLeft w:val="0"/>
              <w:marRight w:val="0"/>
              <w:marTop w:val="0"/>
              <w:marBottom w:val="0"/>
              <w:divBdr>
                <w:top w:val="none" w:sz="0" w:space="0" w:color="auto"/>
                <w:left w:val="none" w:sz="0" w:space="0" w:color="auto"/>
                <w:bottom w:val="none" w:sz="0" w:space="0" w:color="auto"/>
                <w:right w:val="none" w:sz="0" w:space="0" w:color="auto"/>
              </w:divBdr>
              <w:divsChild>
                <w:div w:id="1199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CRAN.R-project.org/package=MuMIn" TargetMode="External"/><Relationship Id="rId18" Type="http://schemas.openxmlformats.org/officeDocument/2006/relationships/footer" Target="footer2.xm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RAN.R-project.org/package=suncalc" TargetMode="External"/><Relationship Id="rId17" Type="http://schemas.openxmlformats.org/officeDocument/2006/relationships/footer" Target="footer1.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R-project.org" TargetMode="External"/><Relationship Id="rId20" Type="http://schemas.openxmlformats.org/officeDocument/2006/relationships/image" Target="media/image2.jp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qgis.osgeo.org" TargetMode="External"/><Relationship Id="rId28"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1.jpg"/><Relationship Id="rId31"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CRAN.R-project.org/package=nlme" TargetMode="External"/><Relationship Id="rId27" Type="http://schemas.openxmlformats.org/officeDocument/2006/relationships/image" Target="media/image4.png"/><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F3F0B-2925-4680-8008-37FF71F4B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23159</Words>
  <Characters>132009</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154859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Daniella Rabaiotti</cp:lastModifiedBy>
  <cp:revision>129</cp:revision>
  <dcterms:created xsi:type="dcterms:W3CDTF">2021-03-05T16:04:00Z</dcterms:created>
  <dcterms:modified xsi:type="dcterms:W3CDTF">2021-06-02T16:51:00Z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